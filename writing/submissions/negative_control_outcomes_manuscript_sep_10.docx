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2E02B210"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r w:rsidR="00240A69">
        <w:rPr>
          <w:rFonts w:ascii="Arial" w:hAnsi="Arial" w:cs="Arial"/>
          <w:sz w:val="22"/>
          <w:szCs w:val="22"/>
        </w:rPr>
        <w:t>Shodai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is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7426ACAE" w14:textId="77777777" w:rsidR="0049151B" w:rsidRDefault="0049151B">
      <w:pPr>
        <w:rPr>
          <w:rFonts w:ascii="Arial" w:hAnsi="Arial" w:cs="Arial"/>
          <w:sz w:val="22"/>
          <w:szCs w:val="22"/>
        </w:rPr>
      </w:pPr>
    </w:p>
    <w:p w14:paraId="6A185134" w14:textId="77777777" w:rsidR="0049151B" w:rsidRPr="0049151B" w:rsidRDefault="0049151B" w:rsidP="0049151B">
      <w:pPr>
        <w:rPr>
          <w:rFonts w:ascii="Arial" w:hAnsi="Arial" w:cs="Arial"/>
          <w:sz w:val="22"/>
          <w:szCs w:val="22"/>
          <w:u w:val="single"/>
        </w:rPr>
      </w:pPr>
      <w:r w:rsidRPr="0049151B">
        <w:rPr>
          <w:rFonts w:ascii="Arial" w:hAnsi="Arial" w:cs="Arial"/>
          <w:sz w:val="22"/>
          <w:szCs w:val="22"/>
          <w:u w:val="single"/>
        </w:rPr>
        <w:t>Human and Animal Rights and Informed Consent</w:t>
      </w:r>
    </w:p>
    <w:p w14:paraId="53327F53" w14:textId="77777777" w:rsidR="00487961" w:rsidRDefault="0049151B" w:rsidP="0049151B">
      <w:pPr>
        <w:rPr>
          <w:rFonts w:ascii="Arial" w:hAnsi="Arial" w:cs="Arial"/>
          <w:sz w:val="22"/>
          <w:szCs w:val="22"/>
        </w:rPr>
      </w:pPr>
      <w:r w:rsidRPr="0049151B">
        <w:rPr>
          <w:rFonts w:ascii="Arial" w:hAnsi="Arial" w:cs="Arial"/>
          <w:sz w:val="22"/>
          <w:szCs w:val="22"/>
        </w:rPr>
        <w:t>This article does not contain any studies with human or animal subjects performed by any of the authors.</w:t>
      </w:r>
    </w:p>
    <w:p w14:paraId="1394F06D" w14:textId="77777777" w:rsidR="00487961" w:rsidRDefault="00487961" w:rsidP="0049151B">
      <w:pPr>
        <w:rPr>
          <w:rFonts w:ascii="Arial" w:hAnsi="Arial" w:cs="Arial"/>
          <w:sz w:val="22"/>
          <w:szCs w:val="22"/>
        </w:rPr>
      </w:pPr>
    </w:p>
    <w:p w14:paraId="02C2197F" w14:textId="242A308E" w:rsidR="00487961" w:rsidRDefault="00487961" w:rsidP="0049151B">
      <w:pPr>
        <w:rPr>
          <w:rFonts w:ascii="Arial" w:hAnsi="Arial" w:cs="Arial"/>
          <w:sz w:val="22"/>
          <w:szCs w:val="22"/>
        </w:rPr>
      </w:pPr>
      <w:r w:rsidRPr="00DC4583">
        <w:rPr>
          <w:rFonts w:ascii="Arial" w:hAnsi="Arial" w:cs="Arial"/>
          <w:sz w:val="22"/>
          <w:szCs w:val="22"/>
          <w:u w:val="single"/>
        </w:rPr>
        <w:t>Funding</w:t>
      </w:r>
    </w:p>
    <w:p w14:paraId="5CBD5089" w14:textId="5D0E0177" w:rsidR="008821B6" w:rsidRPr="005C4477" w:rsidRDefault="00D84D72" w:rsidP="0049151B">
      <w:pPr>
        <w:rPr>
          <w:rFonts w:ascii="Arial" w:hAnsi="Arial" w:cs="Arial"/>
          <w:sz w:val="22"/>
          <w:szCs w:val="22"/>
        </w:rPr>
      </w:pPr>
      <w:r w:rsidRPr="005C4477">
        <w:rPr>
          <w:rFonts w:ascii="Arial" w:hAnsi="Arial" w:cs="Arial"/>
          <w:sz w:val="22"/>
          <w:szCs w:val="22"/>
        </w:rPr>
        <w:t>Canadian Institutes of Health Research, Doctoral Foreign Study Award (HM)</w:t>
      </w:r>
    </w:p>
    <w:p w14:paraId="2B40C550" w14:textId="2C7CE33F" w:rsidR="00D84D72" w:rsidRPr="005C4477" w:rsidRDefault="00D84D72" w:rsidP="0049151B">
      <w:pPr>
        <w:rPr>
          <w:rFonts w:ascii="Arial" w:hAnsi="Arial" w:cs="Arial"/>
          <w:sz w:val="22"/>
          <w:szCs w:val="22"/>
        </w:rPr>
      </w:pPr>
      <w:r w:rsidRPr="005C4477">
        <w:rPr>
          <w:rFonts w:ascii="Arial" w:hAnsi="Arial" w:cs="Arial"/>
          <w:sz w:val="22"/>
          <w:szCs w:val="22"/>
        </w:rPr>
        <w:t>National Institute of Environmental Health Sciences, P30ES007033 (JAC)</w:t>
      </w:r>
    </w:p>
    <w:p w14:paraId="3BF1DBA3" w14:textId="1CCA215B" w:rsidR="00D84D72" w:rsidRPr="005C4477" w:rsidRDefault="00D84D72" w:rsidP="0049151B">
      <w:pPr>
        <w:rPr>
          <w:rFonts w:ascii="Arial" w:hAnsi="Arial" w:cs="Arial"/>
          <w:sz w:val="22"/>
          <w:szCs w:val="22"/>
        </w:rPr>
      </w:pPr>
      <w:r w:rsidRPr="005C4477">
        <w:rPr>
          <w:rFonts w:ascii="Arial" w:hAnsi="Arial" w:cs="Arial"/>
          <w:sz w:val="22"/>
          <w:szCs w:val="22"/>
        </w:rPr>
        <w:t>National Institute of Environmental Health Sciences, P30 ES009089 (MAK)</w:t>
      </w:r>
    </w:p>
    <w:p w14:paraId="426DB3CD" w14:textId="6B2486BF" w:rsidR="00D84D72" w:rsidRPr="005C4477" w:rsidRDefault="00D84D72" w:rsidP="0049151B">
      <w:pPr>
        <w:rPr>
          <w:rFonts w:ascii="Arial" w:hAnsi="Arial" w:cs="Arial"/>
          <w:sz w:val="22"/>
          <w:szCs w:val="22"/>
        </w:rPr>
      </w:pPr>
      <w:r w:rsidRPr="005C4477">
        <w:rPr>
          <w:rFonts w:ascii="Arial" w:hAnsi="Arial" w:cs="Arial"/>
          <w:sz w:val="22"/>
          <w:szCs w:val="22"/>
        </w:rPr>
        <w:t>National Institutes of Health, R01 ES030616 (MAK)</w:t>
      </w:r>
    </w:p>
    <w:p w14:paraId="32AAEE9C" w14:textId="76858CD2" w:rsidR="00D84D72" w:rsidRPr="005C4477" w:rsidRDefault="00D84D72" w:rsidP="0049151B">
      <w:pPr>
        <w:rPr>
          <w:rFonts w:ascii="Arial" w:hAnsi="Arial" w:cs="Arial"/>
          <w:sz w:val="22"/>
          <w:szCs w:val="22"/>
        </w:rPr>
      </w:pPr>
      <w:r w:rsidRPr="005C4477">
        <w:rPr>
          <w:rFonts w:ascii="Arial" w:hAnsi="Arial" w:cs="Arial"/>
          <w:sz w:val="22"/>
          <w:szCs w:val="22"/>
        </w:rPr>
        <w:t>National Institutes of Health, R01 ES029943 (MAK)</w:t>
      </w:r>
    </w:p>
    <w:p w14:paraId="490DB108" w14:textId="552F28E8" w:rsidR="00D84D72" w:rsidRPr="005C4477" w:rsidRDefault="00D84D72" w:rsidP="0049151B">
      <w:pPr>
        <w:rPr>
          <w:rFonts w:ascii="Arial" w:hAnsi="Arial" w:cs="Arial"/>
          <w:sz w:val="22"/>
          <w:szCs w:val="22"/>
        </w:rPr>
      </w:pPr>
      <w:r w:rsidRPr="005C4477">
        <w:rPr>
          <w:rFonts w:ascii="Arial" w:hAnsi="Arial" w:cs="Arial"/>
          <w:sz w:val="22"/>
          <w:szCs w:val="22"/>
        </w:rPr>
        <w:t>National Institute on Aging, P20 AG093975 (MAK)</w:t>
      </w:r>
    </w:p>
    <w:p w14:paraId="75573CB4" w14:textId="089622CF" w:rsidR="00487961" w:rsidRDefault="00031E15" w:rsidP="0049151B">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61036A7F" w14:textId="7C5B2615" w:rsidR="009D59D9" w:rsidRDefault="009D59D9" w:rsidP="009D59D9">
      <w:pPr>
        <w:spacing w:line="360" w:lineRule="auto"/>
        <w:rPr>
          <w:rFonts w:ascii="Arial" w:hAnsi="Arial" w:cs="Arial"/>
          <w:sz w:val="22"/>
          <w:szCs w:val="22"/>
        </w:rPr>
      </w:pPr>
      <w:r>
        <w:rPr>
          <w:rFonts w:ascii="Arial" w:hAnsi="Arial" w:cs="Arial"/>
          <w:b/>
          <w:bCs/>
          <w:sz w:val="22"/>
          <w:szCs w:val="22"/>
        </w:rPr>
        <w:t>Purpose</w:t>
      </w:r>
      <w:r w:rsidR="0073297C">
        <w:rPr>
          <w:rFonts w:ascii="Arial" w:hAnsi="Arial" w:cs="Arial"/>
          <w:sz w:val="22"/>
          <w:szCs w:val="22"/>
        </w:rPr>
        <w:t xml:space="preserve">: </w:t>
      </w:r>
      <w:r w:rsidR="0005733C" w:rsidRPr="00183E04">
        <w:rPr>
          <w:rFonts w:ascii="Arial" w:hAnsi="Arial" w:cs="Arial"/>
          <w:sz w:val="22"/>
          <w:szCs w:val="22"/>
        </w:rPr>
        <w:t>Environmental epidemiologists</w:t>
      </w:r>
      <w:r w:rsidR="0005733C"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0005733C"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0005733C"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0005733C"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r>
        <w:rPr>
          <w:rFonts w:ascii="Arial" w:hAnsi="Arial" w:cs="Arial"/>
          <w:sz w:val="22"/>
          <w:szCs w:val="22"/>
        </w:rPr>
        <w:t xml:space="preserve"> </w:t>
      </w:r>
      <w:r w:rsidR="00636F18"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00636F18"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p>
    <w:p w14:paraId="79BB2CDE" w14:textId="77777777" w:rsidR="009D59D9" w:rsidRDefault="009D59D9" w:rsidP="009D59D9">
      <w:pPr>
        <w:spacing w:line="360" w:lineRule="auto"/>
        <w:rPr>
          <w:rFonts w:ascii="Arial" w:hAnsi="Arial" w:cs="Arial"/>
          <w:sz w:val="22"/>
          <w:szCs w:val="22"/>
        </w:rPr>
      </w:pPr>
    </w:p>
    <w:p w14:paraId="726FE450" w14:textId="1EF9C8F2" w:rsidR="00C87F4B" w:rsidRDefault="00A77500" w:rsidP="009D59D9">
      <w:pPr>
        <w:spacing w:line="360" w:lineRule="auto"/>
        <w:rPr>
          <w:rFonts w:ascii="Arial" w:hAnsi="Arial" w:cs="Arial"/>
          <w:sz w:val="22"/>
          <w:szCs w:val="22"/>
        </w:rPr>
      </w:pPr>
      <w:r w:rsidRPr="00A77500">
        <w:rPr>
          <w:rFonts w:ascii="Arial" w:hAnsi="Arial" w:cs="Arial"/>
          <w:b/>
          <w:bCs/>
          <w:sz w:val="22"/>
          <w:szCs w:val="22"/>
        </w:rPr>
        <w:t>Findings</w:t>
      </w:r>
      <w:r>
        <w:rPr>
          <w:rFonts w:ascii="Arial" w:hAnsi="Arial" w:cs="Arial"/>
          <w:sz w:val="22"/>
          <w:szCs w:val="22"/>
        </w:rPr>
        <w:t xml:space="preserve">: </w:t>
      </w:r>
      <w:r w:rsidR="0000376D">
        <w:rPr>
          <w:rFonts w:ascii="Arial" w:hAnsi="Arial" w:cs="Arial"/>
          <w:sz w:val="22"/>
          <w:szCs w:val="22"/>
        </w:rPr>
        <w:t>First, w</w:t>
      </w:r>
      <w:r w:rsidR="00636F18"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00636F18"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00636F18" w:rsidRPr="00636F18">
        <w:rPr>
          <w:rFonts w:ascii="Arial" w:hAnsi="Arial" w:cs="Arial"/>
          <w:sz w:val="22"/>
          <w:szCs w:val="22"/>
        </w:rPr>
        <w:t xml:space="preserve"> Finally, we present </w:t>
      </w:r>
      <w:r w:rsidR="008D3E92">
        <w:rPr>
          <w:rFonts w:ascii="Arial" w:hAnsi="Arial" w:cs="Arial"/>
          <w:sz w:val="22"/>
          <w:szCs w:val="22"/>
        </w:rPr>
        <w:t xml:space="preserve">results from </w:t>
      </w:r>
      <w:r w:rsidR="00636F18" w:rsidRPr="00636F18">
        <w:rPr>
          <w:rFonts w:ascii="Arial" w:hAnsi="Arial" w:cs="Arial"/>
          <w:sz w:val="22"/>
          <w:szCs w:val="22"/>
        </w:rPr>
        <w:t>simulation</w:t>
      </w:r>
      <w:r w:rsidR="008D3E92">
        <w:rPr>
          <w:rFonts w:ascii="Arial" w:hAnsi="Arial" w:cs="Arial"/>
          <w:sz w:val="22"/>
          <w:szCs w:val="22"/>
        </w:rPr>
        <w:t>s</w:t>
      </w:r>
      <w:r w:rsidR="00636F18"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xml:space="preserve">. </w:t>
      </w:r>
    </w:p>
    <w:p w14:paraId="308E665A" w14:textId="77777777" w:rsidR="007315C6" w:rsidRDefault="007315C6" w:rsidP="009D59D9">
      <w:pPr>
        <w:spacing w:line="360" w:lineRule="auto"/>
        <w:rPr>
          <w:rFonts w:ascii="Arial" w:hAnsi="Arial" w:cs="Arial"/>
          <w:sz w:val="22"/>
          <w:szCs w:val="22"/>
        </w:rPr>
      </w:pPr>
    </w:p>
    <w:p w14:paraId="7BE846F5" w14:textId="4947E164" w:rsidR="00636F18" w:rsidRPr="00636F18" w:rsidRDefault="00C87F4B" w:rsidP="00C87F4B">
      <w:pPr>
        <w:spacing w:line="360" w:lineRule="auto"/>
        <w:rPr>
          <w:rFonts w:ascii="Arial" w:hAnsi="Arial" w:cs="Arial"/>
          <w:sz w:val="22"/>
          <w:szCs w:val="22"/>
        </w:rPr>
      </w:pPr>
      <w:r w:rsidRPr="00C87F4B">
        <w:rPr>
          <w:rFonts w:ascii="Arial" w:hAnsi="Arial" w:cs="Arial"/>
          <w:b/>
          <w:bCs/>
          <w:sz w:val="22"/>
          <w:szCs w:val="22"/>
        </w:rPr>
        <w:t>Summary</w:t>
      </w:r>
      <w:r>
        <w:rPr>
          <w:rFonts w:ascii="Arial" w:hAnsi="Arial" w:cs="Arial"/>
          <w:sz w:val="22"/>
          <w:szCs w:val="22"/>
        </w:rPr>
        <w:t xml:space="preserve">: </w:t>
      </w:r>
      <w:r w:rsidR="00D14586">
        <w:rPr>
          <w:rFonts w:ascii="Arial" w:hAnsi="Arial" w:cs="Arial"/>
          <w:sz w:val="22"/>
          <w:szCs w:val="22"/>
        </w:rPr>
        <w:t>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11571F3B"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34BDB5D6"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DA58B9">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47E78B5C"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 xml:space="preserve">If all confounders are adequately measured and controlled for, there should be no association between the exposure and negative control outcome, since the negative control outcome is known to not be affected by the </w:t>
      </w:r>
      <w:del w:id="0" w:author="Heather M" w:date="2025-09-10T18:39:00Z" w16du:dateUtc="2025-09-10T22:39:00Z">
        <w:r w:rsidR="00C04711" w:rsidRPr="00B306C3" w:rsidDel="00D51265">
          <w:rPr>
            <w:rFonts w:ascii="Arial" w:hAnsi="Arial" w:cs="Arial"/>
            <w:sz w:val="22"/>
            <w:szCs w:val="22"/>
          </w:rPr>
          <w:delText xml:space="preserve">treatment </w:delText>
        </w:r>
      </w:del>
      <w:ins w:id="1" w:author="Heather M" w:date="2025-09-10T18:39:00Z" w16du:dateUtc="2025-09-10T22:39:00Z">
        <w:r w:rsidR="00D51265">
          <w:rPr>
            <w:rFonts w:ascii="Arial" w:hAnsi="Arial" w:cs="Arial"/>
            <w:sz w:val="22"/>
            <w:szCs w:val="22"/>
          </w:rPr>
          <w:t>exposure</w:t>
        </w:r>
        <w:r w:rsidR="00D51265" w:rsidRPr="00B306C3">
          <w:rPr>
            <w:rFonts w:ascii="Arial" w:hAnsi="Arial" w:cs="Arial"/>
            <w:sz w:val="22"/>
            <w:szCs w:val="22"/>
          </w:rPr>
          <w:t xml:space="preserve"> </w:t>
        </w:r>
      </w:ins>
      <w:r w:rsidR="00C04711" w:rsidRPr="00B306C3">
        <w:rPr>
          <w:rFonts w:ascii="Arial" w:hAnsi="Arial" w:cs="Arial"/>
          <w:sz w:val="22"/>
          <w:szCs w:val="22"/>
        </w:rPr>
        <w:t>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an association</w:t>
      </w:r>
      <w:r w:rsidR="00DA58B9">
        <w:rPr>
          <w:rFonts w:ascii="Arial" w:hAnsi="Arial" w:cs="Arial"/>
          <w:sz w:val="22"/>
          <w:szCs w:val="22"/>
        </w:rPr>
        <w:t xml:space="preserve"> is detected</w:t>
      </w:r>
      <w:r w:rsidR="00200EB8" w:rsidRPr="00200EB8">
        <w:rPr>
          <w:rFonts w:ascii="Arial" w:hAnsi="Arial" w:cs="Arial"/>
          <w:sz w:val="22"/>
          <w:szCs w:val="22"/>
        </w:rPr>
        <w:t xml:space="preserve">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24920858"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DA58B9">
        <w:rPr>
          <w:rFonts w:ascii="Arial" w:hAnsi="Arial" w:cs="Arial"/>
          <w:sz w:val="22"/>
          <w:szCs w:val="22"/>
        </w:rPr>
        <w:t xml:space="preserve">, i.e., that block all backdoor paths between </w:t>
      </w:r>
      <w:r w:rsidR="00DA58B9">
        <w:rPr>
          <w:rFonts w:ascii="Arial" w:hAnsi="Arial" w:cs="Arial"/>
          <w:i/>
          <w:iCs/>
          <w:sz w:val="22"/>
          <w:szCs w:val="22"/>
        </w:rPr>
        <w:t>A</w:t>
      </w:r>
      <w:r w:rsidR="00DA58B9">
        <w:rPr>
          <w:rFonts w:ascii="Arial" w:hAnsi="Arial" w:cs="Arial"/>
          <w:sz w:val="22"/>
          <w:szCs w:val="22"/>
        </w:rPr>
        <w:t xml:space="preserve"> and </w:t>
      </w:r>
      <w:r w:rsidR="00DA58B9">
        <w:rPr>
          <w:rFonts w:ascii="Arial" w:hAnsi="Arial" w:cs="Arial"/>
          <w:i/>
          <w:iCs/>
          <w:sz w:val="22"/>
          <w:szCs w:val="22"/>
        </w:rPr>
        <w:t>Y</w:t>
      </w:r>
      <w:r w:rsidR="00DA58B9">
        <w:rPr>
          <w:rFonts w:ascii="Arial" w:hAnsi="Arial" w:cs="Arial"/>
          <w:sz w:val="22"/>
          <w:szCs w:val="22"/>
        </w:rPr>
        <w:t>,</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w:t>
      </w:r>
      <w:r w:rsidR="004D5B8F">
        <w:rPr>
          <w:rFonts w:ascii="Arial" w:hAnsi="Arial" w:cs="Arial"/>
          <w:sz w:val="22"/>
          <w:szCs w:val="22"/>
        </w:rPr>
        <w:t>in</w:t>
      </w:r>
      <w:r w:rsidR="004D5B8F" w:rsidRPr="00B306C3">
        <w:rPr>
          <w:rFonts w:ascii="Arial" w:hAnsi="Arial" w:cs="Arial"/>
          <w:sz w:val="22"/>
          <w:szCs w:val="22"/>
        </w:rPr>
        <w:t xml:space="preserve"> </w:t>
      </w:r>
      <w:r w:rsidR="00B07B5C" w:rsidRPr="00B306C3">
        <w:rPr>
          <w:rFonts w:ascii="Arial" w:hAnsi="Arial" w:cs="Arial"/>
          <w:sz w:val="22"/>
          <w:szCs w:val="22"/>
        </w:rPr>
        <w:t xml:space="preserve">the association between the exposure and primary outcome of interest. The shared common causes of the exposure, outcome, and negative control </w:t>
      </w:r>
      <w:r w:rsidR="00B07B5C" w:rsidRPr="00B306C3">
        <w:rPr>
          <w:rFonts w:ascii="Arial" w:hAnsi="Arial" w:cs="Arial"/>
          <w:sz w:val="22"/>
          <w:szCs w:val="22"/>
        </w:rPr>
        <w:lastRenderedPageBreak/>
        <w:t>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w:t>
      </w:r>
      <w:r w:rsidR="00F214D1">
        <w:rPr>
          <w:rFonts w:ascii="Arial" w:hAnsi="Arial" w:cs="Arial"/>
          <w:sz w:val="22"/>
          <w:szCs w:val="22"/>
        </w:rPr>
        <w:t xml:space="preserve"> that</w:t>
      </w:r>
      <w:r w:rsidR="0058003B">
        <w:rPr>
          <w:rFonts w:ascii="Arial" w:hAnsi="Arial" w:cs="Arial"/>
          <w:sz w:val="22"/>
          <w:szCs w:val="22"/>
        </w:rPr>
        <w:t xml:space="preserve">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0B3B7363" w:rsidR="00A57A44" w:rsidRDefault="00B07B5C" w:rsidP="00B534F4">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xml:space="preserve">. Observing </w:t>
      </w:r>
      <w:r w:rsidR="005F1966">
        <w:rPr>
          <w:rFonts w:ascii="Arial" w:hAnsi="Arial" w:cs="Arial"/>
          <w:sz w:val="22"/>
          <w:szCs w:val="22"/>
        </w:rPr>
        <w:t xml:space="preserve">no </w:t>
      </w:r>
      <w:r w:rsidR="00A57A44" w:rsidRPr="00B306C3">
        <w:rPr>
          <w:rFonts w:ascii="Arial" w:hAnsi="Arial" w:cs="Arial"/>
          <w:sz w:val="22"/>
          <w:szCs w:val="22"/>
        </w:rPr>
        <w:t>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B534F4">
        <w:rPr>
          <w:rFonts w:ascii="Arial" w:hAnsi="Arial" w:cs="Arial"/>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619A058B" w:rsidR="0063490A" w:rsidRPr="00B306C3" w:rsidRDefault="00587051" w:rsidP="00B534F4">
      <w:pPr>
        <w:spacing w:line="360" w:lineRule="auto"/>
        <w:ind w:firstLine="720"/>
        <w:rPr>
          <w:rFonts w:ascii="Arial" w:hAnsi="Arial" w:cs="Arial"/>
          <w:sz w:val="22"/>
          <w:szCs w:val="22"/>
        </w:rPr>
      </w:pPr>
      <w:r>
        <w:rPr>
          <w:rFonts w:ascii="Arial" w:hAnsi="Arial" w:cs="Arial"/>
          <w:sz w:val="22"/>
          <w:szCs w:val="22"/>
        </w:rPr>
        <w:t xml:space="preserve">In some instances, </w:t>
      </w:r>
      <w:r w:rsidR="00C2440D">
        <w:rPr>
          <w:rFonts w:ascii="Arial" w:hAnsi="Arial" w:cs="Arial"/>
          <w:sz w:val="22"/>
          <w:szCs w:val="22"/>
        </w:rPr>
        <w:t xml:space="preserve">researchers </w:t>
      </w:r>
      <w:r w:rsidR="00DB4040">
        <w:rPr>
          <w:rFonts w:ascii="Arial" w:hAnsi="Arial" w:cs="Arial"/>
          <w:sz w:val="22"/>
          <w:szCs w:val="22"/>
        </w:rPr>
        <w:t xml:space="preserve">may choose </w:t>
      </w:r>
      <w:r w:rsidR="00C2440D">
        <w:rPr>
          <w:rFonts w:ascii="Arial" w:hAnsi="Arial" w:cs="Arial"/>
          <w:sz w:val="22"/>
          <w:szCs w:val="22"/>
        </w:rPr>
        <w:t>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r w:rsidR="00DB4040">
        <w:rPr>
          <w:rFonts w:ascii="Arial" w:hAnsi="Arial" w:cs="Arial"/>
          <w:sz w:val="22"/>
          <w:szCs w:val="22"/>
        </w:rPr>
        <w:t xml:space="preserve"> In those cases, the researchers should explicitly acknowledge the use of the imperfect negative control outcome, state the expected association between </w:t>
      </w:r>
      <w:r w:rsidR="00DB4040">
        <w:rPr>
          <w:rFonts w:ascii="Arial" w:hAnsi="Arial" w:cs="Arial"/>
          <w:i/>
          <w:iCs/>
          <w:sz w:val="22"/>
          <w:szCs w:val="22"/>
        </w:rPr>
        <w:t>A</w:t>
      </w:r>
      <w:r w:rsidR="00DB4040">
        <w:rPr>
          <w:rFonts w:ascii="Arial" w:hAnsi="Arial" w:cs="Arial"/>
          <w:sz w:val="22"/>
          <w:szCs w:val="22"/>
        </w:rPr>
        <w:t xml:space="preserve"> and </w:t>
      </w:r>
      <w:r w:rsidR="00DB4040">
        <w:rPr>
          <w:rFonts w:ascii="Arial" w:hAnsi="Arial" w:cs="Arial"/>
          <w:i/>
          <w:iCs/>
          <w:sz w:val="22"/>
          <w:szCs w:val="22"/>
        </w:rPr>
        <w:t>N</w:t>
      </w:r>
      <w:r w:rsidR="00DB4040" w:rsidRPr="00DB4040">
        <w:rPr>
          <w:rFonts w:ascii="Arial" w:hAnsi="Arial" w:cs="Arial"/>
          <w:sz w:val="22"/>
          <w:szCs w:val="22"/>
        </w:rPr>
        <w:t xml:space="preserve"> </w:t>
      </w:r>
      <w:r w:rsidR="00DB4040" w:rsidRPr="00B534F4">
        <w:rPr>
          <w:rFonts w:ascii="Arial" w:hAnsi="Arial" w:cs="Arial"/>
          <w:sz w:val="22"/>
          <w:szCs w:val="22"/>
        </w:rPr>
        <w:t>before</w:t>
      </w:r>
      <w:r w:rsidR="007F7F54">
        <w:rPr>
          <w:rFonts w:ascii="Arial" w:hAnsi="Arial" w:cs="Arial"/>
          <w:sz w:val="22"/>
          <w:szCs w:val="22"/>
        </w:rPr>
        <w:t xml:space="preserve"> any</w:t>
      </w:r>
      <w:r w:rsidR="00DB4040" w:rsidRPr="00B534F4">
        <w:rPr>
          <w:rFonts w:ascii="Arial" w:hAnsi="Arial" w:cs="Arial"/>
          <w:sz w:val="22"/>
          <w:szCs w:val="22"/>
        </w:rPr>
        <w:t xml:space="preserve"> analysis</w:t>
      </w:r>
      <w:r w:rsidR="00DB4040">
        <w:rPr>
          <w:rFonts w:ascii="Arial" w:hAnsi="Arial" w:cs="Arial"/>
          <w:sz w:val="22"/>
          <w:szCs w:val="22"/>
        </w:rPr>
        <w:t>, and very carefully interpret the results from the negative control outcome analysis.</w:t>
      </w: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3EAEE233" w14:textId="11D6A48D" w:rsidR="006B7A2B" w:rsidRDefault="00152ECD" w:rsidP="00CA4501">
      <w:pPr>
        <w:spacing w:line="360" w:lineRule="auto"/>
        <w:ind w:firstLine="720"/>
        <w:rPr>
          <w:ins w:id="2" w:author="Heather M" w:date="2025-09-10T18:47:00Z" w16du:dateUtc="2025-09-10T22:47:00Z"/>
          <w:rFonts w:ascii="Arial" w:hAnsi="Arial" w:cs="Arial"/>
          <w:sz w:val="22"/>
          <w:szCs w:val="22"/>
        </w:rPr>
      </w:pPr>
      <w:r w:rsidRPr="000944A9">
        <w:rPr>
          <w:rFonts w:ascii="Arial" w:hAnsi="Arial" w:cs="Arial"/>
          <w:sz w:val="22"/>
          <w:szCs w:val="22"/>
        </w:rPr>
        <w:t xml:space="preserve">While </w:t>
      </w:r>
      <w:r>
        <w:rPr>
          <w:rFonts w:ascii="Arial" w:hAnsi="Arial" w:cs="Arial"/>
          <w:sz w:val="22"/>
          <w:szCs w:val="22"/>
        </w:rPr>
        <w:t>negative control</w:t>
      </w:r>
      <w:r w:rsidR="00A75331">
        <w:rPr>
          <w:rFonts w:ascii="Arial" w:hAnsi="Arial" w:cs="Arial"/>
          <w:sz w:val="22"/>
          <w:szCs w:val="22"/>
        </w:rPr>
        <w:t xml:space="preserve"> outcome</w:t>
      </w:r>
      <w:r>
        <w:rPr>
          <w:rFonts w:ascii="Arial" w:hAnsi="Arial" w:cs="Arial"/>
          <w:sz w:val="22"/>
          <w:szCs w:val="22"/>
        </w:rPr>
        <w:t xml:space="preserve"> analysis</w:t>
      </w:r>
      <w:r w:rsidRPr="000944A9">
        <w:rPr>
          <w:rFonts w:ascii="Arial" w:hAnsi="Arial" w:cs="Arial"/>
          <w:sz w:val="22"/>
          <w:szCs w:val="22"/>
        </w:rPr>
        <w:t xml:space="preserve"> has been 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xml:space="preserve">, it is often applied in ways that may not align with its underlying assumptions.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ins w:id="3" w:author="Heather M" w:date="2025-09-10T18:48:00Z" w16du:dateUtc="2025-09-10T22:48:00Z">
        <w:r w:rsidR="006B7A2B">
          <w:rPr>
            <w:rFonts w:ascii="Arial" w:hAnsi="Arial" w:cs="Arial"/>
            <w:sz w:val="22"/>
            <w:szCs w:val="22"/>
          </w:rPr>
          <w:t xml:space="preserve">In our experience, negative control outcome analyses where the negative control outcome does not share a confounding structure </w:t>
        </w:r>
        <w:r w:rsidR="006F2E90">
          <w:rPr>
            <w:rFonts w:ascii="Arial" w:hAnsi="Arial" w:cs="Arial"/>
            <w:sz w:val="22"/>
            <w:szCs w:val="22"/>
          </w:rPr>
          <w:t xml:space="preserve">with the primary outcome of interest are common in the environmental epidemiology literature. </w:t>
        </w:r>
        <w:r w:rsidR="001B10CF">
          <w:rPr>
            <w:rFonts w:ascii="Arial" w:hAnsi="Arial" w:cs="Arial"/>
            <w:sz w:val="22"/>
            <w:szCs w:val="22"/>
          </w:rPr>
          <w:t>While epidemiologists may</w:t>
        </w:r>
      </w:ins>
      <w:ins w:id="4" w:author="Heather M" w:date="2025-09-10T18:51:00Z" w16du:dateUtc="2025-09-10T22:51:00Z">
        <w:r w:rsidR="00A20D61">
          <w:rPr>
            <w:rFonts w:ascii="Arial" w:hAnsi="Arial" w:cs="Arial"/>
            <w:sz w:val="22"/>
            <w:szCs w:val="22"/>
          </w:rPr>
          <w:t xml:space="preserve"> receive training on how to implement and interpret negative control outcome analyses, environmental health scientists may be less familiar with these methods and nuances in their application and interpretation. </w:t>
        </w:r>
      </w:ins>
      <w:ins w:id="5" w:author="Heather M" w:date="2025-09-10T18:52:00Z" w16du:dateUtc="2025-09-10T22:52:00Z">
        <w:r w:rsidR="000A233C">
          <w:rPr>
            <w:rFonts w:ascii="Arial" w:hAnsi="Arial" w:cs="Arial"/>
            <w:sz w:val="22"/>
            <w:szCs w:val="22"/>
          </w:rPr>
          <w:t xml:space="preserve">In our case, this gap in understanding contributed to our misapplication of this approach, and motivated us to write this paper. </w:t>
        </w:r>
      </w:ins>
    </w:p>
    <w:p w14:paraId="1B33359B" w14:textId="687C9E32" w:rsidR="00C54A80" w:rsidRDefault="00152ECD" w:rsidP="00CA4501">
      <w:pPr>
        <w:spacing w:line="360" w:lineRule="auto"/>
        <w:ind w:firstLine="720"/>
        <w:rPr>
          <w:rFonts w:ascii="Arial" w:hAnsi="Arial" w:cs="Arial"/>
          <w:sz w:val="22"/>
          <w:szCs w:val="22"/>
        </w:rPr>
      </w:pPr>
      <w:r w:rsidRPr="000944A9">
        <w:rPr>
          <w:rFonts w:ascii="Arial" w:hAnsi="Arial" w:cs="Arial"/>
          <w:sz w:val="22"/>
          <w:szCs w:val="22"/>
        </w:rPr>
        <w:t>To illustrate</w:t>
      </w:r>
      <w:ins w:id="6" w:author="Heather M" w:date="2025-09-10T18:52:00Z" w16du:dateUtc="2025-09-10T22:52:00Z">
        <w:r w:rsidR="005756CD">
          <w:rPr>
            <w:rFonts w:ascii="Arial" w:hAnsi="Arial" w:cs="Arial"/>
            <w:sz w:val="22"/>
            <w:szCs w:val="22"/>
          </w:rPr>
          <w:t xml:space="preserve"> the</w:t>
        </w:r>
      </w:ins>
      <w:del w:id="7" w:author="Heather M" w:date="2025-09-10T18:52:00Z" w16du:dateUtc="2025-09-10T22:52:00Z">
        <w:r w:rsidRPr="000944A9" w:rsidDel="005756CD">
          <w:rPr>
            <w:rFonts w:ascii="Arial" w:hAnsi="Arial" w:cs="Arial"/>
            <w:sz w:val="22"/>
            <w:szCs w:val="22"/>
          </w:rPr>
          <w:delText xml:space="preserve"> </w:delText>
        </w:r>
        <w:r w:rsidR="00F21C71" w:rsidDel="005756CD">
          <w:rPr>
            <w:rFonts w:ascii="Arial" w:hAnsi="Arial" w:cs="Arial"/>
            <w:sz w:val="22"/>
            <w:szCs w:val="22"/>
          </w:rPr>
          <w:delText>such</w:delText>
        </w:r>
      </w:del>
      <w:r w:rsidR="00F21C71">
        <w:rPr>
          <w:rFonts w:ascii="Arial" w:hAnsi="Arial" w:cs="Arial"/>
          <w:sz w:val="22"/>
          <w:szCs w:val="22"/>
        </w:rPr>
        <w:t xml:space="preserve"> </w:t>
      </w:r>
      <w:r w:rsidRPr="000944A9">
        <w:rPr>
          <w:rFonts w:ascii="Arial" w:hAnsi="Arial" w:cs="Arial"/>
          <w:sz w:val="22"/>
          <w:szCs w:val="22"/>
        </w:rPr>
        <w:t>potential pitfalls</w:t>
      </w:r>
      <w:ins w:id="8" w:author="Heather M" w:date="2025-09-10T18:52:00Z" w16du:dateUtc="2025-09-10T22:52:00Z">
        <w:r w:rsidR="005756CD">
          <w:rPr>
            <w:rFonts w:ascii="Arial" w:hAnsi="Arial" w:cs="Arial"/>
            <w:sz w:val="22"/>
            <w:szCs w:val="22"/>
          </w:rPr>
          <w:t xml:space="preserve"> of negative control outcomes</w:t>
        </w:r>
      </w:ins>
      <w:r w:rsidRPr="000944A9">
        <w:rPr>
          <w:rFonts w:ascii="Arial" w:hAnsi="Arial" w:cs="Arial"/>
          <w:sz w:val="22"/>
          <w:szCs w:val="22"/>
        </w:rPr>
        <w:t>,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6CE80E6"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2A62E170" w14:textId="2827900B" w:rsidR="004C7E44" w:rsidRDefault="009A3DEA" w:rsidP="00642B29">
      <w:pPr>
        <w:spacing w:line="360" w:lineRule="auto"/>
        <w:ind w:firstLine="720"/>
        <w:rPr>
          <w:rFonts w:ascii="Arial" w:hAnsi="Arial" w:cs="Arial"/>
          <w:sz w:val="22"/>
          <w:szCs w:val="22"/>
        </w:rPr>
      </w:pPr>
      <w:r w:rsidRPr="009A3DEA">
        <w:rPr>
          <w:rFonts w:ascii="Arial" w:hAnsi="Arial" w:cs="Arial"/>
          <w:sz w:val="22"/>
          <w:szCs w:val="22"/>
        </w:rPr>
        <w:t xml:space="preserve">To our knowledge, scheduled hip surgery hospitalizations cannot be caused by or </w:t>
      </w:r>
      <w:r w:rsidR="009B37DC">
        <w:rPr>
          <w:rFonts w:ascii="Arial" w:hAnsi="Arial" w:cs="Arial"/>
          <w:sz w:val="22"/>
          <w:szCs w:val="22"/>
        </w:rPr>
        <w:t xml:space="preserve">be </w:t>
      </w:r>
      <w:r w:rsidRPr="009A3DEA">
        <w:rPr>
          <w:rFonts w:ascii="Arial" w:hAnsi="Arial" w:cs="Arial"/>
          <w:sz w:val="22"/>
          <w:szCs w:val="22"/>
        </w:rPr>
        <w:t>associated with PM</w:t>
      </w:r>
      <w:r w:rsidRPr="00B534F4">
        <w:rPr>
          <w:rFonts w:ascii="Arial" w:hAnsi="Arial" w:cs="Arial"/>
          <w:sz w:val="22"/>
          <w:szCs w:val="22"/>
          <w:vertAlign w:val="subscript"/>
        </w:rPr>
        <w:t>2.5</w:t>
      </w:r>
      <w:r w:rsidRPr="009A3DEA">
        <w:rPr>
          <w:rFonts w:ascii="Arial" w:hAnsi="Arial" w:cs="Arial"/>
          <w:sz w:val="22"/>
          <w:szCs w:val="22"/>
        </w:rPr>
        <w:t xml:space="preserve"> exposure, so they meet the first criterion for a negative control</w:t>
      </w:r>
      <w:r w:rsidR="00515E6F">
        <w:rPr>
          <w:rFonts w:ascii="Arial" w:hAnsi="Arial" w:cs="Arial"/>
          <w:sz w:val="22"/>
          <w:szCs w:val="22"/>
        </w:rPr>
        <w:t xml:space="preserve"> outcome</w:t>
      </w:r>
      <w:r w:rsidRPr="009A3DEA">
        <w:rPr>
          <w:rFonts w:ascii="Arial" w:hAnsi="Arial" w:cs="Arial"/>
          <w:sz w:val="22"/>
          <w:szCs w:val="22"/>
        </w:rPr>
        <w:t>: they are known to not be caused by the exposure of interest. However, scheduled hip surgery hospitalizations are also not u-comparable with the primary outcome of interest. Temperature and seasonality likely do not predict</w:t>
      </w:r>
      <w:r w:rsidR="00F40E02">
        <w:rPr>
          <w:rFonts w:ascii="Arial" w:hAnsi="Arial" w:cs="Arial"/>
          <w:sz w:val="22"/>
          <w:szCs w:val="22"/>
        </w:rPr>
        <w:t xml:space="preserve"> scheduled</w:t>
      </w:r>
      <w:r w:rsidRPr="009A3DEA">
        <w:rPr>
          <w:rFonts w:ascii="Arial" w:hAnsi="Arial" w:cs="Arial"/>
          <w:sz w:val="22"/>
          <w:szCs w:val="22"/>
        </w:rPr>
        <w:t xml:space="preserve"> hip surgery hospitalizations as they do respiratory hospitalizations, and they may not share unobserved confounders with respiratory </w:t>
      </w:r>
      <w:r w:rsidRPr="009A3DEA">
        <w:rPr>
          <w:rFonts w:ascii="Arial" w:hAnsi="Arial" w:cs="Arial"/>
          <w:sz w:val="22"/>
          <w:szCs w:val="22"/>
        </w:rPr>
        <w:lastRenderedPageBreak/>
        <w:t xml:space="preserve">hospitalizations either. </w:t>
      </w:r>
      <w:r w:rsidR="004C7E44">
        <w:rPr>
          <w:rFonts w:ascii="Arial" w:hAnsi="Arial" w:cs="Arial"/>
          <w:sz w:val="22"/>
          <w:szCs w:val="22"/>
        </w:rPr>
        <w:t xml:space="preserve">For example, if temperature </w:t>
      </w:r>
      <w:r w:rsidR="00F95DEF">
        <w:rPr>
          <w:rFonts w:ascii="Arial" w:hAnsi="Arial" w:cs="Arial"/>
          <w:sz w:val="22"/>
          <w:szCs w:val="22"/>
        </w:rPr>
        <w:t>or</w:t>
      </w:r>
      <w:r w:rsidR="004C7E44">
        <w:rPr>
          <w:rFonts w:ascii="Arial" w:hAnsi="Arial" w:cs="Arial"/>
          <w:sz w:val="22"/>
          <w:szCs w:val="22"/>
        </w:rPr>
        <w:t xml:space="preserve"> seasonality are not adequately controlled for in the primary outcome model, a null association in the negative control outcome analysis should not alleviate concerns of residual confounding, since these factors are likely not associated with scheduled hip surgery hospitalization.</w:t>
      </w:r>
    </w:p>
    <w:p w14:paraId="03A72986" w14:textId="77777777" w:rsidR="001C6A8A" w:rsidRDefault="001C6A8A" w:rsidP="00DA1DB2">
      <w:pPr>
        <w:spacing w:line="360" w:lineRule="auto"/>
        <w:rPr>
          <w:rFonts w:ascii="Arial" w:hAnsi="Arial" w:cs="Arial"/>
          <w:sz w:val="22"/>
          <w:szCs w:val="22"/>
        </w:rPr>
      </w:pPr>
    </w:p>
    <w:p w14:paraId="34D2B3D0" w14:textId="77777777" w:rsidR="00E044D6" w:rsidRDefault="00E044D6" w:rsidP="00DA1DB2">
      <w:pPr>
        <w:spacing w:line="360" w:lineRule="auto"/>
        <w:rPr>
          <w:rFonts w:ascii="Arial" w:hAnsi="Arial" w:cs="Arial"/>
          <w:sz w:val="22"/>
          <w:szCs w:val="22"/>
        </w:rPr>
      </w:pPr>
    </w:p>
    <w:p w14:paraId="16344B30" w14:textId="77777777" w:rsidR="00E044D6" w:rsidRDefault="00E044D6"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t>Methods</w:t>
      </w:r>
      <w:r w:rsidR="00AD6976">
        <w:rPr>
          <w:rFonts w:ascii="Arial" w:hAnsi="Arial" w:cs="Arial"/>
          <w:b/>
          <w:bCs/>
          <w:sz w:val="28"/>
          <w:szCs w:val="28"/>
        </w:rPr>
        <w:t>: Simulations</w:t>
      </w:r>
    </w:p>
    <w:p w14:paraId="27484F64" w14:textId="7445B3C5"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w:t>
      </w:r>
      <w:r w:rsidR="00E24461">
        <w:rPr>
          <w:rFonts w:ascii="Arial" w:hAnsi="Arial" w:cs="Arial"/>
          <w:sz w:val="22"/>
          <w:szCs w:val="22"/>
        </w:rPr>
        <w:t xml:space="preserve">outcome </w:t>
      </w:r>
      <w:r w:rsidRPr="00B306C3">
        <w:rPr>
          <w:rFonts w:ascii="Arial" w:hAnsi="Arial" w:cs="Arial"/>
          <w:sz w:val="22"/>
          <w:szCs w:val="22"/>
        </w:rPr>
        <w:t xml:space="preserve">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57C7059B"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0052324E">
        <w:rPr>
          <w:rFonts w:ascii="Arial" w:hAnsi="Arial" w:cs="Arial"/>
          <w:sz w:val="22"/>
          <w:szCs w:val="22"/>
        </w:rPr>
        <w:t xml:space="preserve"> simulated</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E8D55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w:t>
      </w:r>
      <w:r w:rsidR="00A443DF">
        <w:rPr>
          <w:rFonts w:ascii="Arial" w:hAnsi="Arial" w:cs="Arial"/>
          <w:sz w:val="22"/>
          <w:szCs w:val="22"/>
        </w:rPr>
        <w:t>such bias</w:t>
      </w:r>
      <w:r w:rsidR="00B76312" w:rsidRPr="000F2563">
        <w:rPr>
          <w:rFonts w:ascii="Arial" w:hAnsi="Arial" w:cs="Arial"/>
          <w:sz w:val="22"/>
          <w:szCs w:val="22"/>
        </w:rPr>
        <w:t xml:space="preserve"> </w:t>
      </w:r>
      <w:r w:rsidR="000F2563" w:rsidRPr="000F2563">
        <w:rPr>
          <w:rFonts w:ascii="Arial" w:hAnsi="Arial" w:cs="Arial"/>
          <w:sz w:val="22"/>
          <w:szCs w:val="22"/>
        </w:rPr>
        <w:t>being present in the primary</w:t>
      </w:r>
      <w:r w:rsidR="00DA0C93">
        <w:rPr>
          <w:rFonts w:ascii="Arial" w:hAnsi="Arial" w:cs="Arial"/>
          <w:sz w:val="22"/>
          <w:szCs w:val="22"/>
        </w:rPr>
        <w:t xml:space="preserve"> outcome</w:t>
      </w:r>
      <w:r w:rsidR="000F2563" w:rsidRPr="000F2563">
        <w:rPr>
          <w:rFonts w:ascii="Arial" w:hAnsi="Arial" w:cs="Arial"/>
          <w:sz w:val="22"/>
          <w:szCs w:val="22"/>
        </w:rPr>
        <w:t xml:space="preserve">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784DD654"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w:t>
      </w:r>
      <w:r w:rsidR="00D71DF1">
        <w:rPr>
          <w:rFonts w:ascii="Arial" w:hAnsi="Arial" w:cs="Arial"/>
          <w:b/>
          <w:bCs/>
          <w:sz w:val="22"/>
          <w:szCs w:val="22"/>
        </w:rPr>
        <w:t>s</w:t>
      </w:r>
      <w:r w:rsidRPr="000944A9">
        <w:rPr>
          <w:rFonts w:ascii="Arial" w:hAnsi="Arial" w:cs="Arial"/>
          <w:b/>
          <w:bCs/>
          <w:sz w:val="22"/>
          <w:szCs w:val="22"/>
        </w:rPr>
        <w:t xml:space="preserve"> 1</w:t>
      </w:r>
      <w:r w:rsidR="001C5F2C">
        <w:rPr>
          <w:rFonts w:ascii="Arial" w:hAnsi="Arial" w:cs="Arial"/>
          <w:sz w:val="22"/>
          <w:szCs w:val="22"/>
        </w:rPr>
        <w:t xml:space="preserve"> and </w:t>
      </w:r>
      <w:r w:rsidR="001C5F2C" w:rsidRPr="001C5F2C">
        <w:rPr>
          <w:rFonts w:ascii="Arial" w:hAnsi="Arial" w:cs="Arial"/>
          <w:b/>
          <w:bCs/>
          <w:sz w:val="22"/>
          <w:szCs w:val="22"/>
        </w:rPr>
        <w:t>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lastRenderedPageBreak/>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outcome association is 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5D243F49"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w:t>
      </w:r>
      <w:r w:rsidR="001758E5">
        <w:rPr>
          <w:rFonts w:ascii="Arial" w:hAnsi="Arial" w:cs="Arial"/>
          <w:sz w:val="22"/>
          <w:szCs w:val="22"/>
        </w:rPr>
        <w:t>but</w:t>
      </w:r>
      <w:r w:rsidR="001758E5" w:rsidRPr="00B306C3">
        <w:rPr>
          <w:rFonts w:ascii="Arial" w:hAnsi="Arial" w:cs="Arial"/>
          <w:sz w:val="22"/>
          <w:szCs w:val="22"/>
        </w:rPr>
        <w:t xml:space="preserve"> </w:t>
      </w:r>
      <w:r w:rsidR="00687271" w:rsidRPr="00B306C3">
        <w:rPr>
          <w:rFonts w:ascii="Arial" w:hAnsi="Arial" w:cs="Arial"/>
          <w:sz w:val="22"/>
          <w:szCs w:val="22"/>
        </w:rPr>
        <w:t>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w:t>
      </w:r>
      <w:r w:rsidR="001758E5">
        <w:rPr>
          <w:rFonts w:ascii="Arial" w:hAnsi="Arial" w:cs="Arial"/>
          <w:sz w:val="22"/>
          <w:szCs w:val="22"/>
        </w:rPr>
        <w:t xml:space="preserve">outcome </w:t>
      </w:r>
      <w:r w:rsidR="00084125" w:rsidRPr="00084125">
        <w:rPr>
          <w:rFonts w:ascii="Arial" w:hAnsi="Arial" w:cs="Arial"/>
          <w:sz w:val="22"/>
          <w:szCs w:val="22"/>
        </w:rPr>
        <w:t>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2B0DA84A"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w:t>
      </w:r>
      <w:r w:rsidR="001111A9">
        <w:rPr>
          <w:rFonts w:ascii="Arial" w:hAnsi="Arial" w:cs="Arial"/>
          <w:i/>
          <w:iCs/>
          <w:sz w:val="22"/>
          <w:szCs w:val="22"/>
        </w:rPr>
        <w:t>er</w:t>
      </w:r>
      <w:r w:rsidR="008916E9">
        <w:rPr>
          <w:rFonts w:ascii="Arial" w:hAnsi="Arial" w:cs="Arial"/>
          <w:i/>
          <w:iCs/>
          <w:sz w:val="22"/>
          <w:szCs w:val="22"/>
        </w:rPr>
        <w:t xml:space="preserve"> confounding in</w:t>
      </w:r>
      <w:r w:rsidRPr="000944A9">
        <w:rPr>
          <w:rFonts w:ascii="Arial" w:hAnsi="Arial" w:cs="Arial"/>
          <w:i/>
          <w:iCs/>
          <w:sz w:val="22"/>
          <w:szCs w:val="22"/>
        </w:rPr>
        <w:t xml:space="preserve">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w:t>
      </w:r>
      <w:r w:rsidRPr="00B306C3">
        <w:rPr>
          <w:rFonts w:ascii="Arial" w:hAnsi="Arial" w:cs="Arial"/>
          <w:sz w:val="22"/>
          <w:szCs w:val="22"/>
        </w:rPr>
        <w:lastRenderedPageBreak/>
        <w:t xml:space="preserve">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529CCD94"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therefore </w:t>
      </w:r>
      <w:r w:rsidR="00D308B7">
        <w:rPr>
          <w:rFonts w:ascii="Arial" w:hAnsi="Arial" w:cs="Arial"/>
          <w:sz w:val="22"/>
          <w:szCs w:val="22"/>
        </w:rPr>
        <w:t>share the same common causes</w:t>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17AF3597"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 xml:space="preserve">correctly </w:t>
      </w:r>
      <w:r w:rsidR="001111A9">
        <w:rPr>
          <w:rFonts w:ascii="Arial" w:hAnsi="Arial" w:cs="Arial"/>
          <w:sz w:val="22"/>
          <w:szCs w:val="22"/>
        </w:rPr>
        <w:t>indicated</w:t>
      </w:r>
      <w:r w:rsidR="001111A9"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340464F2"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effect estimate </w:t>
      </w:r>
      <w:r w:rsidR="003068A8">
        <w:rPr>
          <w:rFonts w:ascii="Arial" w:hAnsi="Arial" w:cs="Arial"/>
          <w:sz w:val="22"/>
          <w:szCs w:val="22"/>
        </w:rPr>
        <w:t xml:space="preserve">for the primary outcome </w:t>
      </w:r>
      <w:r w:rsidR="00253A93">
        <w:rPr>
          <w:rFonts w:ascii="Arial" w:hAnsi="Arial" w:cs="Arial"/>
          <w:sz w:val="22"/>
          <w:szCs w:val="22"/>
        </w:rPr>
        <w:t>was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39B04BAB"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w:t>
      </w:r>
      <w:r w:rsidR="00AC1624">
        <w:rPr>
          <w:rFonts w:ascii="Arial" w:hAnsi="Arial" w:cs="Arial"/>
          <w:sz w:val="22"/>
          <w:szCs w:val="22"/>
        </w:rPr>
        <w:t xml:space="preserve">bias </w:t>
      </w:r>
      <w:r w:rsidR="00E345AF" w:rsidRPr="009A02BE">
        <w:rPr>
          <w:rFonts w:ascii="Arial" w:hAnsi="Arial" w:cs="Arial"/>
          <w:sz w:val="22"/>
          <w:szCs w:val="22"/>
        </w:rPr>
        <w:t xml:space="preserve">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lastRenderedPageBreak/>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69DF6859"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AC1624">
        <w:rPr>
          <w:rFonts w:ascii="Arial" w:hAnsi="Arial" w:cs="Arial"/>
          <w:b/>
          <w:bCs/>
          <w:sz w:val="22"/>
          <w:szCs w:val="22"/>
        </w:rPr>
        <w:t>,</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w:t>
      </w:r>
      <w:r w:rsidR="00AC1624">
        <w:rPr>
          <w:rFonts w:ascii="Arial" w:hAnsi="Arial" w:cs="Arial"/>
          <w:sz w:val="22"/>
          <w:szCs w:val="22"/>
        </w:rPr>
        <w:t>(</w:t>
      </w:r>
      <w:r w:rsidRPr="009A02BE">
        <w:rPr>
          <w:rFonts w:ascii="Arial" w:hAnsi="Arial" w:cs="Arial"/>
          <w:sz w:val="22"/>
          <w:szCs w:val="22"/>
        </w:rPr>
        <w:t>s</w:t>
      </w:r>
      <w:r w:rsidR="00AC1624">
        <w:rPr>
          <w:rFonts w:ascii="Arial" w:hAnsi="Arial" w:cs="Arial"/>
          <w:sz w:val="22"/>
          <w:szCs w:val="22"/>
        </w:rPr>
        <w:t>)</w:t>
      </w:r>
      <w:r w:rsidR="006B71CB">
        <w:rPr>
          <w:rFonts w:ascii="Arial" w:hAnsi="Arial" w:cs="Arial"/>
          <w:sz w:val="22"/>
          <w:szCs w:val="22"/>
        </w:rPr>
        <w:t xml:space="preserve"> (e.g., 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C600F4">
        <w:rPr>
          <w:rFonts w:ascii="Arial" w:hAnsi="Arial" w:cs="Arial"/>
          <w:sz w:val="22"/>
          <w:szCs w:val="22"/>
        </w:rPr>
        <w:t xml:space="preserve">flexible or </w:t>
      </w:r>
      <w:r w:rsidR="001857BB">
        <w:rPr>
          <w:rFonts w:ascii="Arial" w:hAnsi="Arial" w:cs="Arial"/>
          <w:sz w:val="22"/>
          <w:szCs w:val="22"/>
        </w:rPr>
        <w:t>nonparametric estimators that do not make assumptions</w:t>
      </w:r>
      <w:r w:rsidR="00C600F4">
        <w:rPr>
          <w:rFonts w:ascii="Arial" w:hAnsi="Arial" w:cs="Arial"/>
          <w:sz w:val="22"/>
          <w:szCs w:val="22"/>
        </w:rPr>
        <w:t xml:space="preserve"> on the shape of the </w:t>
      </w:r>
      <w:r w:rsidR="00AA49AA">
        <w:rPr>
          <w:rFonts w:ascii="Arial" w:hAnsi="Arial" w:cs="Arial"/>
          <w:sz w:val="22"/>
          <w:szCs w:val="22"/>
        </w:rPr>
        <w:t>confounder</w:t>
      </w:r>
      <w:r w:rsidR="00C600F4">
        <w:rPr>
          <w:rFonts w:ascii="Arial" w:hAnsi="Arial" w:cs="Arial"/>
          <w:sz w:val="22"/>
          <w:szCs w:val="22"/>
        </w:rPr>
        <w:t xml:space="preserve">-outcome curve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0AC69577"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Weak</w:t>
      </w:r>
      <w:r w:rsidR="00AA49AA">
        <w:rPr>
          <w:rFonts w:ascii="Arial" w:hAnsi="Arial" w:cs="Arial"/>
          <w:i/>
          <w:iCs/>
          <w:sz w:val="22"/>
          <w:szCs w:val="22"/>
        </w:rPr>
        <w:t>er confound</w:t>
      </w:r>
      <w:r w:rsidR="00553C03">
        <w:rPr>
          <w:rFonts w:ascii="Arial" w:hAnsi="Arial" w:cs="Arial"/>
          <w:i/>
          <w:iCs/>
          <w:sz w:val="22"/>
          <w:szCs w:val="22"/>
        </w:rPr>
        <w:t>ing</w:t>
      </w:r>
      <w:r w:rsidR="00AA49AA">
        <w:rPr>
          <w:rFonts w:ascii="Arial" w:hAnsi="Arial" w:cs="Arial"/>
          <w:i/>
          <w:iCs/>
          <w:sz w:val="22"/>
          <w:szCs w:val="22"/>
        </w:rPr>
        <w:t xml:space="preserve"> in</w:t>
      </w:r>
      <w:r w:rsidRPr="000944A9">
        <w:rPr>
          <w:rFonts w:ascii="Arial" w:hAnsi="Arial" w:cs="Arial"/>
          <w:i/>
          <w:iCs/>
          <w:sz w:val="22"/>
          <w:szCs w:val="22"/>
        </w:rPr>
        <w:t xml:space="preserve"> negative control </w:t>
      </w:r>
      <w:r w:rsidR="00553C03">
        <w:rPr>
          <w:rFonts w:ascii="Arial" w:hAnsi="Arial" w:cs="Arial"/>
          <w:i/>
          <w:iCs/>
          <w:sz w:val="22"/>
          <w:szCs w:val="22"/>
        </w:rPr>
        <w:t>outcome</w:t>
      </w:r>
    </w:p>
    <w:p w14:paraId="72542C57" w14:textId="6FD16D4E"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2B5CFB">
        <w:rPr>
          <w:rFonts w:ascii="Arial" w:hAnsi="Arial" w:cs="Arial"/>
          <w:b/>
          <w:bCs/>
          <w:sz w:val="22"/>
          <w:szCs w:val="22"/>
        </w:rPr>
        <w:t>,</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5E0856EA"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2B5CFB">
        <w:rPr>
          <w:rFonts w:ascii="Arial" w:hAnsi="Arial" w:cs="Arial"/>
          <w:b/>
          <w:bCs/>
          <w:sz w:val="22"/>
          <w:szCs w:val="22"/>
        </w:rPr>
        <w:t>,</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lastRenderedPageBreak/>
        <w:t>analysis does not</w:t>
      </w:r>
      <w:r w:rsidR="002B5CFB">
        <w:rPr>
          <w:rFonts w:ascii="Arial" w:hAnsi="Arial" w:cs="Arial"/>
          <w:sz w:val="22"/>
          <w:szCs w:val="22"/>
        </w:rPr>
        <w:t xml:space="preserve"> necessarily</w:t>
      </w:r>
      <w:r w:rsidR="000128DA">
        <w:rPr>
          <w:rFonts w:ascii="Arial" w:hAnsi="Arial" w:cs="Arial"/>
          <w:sz w:val="22"/>
          <w:szCs w:val="22"/>
        </w:rPr>
        <w:t xml:space="preserve">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629075F6"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For example, in a hypothetical study using electronic health record data to test the relationship between week</w:t>
      </w:r>
      <w:r w:rsidR="002562E8">
        <w:rPr>
          <w:rFonts w:ascii="Arial" w:hAnsi="Arial" w:cs="Arial"/>
          <w:sz w:val="22"/>
          <w:szCs w:val="22"/>
        </w:rPr>
        <w:t>-long</w:t>
      </w:r>
      <w:r w:rsidRPr="00DC1C64">
        <w:rPr>
          <w:rFonts w:ascii="Arial" w:hAnsi="Arial" w:cs="Arial"/>
          <w:sz w:val="22"/>
          <w:szCs w:val="22"/>
        </w:rPr>
        <w:t xml:space="preserve"> </w:t>
      </w:r>
      <w:r w:rsidR="002562E8" w:rsidRPr="00DC1C64">
        <w:rPr>
          <w:rFonts w:ascii="Arial" w:hAnsi="Arial" w:cs="Arial"/>
          <w:sz w:val="22"/>
          <w:szCs w:val="22"/>
        </w:rPr>
        <w:t>traffic</w:t>
      </w:r>
      <w:r w:rsidR="002562E8">
        <w:rPr>
          <w:rFonts w:ascii="Arial" w:hAnsi="Arial" w:cs="Arial"/>
          <w:sz w:val="22"/>
          <w:szCs w:val="22"/>
        </w:rPr>
        <w:t>-</w:t>
      </w:r>
      <w:r w:rsidRPr="00DC1C64">
        <w:rPr>
          <w:rFonts w:ascii="Arial" w:hAnsi="Arial" w:cs="Arial"/>
          <w:sz w:val="22"/>
          <w:szCs w:val="22"/>
        </w:rPr>
        <w:t xml:space="preserve">related air pollution exposure and outpatient visits for hypertension, individual-level income could </w:t>
      </w:r>
      <w:r w:rsidR="002562E8">
        <w:rPr>
          <w:rFonts w:ascii="Arial" w:hAnsi="Arial" w:cs="Arial"/>
          <w:sz w:val="22"/>
          <w:szCs w:val="22"/>
        </w:rPr>
        <w:t xml:space="preserve">be positively associated with </w:t>
      </w:r>
      <w:r w:rsidR="00FD110B">
        <w:rPr>
          <w:rFonts w:ascii="Arial" w:hAnsi="Arial" w:cs="Arial"/>
          <w:sz w:val="22"/>
          <w:szCs w:val="22"/>
        </w:rPr>
        <w:t>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this negative control outcome 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2D0BB03E" w14:textId="1DCB744F" w:rsidR="00B534F4" w:rsidRDefault="00B534F4" w:rsidP="00B534F4">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conducted with </w:t>
      </w:r>
      <w:r>
        <w:rPr>
          <w:rFonts w:ascii="Arial" w:hAnsi="Arial" w:cs="Arial"/>
          <w:sz w:val="22"/>
          <w:szCs w:val="22"/>
        </w:rPr>
        <w:t>caution</w:t>
      </w:r>
      <w:r w:rsidRPr="00971A37">
        <w:rPr>
          <w:rFonts w:ascii="Arial" w:hAnsi="Arial" w:cs="Arial"/>
          <w:sz w:val="22"/>
          <w:szCs w:val="22"/>
        </w:rPr>
        <w:t xml:space="preserve">, as they may not always </w:t>
      </w:r>
      <w:r>
        <w:rPr>
          <w:rFonts w:ascii="Arial" w:hAnsi="Arial" w:cs="Arial"/>
          <w:sz w:val="22"/>
          <w:szCs w:val="22"/>
        </w:rPr>
        <w:t>correctly indicate presence of</w:t>
      </w:r>
      <w:r w:rsidRPr="00971A37">
        <w:rPr>
          <w:rFonts w:ascii="Arial" w:hAnsi="Arial" w:cs="Arial"/>
          <w:sz w:val="22"/>
          <w:szCs w:val="22"/>
        </w:rPr>
        <w:t xml:space="preserve"> residual confounding</w:t>
      </w:r>
      <w:r>
        <w:rPr>
          <w:rFonts w:ascii="Arial" w:hAnsi="Arial" w:cs="Arial"/>
          <w:sz w:val="22"/>
          <w:szCs w:val="22"/>
        </w:rPr>
        <w:t xml:space="preserve"> in the primary outcome analysis and can lead to false confidence in results. </w:t>
      </w:r>
      <w:r w:rsidRPr="00971A37">
        <w:rPr>
          <w:rFonts w:ascii="Arial" w:hAnsi="Arial" w:cs="Arial"/>
          <w:sz w:val="22"/>
          <w:szCs w:val="22"/>
        </w:rPr>
        <w:t>For a</w:t>
      </w:r>
      <w:r>
        <w:rPr>
          <w:rFonts w:ascii="Arial" w:hAnsi="Arial" w:cs="Arial"/>
          <w:sz w:val="22"/>
          <w:szCs w:val="22"/>
        </w:rPr>
        <w:t xml:space="preserve"> </w:t>
      </w:r>
      <w:r w:rsidRPr="00971A37">
        <w:rPr>
          <w:rFonts w:ascii="Arial" w:hAnsi="Arial" w:cs="Arial"/>
          <w:sz w:val="22"/>
          <w:szCs w:val="22"/>
        </w:rPr>
        <w:t>negative control analysis to be valid, the chosen negative control outcome must be known not to be caused by the exposure</w:t>
      </w:r>
      <w:r w:rsidR="004C4291">
        <w:rPr>
          <w:rFonts w:ascii="Arial" w:hAnsi="Arial" w:cs="Arial"/>
          <w:sz w:val="22"/>
          <w:szCs w:val="22"/>
        </w:rPr>
        <w:t>,</w:t>
      </w:r>
      <w:r w:rsidRPr="00971A37">
        <w:rPr>
          <w:rFonts w:ascii="Arial" w:hAnsi="Arial" w:cs="Arial"/>
          <w:sz w:val="22"/>
          <w:szCs w:val="22"/>
        </w:rPr>
        <w:t xml:space="preserve"> and it must share </w:t>
      </w:r>
      <w:r>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 (</w:t>
      </w:r>
      <w:r w:rsidR="004C4291">
        <w:rPr>
          <w:rFonts w:ascii="Arial" w:hAnsi="Arial" w:cs="Arial"/>
          <w:sz w:val="22"/>
          <w:szCs w:val="22"/>
        </w:rPr>
        <w:t xml:space="preserve">i.e., </w:t>
      </w:r>
      <w:r w:rsidRPr="00971A37">
        <w:rPr>
          <w:rFonts w:ascii="Arial" w:hAnsi="Arial" w:cs="Arial"/>
          <w:sz w:val="22"/>
          <w:szCs w:val="22"/>
        </w:rPr>
        <w:t>be u-comparable).</w:t>
      </w:r>
      <w:r>
        <w:rPr>
          <w:rFonts w:ascii="Arial" w:hAnsi="Arial" w:cs="Arial"/>
          <w:sz w:val="22"/>
          <w:szCs w:val="22"/>
        </w:rPr>
        <w:t xml:space="preserve"> </w:t>
      </w:r>
      <w:r w:rsidRPr="00971A37">
        <w:rPr>
          <w:rFonts w:ascii="Arial" w:hAnsi="Arial" w:cs="Arial"/>
          <w:sz w:val="22"/>
          <w:szCs w:val="22"/>
        </w:rPr>
        <w:t xml:space="preserve">Accurate </w:t>
      </w:r>
      <w:r>
        <w:rPr>
          <w:rFonts w:ascii="Arial" w:hAnsi="Arial" w:cs="Arial"/>
          <w:sz w:val="22"/>
          <w:szCs w:val="22"/>
        </w:rPr>
        <w:t>assessment</w:t>
      </w:r>
      <w:r w:rsidRPr="00971A37">
        <w:rPr>
          <w:rFonts w:ascii="Arial" w:hAnsi="Arial" w:cs="Arial"/>
          <w:sz w:val="22"/>
          <w:szCs w:val="22"/>
        </w:rPr>
        <w:t xml:space="preserve"> of confounders, exposure, and outcomes is</w:t>
      </w:r>
      <w:r>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Pr>
          <w:rFonts w:ascii="Arial" w:hAnsi="Arial" w:cs="Arial"/>
          <w:sz w:val="22"/>
          <w:szCs w:val="22"/>
        </w:rPr>
        <w:t>functional form</w:t>
      </w:r>
      <w:r w:rsidRPr="00971A37">
        <w:rPr>
          <w:rFonts w:ascii="Arial" w:hAnsi="Arial" w:cs="Arial"/>
          <w:sz w:val="22"/>
          <w:szCs w:val="22"/>
        </w:rPr>
        <w:t xml:space="preserve"> of confounders in both the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Y</w:t>
      </w:r>
      <w:r>
        <w:rPr>
          <w:rFonts w:ascii="Arial" w:hAnsi="Arial" w:cs="Arial"/>
          <w:sz w:val="22"/>
          <w:szCs w:val="22"/>
        </w:rPr>
        <w:t xml:space="preserve"> and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N</w:t>
      </w:r>
      <w:r>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Pr>
          <w:rFonts w:ascii="Arial" w:hAnsi="Arial" w:cs="Arial"/>
          <w:sz w:val="22"/>
          <w:szCs w:val="22"/>
        </w:rPr>
        <w:t xml:space="preserve">exposure and confounder </w:t>
      </w:r>
      <w:r w:rsidRPr="00971A37">
        <w:rPr>
          <w:rFonts w:ascii="Arial" w:hAnsi="Arial" w:cs="Arial"/>
          <w:sz w:val="22"/>
          <w:szCs w:val="22"/>
        </w:rPr>
        <w:t>variables relate to one another and to both outcomes.</w:t>
      </w:r>
      <w:r>
        <w:rPr>
          <w:rFonts w:ascii="Arial" w:hAnsi="Arial" w:cs="Arial"/>
          <w:sz w:val="22"/>
          <w:szCs w:val="22"/>
        </w:rPr>
        <w:t xml:space="preserve"> </w:t>
      </w:r>
      <w:r w:rsidR="00EB7B5D">
        <w:rPr>
          <w:rFonts w:ascii="Arial" w:hAnsi="Arial" w:cs="Arial"/>
          <w:sz w:val="22"/>
          <w:szCs w:val="22"/>
        </w:rPr>
        <w:t>Although n</w:t>
      </w:r>
      <w:r>
        <w:rPr>
          <w:rFonts w:ascii="Arial" w:hAnsi="Arial" w:cs="Arial"/>
          <w:sz w:val="22"/>
          <w:szCs w:val="22"/>
        </w:rPr>
        <w:t xml:space="preserve">egative control analyses have not been used </w:t>
      </w:r>
      <w:r w:rsidR="009338AC">
        <w:rPr>
          <w:rFonts w:ascii="Arial" w:hAnsi="Arial" w:cs="Arial"/>
          <w:sz w:val="22"/>
          <w:szCs w:val="22"/>
        </w:rPr>
        <w:t xml:space="preserve">as much </w:t>
      </w:r>
      <w:r>
        <w:rPr>
          <w:rFonts w:ascii="Arial" w:hAnsi="Arial" w:cs="Arial"/>
          <w:sz w:val="22"/>
          <w:szCs w:val="22"/>
        </w:rPr>
        <w:t>to address other sources of bias, such as selection bias and measurement error in the exposure and outcome</w:t>
      </w:r>
      <w:r w:rsidR="00CC12B2">
        <w:rPr>
          <w:rFonts w:ascii="Arial" w:hAnsi="Arial" w:cs="Arial"/>
          <w:sz w:val="22"/>
          <w:szCs w:val="22"/>
        </w:rPr>
        <w:t>,</w:t>
      </w:r>
      <w:r>
        <w:rPr>
          <w:rFonts w:ascii="Arial" w:hAnsi="Arial" w:cs="Arial"/>
          <w:sz w:val="22"/>
          <w:szCs w:val="22"/>
        </w:rPr>
        <w:t xml:space="preserve"> similar application concerns would remain </w:t>
      </w:r>
      <w:r>
        <w:rPr>
          <w:rFonts w:ascii="Arial" w:hAnsi="Arial" w:cs="Arial"/>
          <w:sz w:val="22"/>
          <w:szCs w:val="22"/>
        </w:rPr>
        <w:fldChar w:fldCharType="begin"/>
      </w:r>
      <w:r>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[13]</w:t>
      </w:r>
      <w:r>
        <w:rPr>
          <w:rFonts w:ascii="Arial" w:hAnsi="Arial" w:cs="Arial"/>
          <w:sz w:val="22"/>
          <w:szCs w:val="22"/>
        </w:rPr>
        <w:fldChar w:fldCharType="end"/>
      </w:r>
      <w:r>
        <w:rPr>
          <w:rFonts w:ascii="Arial" w:hAnsi="Arial" w:cs="Arial"/>
          <w:sz w:val="22"/>
          <w:szCs w:val="22"/>
        </w:rPr>
        <w:t xml:space="preserve">. </w:t>
      </w:r>
    </w:p>
    <w:p w14:paraId="6C7B0F11"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Even if a negative control outcome analysis is conducted appropriately, if a positive association is observed between the exposure of interest and negative control outcome, it is not always clear what may be biasing results. Bias could be due to an unobserved confounder, or from an observed confounder assessed or modelled inadequately. In any case, sensitivity analyses on the functional form of all included potential confounders can help. </w:t>
      </w:r>
    </w:p>
    <w:p w14:paraId="6A7E5958" w14:textId="49FEA9C8" w:rsidR="00A7548B" w:rsidRDefault="00B62547" w:rsidP="00A7548B">
      <w:pPr>
        <w:spacing w:line="360" w:lineRule="auto"/>
        <w:ind w:firstLine="360"/>
        <w:rPr>
          <w:rFonts w:ascii="Arial" w:hAnsi="Arial" w:cs="Arial"/>
          <w:sz w:val="22"/>
          <w:szCs w:val="22"/>
        </w:rPr>
      </w:pPr>
      <w:r>
        <w:rPr>
          <w:rFonts w:ascii="Arial" w:hAnsi="Arial" w:cs="Arial"/>
          <w:sz w:val="22"/>
          <w:szCs w:val="22"/>
        </w:rPr>
        <w:t>O</w:t>
      </w:r>
      <w:r w:rsidRPr="00B15C3E">
        <w:rPr>
          <w:rFonts w:ascii="Arial" w:hAnsi="Arial" w:cs="Arial"/>
          <w:sz w:val="22"/>
          <w:szCs w:val="22"/>
        </w:rPr>
        <w:t>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w:t>
      </w:r>
      <w:r>
        <w:rPr>
          <w:rFonts w:ascii="Arial" w:hAnsi="Arial" w:cs="Arial"/>
          <w:sz w:val="22"/>
          <w:szCs w:val="22"/>
        </w:rPr>
        <w:t xml:space="preserve">; </w:t>
      </w:r>
      <w:r w:rsidRPr="00B15C3E">
        <w:rPr>
          <w:rFonts w:ascii="Arial" w:hAnsi="Arial" w:cs="Arial"/>
          <w:sz w:val="22"/>
          <w:szCs w:val="22"/>
        </w:rPr>
        <w:t xml:space="preserve">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t>
      </w:r>
      <w:r w:rsidR="00795806">
        <w:rPr>
          <w:rFonts w:ascii="Arial" w:hAnsi="Arial" w:cs="Arial"/>
          <w:sz w:val="22"/>
          <w:szCs w:val="22"/>
        </w:rPr>
        <w:t xml:space="preserve">Furthermore, we only </w:t>
      </w:r>
      <w:r w:rsidR="00795806">
        <w:rPr>
          <w:rFonts w:ascii="Arial" w:hAnsi="Arial" w:cs="Arial"/>
          <w:sz w:val="22"/>
          <w:szCs w:val="22"/>
        </w:rPr>
        <w:lastRenderedPageBreak/>
        <w:t xml:space="preserve">included a few illustrative examples </w:t>
      </w:r>
      <w:r w:rsidR="002B533A">
        <w:rPr>
          <w:rFonts w:ascii="Arial" w:hAnsi="Arial" w:cs="Arial"/>
          <w:sz w:val="22"/>
          <w:szCs w:val="22"/>
        </w:rPr>
        <w:t>and</w:t>
      </w:r>
      <w:r w:rsidR="00795806">
        <w:rPr>
          <w:rFonts w:ascii="Arial" w:hAnsi="Arial" w:cs="Arial"/>
          <w:sz w:val="22"/>
          <w:szCs w:val="22"/>
        </w:rPr>
        <w:t xml:space="preserve"> not an exhaustive list of </w:t>
      </w:r>
      <w:r w:rsidR="0006433D">
        <w:rPr>
          <w:rFonts w:ascii="Arial" w:hAnsi="Arial" w:cs="Arial"/>
          <w:sz w:val="22"/>
          <w:szCs w:val="22"/>
        </w:rPr>
        <w:t>situations</w:t>
      </w:r>
      <w:r w:rsidR="00795806">
        <w:rPr>
          <w:rFonts w:ascii="Arial" w:hAnsi="Arial" w:cs="Arial"/>
          <w:sz w:val="22"/>
          <w:szCs w:val="22"/>
        </w:rPr>
        <w:t xml:space="preserve"> when a negative control outcome analysis may not be helpful. </w:t>
      </w:r>
      <w:r w:rsidRPr="00971A37">
        <w:rPr>
          <w:rFonts w:ascii="Arial" w:hAnsi="Arial" w:cs="Arial"/>
          <w:sz w:val="22"/>
          <w:szCs w:val="22"/>
        </w:rPr>
        <w:t>When relationships between exposure, outcome, confounders, and negative control outcome are complex, as they are in real</w:t>
      </w:r>
      <w:r>
        <w:rPr>
          <w:rFonts w:ascii="Arial" w:hAnsi="Arial" w:cs="Arial"/>
          <w:sz w:val="22"/>
          <w:szCs w:val="22"/>
        </w:rPr>
        <w:t>-world</w:t>
      </w:r>
      <w:r w:rsidRPr="00971A37">
        <w:rPr>
          <w:rFonts w:ascii="Arial" w:hAnsi="Arial" w:cs="Arial"/>
          <w:sz w:val="22"/>
          <w:szCs w:val="22"/>
        </w:rPr>
        <w:t xml:space="preserve"> studies, negative control analyses </w:t>
      </w:r>
      <w:r>
        <w:rPr>
          <w:rFonts w:ascii="Arial" w:hAnsi="Arial" w:cs="Arial"/>
          <w:sz w:val="22"/>
          <w:szCs w:val="22"/>
        </w:rPr>
        <w:t>may be more likely to yield a false sense</w:t>
      </w:r>
      <w:r w:rsidRPr="00971A37">
        <w:rPr>
          <w:rFonts w:ascii="Arial" w:hAnsi="Arial" w:cs="Arial"/>
          <w:sz w:val="22"/>
          <w:szCs w:val="22"/>
        </w:rPr>
        <w:t xml:space="preserve"> </w:t>
      </w:r>
      <w:r>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 </w:t>
      </w:r>
    </w:p>
    <w:p w14:paraId="72D9C4D6"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In some cases, instead of negative control outcomes, negative control exposures can be used to evaluate if there is residual confounding in a primary analysis </w:t>
      </w:r>
      <w:r>
        <w:rPr>
          <w:rFonts w:ascii="Arial" w:hAnsi="Arial" w:cs="Arial"/>
          <w:sz w:val="22"/>
          <w:szCs w:val="22"/>
        </w:rPr>
        <w:fldChar w:fldCharType="begin"/>
      </w:r>
      <w:r>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[14], [15]</w:t>
      </w:r>
      <w:r>
        <w:rPr>
          <w:rFonts w:ascii="Arial" w:hAnsi="Arial" w:cs="Arial"/>
          <w:sz w:val="22"/>
          <w:szCs w:val="22"/>
        </w:rPr>
        <w:fldChar w:fldCharType="end"/>
      </w:r>
      <w:r>
        <w:rPr>
          <w:rFonts w:ascii="Arial" w:hAnsi="Arial" w:cs="Arial"/>
          <w:sz w:val="22"/>
          <w:szCs w:val="22"/>
        </w:rPr>
        <w:t xml:space="preserve">. In negative control exposure analysis, another exposure known to not cause the outcome and share an unobserved confounding structure with the primary exposure of interest is used (for example, an exposure that happened after the outcome of interest </w:t>
      </w:r>
      <w:r>
        <w:rPr>
          <w:rFonts w:ascii="Arial" w:hAnsi="Arial" w:cs="Arial"/>
          <w:sz w:val="22"/>
          <w:szCs w:val="22"/>
        </w:rPr>
        <w:fldChar w:fldCharType="begin"/>
      </w:r>
      <w:r>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Pr>
          <w:rFonts w:ascii="Cambria Math" w:hAnsi="Cambria Math" w:cs="Cambria Math"/>
          <w:sz w:val="22"/>
          <w:szCs w:val="22"/>
        </w:rPr>
        <w:instrText>ﬃ</w:instrText>
      </w:r>
      <w:r>
        <w:rPr>
          <w:rFonts w:ascii="Arial" w:hAnsi="Arial" w:cs="Arial"/>
          <w:sz w:val="22"/>
          <w:szCs w:val="22"/>
        </w:rPr>
        <w:instrText>c, has also been associated with mortality but is less studied. We previously found a causal e</w:instrText>
      </w:r>
      <w:r>
        <w:rPr>
          <w:rFonts w:ascii="Cambria Math" w:hAnsi="Cambria Math" w:cs="Cambria Math"/>
          <w:sz w:val="22"/>
          <w:szCs w:val="22"/>
        </w:rPr>
        <w:instrText>ﬀ</w:instrText>
      </w:r>
      <w:r>
        <w:rPr>
          <w:rFonts w:ascii="Arial" w:hAnsi="Arial" w:cs="Arial"/>
          <w:sz w:val="22"/>
          <w:szCs w:val="22"/>
        </w:rPr>
        <w:instrText>ect between local air pollution and mortality in Boston.\nOBJECTIVES: We aimed to estimate the causal e</w:instrText>
      </w:r>
      <w:r>
        <w:rPr>
          <w:rFonts w:ascii="Cambria Math" w:hAnsi="Cambria Math" w:cs="Cambria Math"/>
          <w:sz w:val="22"/>
          <w:szCs w:val="22"/>
        </w:rPr>
        <w:instrText>ﬀ</w:instrText>
      </w:r>
      <w:r>
        <w:rPr>
          <w:rFonts w:ascii="Arial" w:hAnsi="Arial" w:cs="Arial"/>
          <w:sz w:val="22"/>
          <w:szCs w:val="22"/>
        </w:rPr>
        <w:instrText>ects of local pollution, PM2:5, and NO2 on mortality in 135 U.S. cities.\nMETHODS: We used three methods which, under di</w:instrText>
      </w:r>
      <w:r>
        <w:rPr>
          <w:rFonts w:ascii="Cambria Math" w:hAnsi="Cambria Math" w:cs="Cambria Math"/>
          <w:sz w:val="22"/>
          <w:szCs w:val="22"/>
        </w:rPr>
        <w:instrText>ﬀ</w:instrText>
      </w:r>
      <w:r>
        <w:rPr>
          <w:rFonts w:ascii="Arial" w:hAnsi="Arial" w:cs="Arial"/>
          <w:sz w:val="22"/>
          <w:szCs w:val="22"/>
        </w:rPr>
        <w:instrText>erent assumptions, provide causal marginal estimates of e</w:instrText>
      </w:r>
      <w:r>
        <w:rPr>
          <w:rFonts w:ascii="Cambria Math" w:hAnsi="Cambria Math" w:cs="Cambria Math"/>
          <w:sz w:val="22"/>
          <w:szCs w:val="22"/>
        </w:rPr>
        <w:instrText>ﬀ</w:instrText>
      </w:r>
      <w:r>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Pr>
          <w:rFonts w:ascii="Cambria Math" w:hAnsi="Cambria Math" w:cs="Cambria Math"/>
          <w:sz w:val="22"/>
          <w:szCs w:val="22"/>
        </w:rPr>
        <w:instrText>ﬀ</w:instrText>
      </w:r>
      <w:r>
        <w:rPr>
          <w:rFonts w:ascii="Arial" w:hAnsi="Arial" w:cs="Arial"/>
          <w:sz w:val="22"/>
          <w:szCs w:val="22"/>
        </w:rPr>
        <w:instrText>ects of NO2 from the e</w:instrText>
      </w:r>
      <w:r>
        <w:rPr>
          <w:rFonts w:ascii="Cambria Math" w:hAnsi="Cambria Math" w:cs="Cambria Math"/>
          <w:sz w:val="22"/>
          <w:szCs w:val="22"/>
        </w:rPr>
        <w:instrText>ﬀ</w:instrText>
      </w:r>
      <w:r>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Pr>
          <w:rFonts w:ascii="Cambria Math" w:hAnsi="Cambria Math" w:cs="Cambria Math"/>
          <w:sz w:val="22"/>
          <w:szCs w:val="22"/>
        </w:rPr>
        <w:instrText>ﬀ</w:instrText>
      </w:r>
      <w:r>
        <w:rPr>
          <w:rFonts w:ascii="Arial" w:hAnsi="Arial" w:cs="Arial"/>
          <w:sz w:val="22"/>
          <w:szCs w:val="22"/>
        </w:rPr>
        <w:instrText>erent assumptions, demonstrated causal e</w:instrText>
      </w:r>
      <w:r>
        <w:rPr>
          <w:rFonts w:ascii="Cambria Math" w:hAnsi="Cambria Math" w:cs="Cambria Math"/>
          <w:sz w:val="22"/>
          <w:szCs w:val="22"/>
        </w:rPr>
        <w:instrText>ﬀ</w:instrText>
      </w:r>
      <w:r>
        <w:rPr>
          <w:rFonts w:ascii="Arial" w:hAnsi="Arial" w:cs="Arial"/>
          <w:sz w:val="22"/>
          <w:szCs w:val="22"/>
        </w:rPr>
        <w:instrText>ects of locally generated pollutants on daily deaths with e</w:instrText>
      </w:r>
      <w:r>
        <w:rPr>
          <w:rFonts w:ascii="Cambria Math" w:hAnsi="Cambria Math" w:cs="Cambria Math"/>
          <w:sz w:val="22"/>
          <w:szCs w:val="22"/>
        </w:rPr>
        <w:instrText>ﬀ</w:instrText>
      </w:r>
      <w:r>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[16]</w:t>
      </w:r>
      <w:r>
        <w:rPr>
          <w:rFonts w:ascii="Arial" w:hAnsi="Arial" w:cs="Arial"/>
          <w:sz w:val="22"/>
          <w:szCs w:val="22"/>
        </w:rPr>
        <w:fldChar w:fldCharType="end"/>
      </w:r>
      <w:r>
        <w:rPr>
          <w:rFonts w:ascii="Arial" w:hAnsi="Arial" w:cs="Arial"/>
          <w:sz w:val="22"/>
          <w:szCs w:val="22"/>
        </w:rPr>
        <w:t xml:space="preserve">). In this paper, we only explored some limitations of negative control outcome analyses. Negative control exposures have been applied more successfully and are often more realistic than negative control outcomes in environmental epidemiology studies </w:t>
      </w:r>
      <w:r>
        <w:rPr>
          <w:rFonts w:ascii="Arial" w:hAnsi="Arial" w:cs="Arial"/>
          <w:sz w:val="22"/>
          <w:szCs w:val="22"/>
        </w:rPr>
        <w:fldChar w:fldCharType="begin"/>
      </w:r>
      <w:r>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[17], [18]</w:t>
      </w:r>
      <w:r>
        <w:rPr>
          <w:rFonts w:ascii="Arial" w:hAnsi="Arial" w:cs="Arial"/>
          <w:sz w:val="22"/>
          <w:szCs w:val="22"/>
        </w:rPr>
        <w:fldChar w:fldCharType="end"/>
      </w:r>
      <w:r>
        <w:rPr>
          <w:rFonts w:ascii="Arial" w:hAnsi="Arial" w:cs="Arial"/>
          <w:sz w:val="22"/>
          <w:szCs w:val="22"/>
        </w:rPr>
        <w:t>.</w:t>
      </w:r>
    </w:p>
    <w:p w14:paraId="2AB05F32"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Negative control outcome analyses can be a powerful tool if applied correctly </w:t>
      </w:r>
      <w:r>
        <w:rPr>
          <w:rFonts w:ascii="Arial" w:hAnsi="Arial" w:cs="Arial"/>
          <w:sz w:val="22"/>
          <w:szCs w:val="22"/>
        </w:rPr>
        <w:fldChar w:fldCharType="begin"/>
      </w:r>
      <w:r>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Pr>
          <w:rFonts w:ascii="Cambria Math" w:hAnsi="Cambria Math" w:cs="Cambria Math"/>
          <w:sz w:val="22"/>
          <w:szCs w:val="22"/>
        </w:rPr>
        <w:instrText>‐</w:instrText>
      </w:r>
      <w:r>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 [3], [19], [20]</w:t>
      </w:r>
      <w:r>
        <w:rPr>
          <w:rFonts w:ascii="Arial" w:hAnsi="Arial" w:cs="Arial"/>
          <w:sz w:val="22"/>
          <w:szCs w:val="22"/>
        </w:rPr>
        <w:fldChar w:fldCharType="end"/>
      </w:r>
      <w:r>
        <w:rPr>
          <w:rFonts w:ascii="Arial" w:hAnsi="Arial" w:cs="Arial"/>
          <w:sz w:val="22"/>
          <w:szCs w:val="22"/>
        </w:rPr>
        <w:t>. However, researchers should pay close attention to the confounding structure of the exposure, primary outcome of interest, and negative control outcome</w:t>
      </w:r>
      <w:bookmarkStart w:id="9" w:name="OLE_LINK1"/>
      <w:r>
        <w:rPr>
          <w:rFonts w:ascii="Arial" w:hAnsi="Arial" w:cs="Arial"/>
          <w:sz w:val="22"/>
          <w:szCs w:val="22"/>
        </w:rPr>
        <w:t>, and take care to measure and model all variables and relationship between them adequately.</w:t>
      </w:r>
    </w:p>
    <w:p w14:paraId="493D0883" w14:textId="77777777" w:rsidR="00244D47" w:rsidRDefault="00244D47" w:rsidP="00B62547">
      <w:pPr>
        <w:spacing w:line="360" w:lineRule="auto"/>
        <w:ind w:firstLine="360"/>
        <w:rPr>
          <w:rFonts w:ascii="Arial" w:hAnsi="Arial" w:cs="Arial"/>
          <w:sz w:val="22"/>
          <w:szCs w:val="22"/>
        </w:rPr>
      </w:pPr>
    </w:p>
    <w:p w14:paraId="457C54BE" w14:textId="295411EA" w:rsidR="00244D47" w:rsidRPr="00DE5853" w:rsidRDefault="00244D47" w:rsidP="00244D47">
      <w:pPr>
        <w:spacing w:line="360" w:lineRule="auto"/>
        <w:rPr>
          <w:rFonts w:ascii="Arial" w:hAnsi="Arial" w:cs="Arial"/>
          <w:b/>
          <w:bCs/>
          <w:sz w:val="22"/>
          <w:szCs w:val="22"/>
        </w:rPr>
      </w:pPr>
      <w:r w:rsidRPr="00DE5853">
        <w:rPr>
          <w:rFonts w:ascii="Arial" w:hAnsi="Arial" w:cs="Arial"/>
          <w:b/>
          <w:bCs/>
          <w:sz w:val="22"/>
          <w:szCs w:val="22"/>
        </w:rPr>
        <w:t>Key references:</w:t>
      </w:r>
    </w:p>
    <w:p w14:paraId="46EEBEE6" w14:textId="77777777" w:rsidR="00244D47" w:rsidRPr="00A926DB" w:rsidRDefault="00244D47" w:rsidP="00244D47">
      <w:pPr>
        <w:spacing w:line="360" w:lineRule="auto"/>
        <w:rPr>
          <w:rFonts w:ascii="Arial" w:hAnsi="Arial" w:cs="Arial"/>
          <w:b/>
          <w:bCs/>
          <w:sz w:val="28"/>
          <w:szCs w:val="28"/>
        </w:rPr>
      </w:pPr>
    </w:p>
    <w:p w14:paraId="62F9D836" w14:textId="1DF8E4F9" w:rsidR="00244D47" w:rsidRPr="004E2089" w:rsidRDefault="003A6F6E" w:rsidP="00B62547">
      <w:pPr>
        <w:spacing w:line="360" w:lineRule="auto"/>
        <w:ind w:firstLine="360"/>
        <w:rPr>
          <w:rFonts w:ascii="Arial" w:hAnsi="Arial" w:cs="Arial"/>
          <w:sz w:val="22"/>
          <w:szCs w:val="22"/>
          <w:lang w:val="en-US"/>
        </w:rPr>
      </w:pPr>
      <w:r w:rsidRPr="004E2089">
        <w:rPr>
          <w:rFonts w:ascii="Arial" w:hAnsi="Arial" w:cs="Arial"/>
          <w:sz w:val="22"/>
          <w:szCs w:val="22"/>
          <w:lang w:val="en-US"/>
        </w:rPr>
        <w:t xml:space="preserve">M. Lipsitch, E. Tchetgen Tchetgen, and T. Cohen, “Negative Controls: A Tool for Detecting Confounding and Bias in Observational Studies,” </w:t>
      </w:r>
      <w:r w:rsidRPr="004E2089">
        <w:rPr>
          <w:rFonts w:ascii="Arial" w:hAnsi="Arial" w:cs="Arial"/>
          <w:i/>
          <w:iCs/>
          <w:sz w:val="22"/>
          <w:szCs w:val="22"/>
          <w:lang w:val="en-US"/>
        </w:rPr>
        <w:t>Epidemiology</w:t>
      </w:r>
      <w:r w:rsidRPr="004E2089">
        <w:rPr>
          <w:rFonts w:ascii="Arial" w:hAnsi="Arial" w:cs="Arial"/>
          <w:sz w:val="22"/>
          <w:szCs w:val="22"/>
          <w:lang w:val="en-US"/>
        </w:rPr>
        <w:t>, vol. 21, no. 3, pp. 383–388, May 2010, doi: 10.1097/ede.0b013e3181d61eeb.</w:t>
      </w:r>
      <w:r w:rsidR="007B7D73" w:rsidRPr="004E2089">
        <w:rPr>
          <w:rFonts w:ascii="Arial" w:hAnsi="Arial" w:cs="Arial"/>
          <w:sz w:val="22"/>
          <w:szCs w:val="22"/>
          <w:lang w:val="en-US"/>
        </w:rPr>
        <w:t xml:space="preserve"> </w:t>
      </w:r>
      <w:r w:rsidR="007B7D73" w:rsidRPr="004E2089">
        <w:rPr>
          <w:rFonts w:ascii="Arial" w:hAnsi="Arial" w:cs="Arial"/>
          <w:b/>
          <w:bCs/>
          <w:sz w:val="22"/>
          <w:szCs w:val="22"/>
          <w:lang w:val="en-US"/>
        </w:rPr>
        <w:t xml:space="preserve">A description of how to </w:t>
      </w:r>
      <w:r w:rsidR="007B7D73" w:rsidRPr="004E2089">
        <w:rPr>
          <w:rFonts w:ascii="Arial" w:hAnsi="Arial" w:cs="Arial"/>
          <w:b/>
          <w:bCs/>
          <w:sz w:val="22"/>
          <w:szCs w:val="22"/>
        </w:rPr>
        <w:t xml:space="preserve">use </w:t>
      </w:r>
      <w:r w:rsidR="001E538C" w:rsidRPr="004E2089">
        <w:rPr>
          <w:rFonts w:ascii="Arial" w:hAnsi="Arial" w:cs="Arial"/>
          <w:b/>
          <w:bCs/>
          <w:sz w:val="22"/>
          <w:szCs w:val="22"/>
        </w:rPr>
        <w:t>n</w:t>
      </w:r>
      <w:r w:rsidR="007B7D73" w:rsidRPr="004E2089">
        <w:rPr>
          <w:rFonts w:ascii="Arial" w:hAnsi="Arial" w:cs="Arial"/>
          <w:b/>
          <w:bCs/>
          <w:sz w:val="22"/>
          <w:szCs w:val="22"/>
        </w:rPr>
        <w:t xml:space="preserve">egative </w:t>
      </w:r>
      <w:r w:rsidR="001E538C" w:rsidRPr="004E2089">
        <w:rPr>
          <w:rFonts w:ascii="Arial" w:hAnsi="Arial" w:cs="Arial"/>
          <w:b/>
          <w:bCs/>
          <w:sz w:val="22"/>
          <w:szCs w:val="22"/>
        </w:rPr>
        <w:t>c</w:t>
      </w:r>
      <w:r w:rsidR="007B7D73" w:rsidRPr="004E2089">
        <w:rPr>
          <w:rFonts w:ascii="Arial" w:hAnsi="Arial" w:cs="Arial"/>
          <w:b/>
          <w:bCs/>
          <w:sz w:val="22"/>
          <w:szCs w:val="22"/>
        </w:rPr>
        <w:t xml:space="preserve">ontrols to </w:t>
      </w:r>
      <w:r w:rsidR="001E538C" w:rsidRPr="004E2089">
        <w:rPr>
          <w:rFonts w:ascii="Arial" w:hAnsi="Arial" w:cs="Arial"/>
          <w:b/>
          <w:bCs/>
          <w:sz w:val="22"/>
          <w:szCs w:val="22"/>
        </w:rPr>
        <w:t>i</w:t>
      </w:r>
      <w:r w:rsidR="007B7D73" w:rsidRPr="004E2089">
        <w:rPr>
          <w:rFonts w:ascii="Arial" w:hAnsi="Arial" w:cs="Arial"/>
          <w:b/>
          <w:bCs/>
          <w:sz w:val="22"/>
          <w:szCs w:val="22"/>
        </w:rPr>
        <w:t xml:space="preserve">dentify </w:t>
      </w:r>
      <w:r w:rsidR="001E538C" w:rsidRPr="004E2089">
        <w:rPr>
          <w:rFonts w:ascii="Arial" w:hAnsi="Arial" w:cs="Arial"/>
          <w:b/>
          <w:bCs/>
          <w:sz w:val="22"/>
          <w:szCs w:val="22"/>
        </w:rPr>
        <w:t>c</w:t>
      </w:r>
      <w:r w:rsidR="007B7D73" w:rsidRPr="004E2089">
        <w:rPr>
          <w:rFonts w:ascii="Arial" w:hAnsi="Arial" w:cs="Arial"/>
          <w:b/>
          <w:bCs/>
          <w:sz w:val="22"/>
          <w:szCs w:val="22"/>
        </w:rPr>
        <w:t xml:space="preserve">onfounding and </w:t>
      </w:r>
      <w:r w:rsidR="001E538C" w:rsidRPr="004E2089">
        <w:rPr>
          <w:rFonts w:ascii="Arial" w:hAnsi="Arial" w:cs="Arial"/>
          <w:b/>
          <w:bCs/>
          <w:sz w:val="22"/>
          <w:szCs w:val="22"/>
        </w:rPr>
        <w:t>b</w:t>
      </w:r>
      <w:r w:rsidR="007B7D73" w:rsidRPr="004E2089">
        <w:rPr>
          <w:rFonts w:ascii="Arial" w:hAnsi="Arial" w:cs="Arial"/>
          <w:b/>
          <w:bCs/>
          <w:sz w:val="22"/>
          <w:szCs w:val="22"/>
        </w:rPr>
        <w:t xml:space="preserve">ias in </w:t>
      </w:r>
      <w:r w:rsidR="001E538C" w:rsidRPr="004E2089">
        <w:rPr>
          <w:rFonts w:ascii="Arial" w:hAnsi="Arial" w:cs="Arial"/>
          <w:b/>
          <w:bCs/>
          <w:sz w:val="22"/>
          <w:szCs w:val="22"/>
        </w:rPr>
        <w:t>o</w:t>
      </w:r>
      <w:r w:rsidR="007B7D73" w:rsidRPr="004E2089">
        <w:rPr>
          <w:rFonts w:ascii="Arial" w:hAnsi="Arial" w:cs="Arial"/>
          <w:b/>
          <w:bCs/>
          <w:sz w:val="22"/>
          <w:szCs w:val="22"/>
        </w:rPr>
        <w:t xml:space="preserve">bservational </w:t>
      </w:r>
      <w:r w:rsidR="001E538C" w:rsidRPr="004E2089">
        <w:rPr>
          <w:rFonts w:ascii="Arial" w:hAnsi="Arial" w:cs="Arial"/>
          <w:b/>
          <w:bCs/>
          <w:sz w:val="22"/>
          <w:szCs w:val="22"/>
        </w:rPr>
        <w:t>r</w:t>
      </w:r>
      <w:r w:rsidR="007B7D73" w:rsidRPr="004E2089">
        <w:rPr>
          <w:rFonts w:ascii="Arial" w:hAnsi="Arial" w:cs="Arial"/>
          <w:b/>
          <w:bCs/>
          <w:sz w:val="22"/>
          <w:szCs w:val="22"/>
        </w:rPr>
        <w:t>esearch</w:t>
      </w:r>
      <w:r w:rsidR="0061082C" w:rsidRPr="004E2089">
        <w:rPr>
          <w:rFonts w:ascii="Arial" w:hAnsi="Arial" w:cs="Arial"/>
          <w:b/>
          <w:bCs/>
          <w:sz w:val="22"/>
          <w:szCs w:val="22"/>
        </w:rPr>
        <w:t>.</w:t>
      </w:r>
    </w:p>
    <w:p w14:paraId="669125B4" w14:textId="77777777" w:rsidR="003A6F6E" w:rsidRPr="004E2089" w:rsidRDefault="003A6F6E" w:rsidP="00B62547">
      <w:pPr>
        <w:spacing w:line="360" w:lineRule="auto"/>
        <w:ind w:firstLine="360"/>
        <w:rPr>
          <w:rFonts w:ascii="Arial" w:hAnsi="Arial" w:cs="Arial"/>
          <w:sz w:val="22"/>
          <w:szCs w:val="22"/>
          <w:lang w:val="en-US"/>
        </w:rPr>
      </w:pPr>
    </w:p>
    <w:p w14:paraId="464C06A4" w14:textId="7074D8C1" w:rsidR="003A6F6E" w:rsidRPr="004E2089" w:rsidRDefault="003A6F6E" w:rsidP="00B62547">
      <w:pPr>
        <w:spacing w:line="360" w:lineRule="auto"/>
        <w:ind w:firstLine="360"/>
        <w:rPr>
          <w:rFonts w:ascii="Arial" w:hAnsi="Arial" w:cs="Arial"/>
          <w:b/>
          <w:bCs/>
          <w:sz w:val="22"/>
          <w:szCs w:val="22"/>
          <w:lang w:val="en-US"/>
        </w:rPr>
      </w:pPr>
      <w:r w:rsidRPr="004E2089">
        <w:rPr>
          <w:rFonts w:ascii="Arial" w:hAnsi="Arial" w:cs="Arial"/>
          <w:sz w:val="22"/>
          <w:szCs w:val="22"/>
          <w:lang w:val="en-US"/>
        </w:rPr>
        <w:t xml:space="preserve">Shi, W. Miao, and E. T. Tchetgen, “A Selective Review of Negative Control Methods in Epidemiology,” </w:t>
      </w:r>
      <w:r w:rsidRPr="004E2089">
        <w:rPr>
          <w:rFonts w:ascii="Arial" w:hAnsi="Arial" w:cs="Arial"/>
          <w:i/>
          <w:iCs/>
          <w:sz w:val="22"/>
          <w:szCs w:val="22"/>
          <w:lang w:val="en-US"/>
        </w:rPr>
        <w:t>Curr Epidemiol Rep</w:t>
      </w:r>
      <w:r w:rsidRPr="004E2089">
        <w:rPr>
          <w:rFonts w:ascii="Arial" w:hAnsi="Arial" w:cs="Arial"/>
          <w:sz w:val="22"/>
          <w:szCs w:val="22"/>
          <w:lang w:val="en-US"/>
        </w:rPr>
        <w:t>, vol. 7, no. 4, pp. 190–202, Dec. 2020, doi: 10.1007/s40471-020-00243-4.</w:t>
      </w:r>
      <w:r w:rsidR="00502255" w:rsidRPr="004E2089">
        <w:rPr>
          <w:rFonts w:ascii="Arial" w:hAnsi="Arial" w:cs="Arial"/>
          <w:sz w:val="22"/>
          <w:szCs w:val="22"/>
          <w:lang w:val="en-US"/>
        </w:rPr>
        <w:t xml:space="preserve"> </w:t>
      </w:r>
      <w:r w:rsidR="00502255" w:rsidRPr="004E2089">
        <w:rPr>
          <w:rFonts w:ascii="Arial" w:hAnsi="Arial" w:cs="Arial"/>
          <w:b/>
          <w:bCs/>
          <w:sz w:val="22"/>
          <w:szCs w:val="22"/>
          <w:lang w:val="en-US"/>
        </w:rPr>
        <w:t>A</w:t>
      </w:r>
      <w:r w:rsidR="00502255" w:rsidRPr="004E2089">
        <w:rPr>
          <w:rFonts w:ascii="Arial" w:hAnsi="Arial" w:cs="Arial"/>
          <w:b/>
          <w:bCs/>
          <w:sz w:val="22"/>
          <w:szCs w:val="22"/>
        </w:rPr>
        <w:t>n</w:t>
      </w:r>
      <w:r w:rsidR="009D4AD6" w:rsidRPr="004E2089">
        <w:rPr>
          <w:rFonts w:ascii="Arial" w:hAnsi="Arial" w:cs="Arial"/>
          <w:b/>
          <w:bCs/>
          <w:sz w:val="22"/>
          <w:szCs w:val="22"/>
        </w:rPr>
        <w:t xml:space="preserve"> </w:t>
      </w:r>
      <w:r w:rsidR="00502255" w:rsidRPr="004E2089">
        <w:rPr>
          <w:rFonts w:ascii="Arial" w:hAnsi="Arial" w:cs="Arial"/>
          <w:b/>
          <w:bCs/>
          <w:sz w:val="22"/>
          <w:szCs w:val="22"/>
        </w:rPr>
        <w:t>overview of key negative control techniques in epidemiologic research</w:t>
      </w:r>
      <w:r w:rsidR="0061082C" w:rsidRPr="004E2089">
        <w:rPr>
          <w:rFonts w:ascii="Arial" w:hAnsi="Arial" w:cs="Arial"/>
          <w:b/>
          <w:bCs/>
          <w:sz w:val="22"/>
          <w:szCs w:val="22"/>
        </w:rPr>
        <w:t>.</w:t>
      </w:r>
    </w:p>
    <w:p w14:paraId="5269A4E3" w14:textId="77777777" w:rsidR="003A6F6E" w:rsidRPr="004E2089" w:rsidRDefault="003A6F6E" w:rsidP="00B62547">
      <w:pPr>
        <w:spacing w:line="360" w:lineRule="auto"/>
        <w:ind w:firstLine="360"/>
        <w:rPr>
          <w:rFonts w:ascii="Arial" w:hAnsi="Arial" w:cs="Arial"/>
          <w:b/>
          <w:bCs/>
          <w:sz w:val="22"/>
          <w:szCs w:val="22"/>
          <w:lang w:val="en-US"/>
        </w:rPr>
      </w:pPr>
    </w:p>
    <w:p w14:paraId="27612BF2" w14:textId="54381449" w:rsidR="003A6F6E" w:rsidRPr="004E2089" w:rsidRDefault="003A6F6E" w:rsidP="00B62547">
      <w:pPr>
        <w:spacing w:line="360" w:lineRule="auto"/>
        <w:ind w:firstLine="360"/>
        <w:rPr>
          <w:rFonts w:ascii="Arial" w:hAnsi="Arial" w:cs="Arial"/>
          <w:sz w:val="22"/>
          <w:szCs w:val="22"/>
        </w:rPr>
        <w:sectPr w:rsidR="003A6F6E" w:rsidRPr="004E2089" w:rsidSect="00B62547">
          <w:pgSz w:w="12240" w:h="15840"/>
          <w:pgMar w:top="1440" w:right="1440" w:bottom="1440" w:left="1440" w:header="708" w:footer="708" w:gutter="0"/>
          <w:cols w:space="708"/>
          <w:docGrid w:linePitch="360"/>
        </w:sectPr>
      </w:pPr>
      <w:r w:rsidRPr="004E2089">
        <w:rPr>
          <w:rFonts w:ascii="Arial" w:hAnsi="Arial" w:cs="Arial"/>
          <w:sz w:val="22"/>
          <w:szCs w:val="22"/>
          <w:lang w:val="en-US"/>
        </w:rPr>
        <w:t xml:space="preserve">B. F. Arnold, A. Ercumen, J. Benjamin-Chung, and J. M. Colford, “Brief Report: Negative Controls to Detect Selection Bias and Measurement Bias in Epidemiologic Studies,” </w:t>
      </w:r>
      <w:r w:rsidRPr="004E2089">
        <w:rPr>
          <w:rFonts w:ascii="Arial" w:hAnsi="Arial" w:cs="Arial"/>
          <w:i/>
          <w:iCs/>
          <w:sz w:val="22"/>
          <w:szCs w:val="22"/>
          <w:lang w:val="en-US"/>
        </w:rPr>
        <w:t>Epidemiology</w:t>
      </w:r>
      <w:r w:rsidRPr="004E2089">
        <w:rPr>
          <w:rFonts w:ascii="Arial" w:hAnsi="Arial" w:cs="Arial"/>
          <w:sz w:val="22"/>
          <w:szCs w:val="22"/>
          <w:lang w:val="en-US"/>
        </w:rPr>
        <w:t>, vol. 27, no. 5, pp. 637–641, Sep. 2016, doi: 10.1097/EDE.0000000000000504.</w:t>
      </w:r>
      <w:r w:rsidR="00E31A6E" w:rsidRPr="004E2089">
        <w:rPr>
          <w:rFonts w:ascii="Arial" w:hAnsi="Arial" w:cs="Arial"/>
          <w:sz w:val="22"/>
          <w:szCs w:val="22"/>
          <w:lang w:val="en-US"/>
        </w:rPr>
        <w:t xml:space="preserve"> </w:t>
      </w:r>
      <w:r w:rsidR="00E31A6E" w:rsidRPr="004E2089">
        <w:rPr>
          <w:rFonts w:ascii="Arial" w:hAnsi="Arial" w:cs="Arial"/>
          <w:b/>
          <w:bCs/>
          <w:sz w:val="22"/>
          <w:szCs w:val="22"/>
          <w:lang w:val="en-US"/>
        </w:rPr>
        <w:t xml:space="preserve">A description of </w:t>
      </w:r>
      <w:r w:rsidR="00E31A6E" w:rsidRPr="004E2089">
        <w:rPr>
          <w:rFonts w:ascii="Arial" w:hAnsi="Arial" w:cs="Arial"/>
          <w:b/>
          <w:bCs/>
          <w:sz w:val="22"/>
          <w:szCs w:val="22"/>
        </w:rPr>
        <w:t>how to apply negative controls to</w:t>
      </w:r>
      <w:r w:rsidR="00DB567E" w:rsidRPr="004E2089">
        <w:rPr>
          <w:rFonts w:ascii="Arial" w:hAnsi="Arial" w:cs="Arial"/>
          <w:b/>
          <w:bCs/>
          <w:sz w:val="22"/>
          <w:szCs w:val="22"/>
        </w:rPr>
        <w:t xml:space="preserve"> detect </w:t>
      </w:r>
      <w:r w:rsidR="00E31A6E" w:rsidRPr="004E2089">
        <w:rPr>
          <w:rFonts w:ascii="Arial" w:hAnsi="Arial" w:cs="Arial"/>
          <w:b/>
          <w:bCs/>
          <w:sz w:val="22"/>
          <w:szCs w:val="22"/>
        </w:rPr>
        <w:t>selection and measurement bias in epidemiology</w:t>
      </w:r>
      <w:r w:rsidR="004E2089" w:rsidRPr="004E2089">
        <w:rPr>
          <w:rFonts w:ascii="Arial" w:hAnsi="Arial" w:cs="Arial"/>
          <w:b/>
          <w:bCs/>
          <w:sz w:val="22"/>
          <w:szCs w:val="22"/>
        </w:rPr>
        <w:t>.</w:t>
      </w:r>
    </w:p>
    <w:bookmarkEnd w:id="9"/>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6">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29671B6E"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mean of 1 and standard deviation of 10. All simulations assumed </w:t>
      </w:r>
      <w:r w:rsidR="00A73C08">
        <w:rPr>
          <w:rFonts w:ascii="Arial" w:hAnsi="Arial" w:cs="Arial"/>
          <w:sz w:val="22"/>
          <w:szCs w:val="22"/>
        </w:rPr>
        <w:t>n</w:t>
      </w:r>
      <w:r w:rsidR="004F08A6">
        <w:rPr>
          <w:rFonts w:ascii="Arial" w:hAnsi="Arial" w:cs="Arial"/>
          <w:sz w:val="22"/>
          <w:szCs w:val="22"/>
        </w:rPr>
        <w:t>=100 observations</w:t>
      </w:r>
      <w:r w:rsidR="00C20A08">
        <w:rPr>
          <w:rFonts w:ascii="Arial" w:hAnsi="Arial" w:cs="Arial"/>
          <w:sz w:val="22"/>
          <w:szCs w:val="22"/>
        </w:rPr>
        <w:t>,</w:t>
      </w:r>
      <w:r w:rsidR="004F08A6">
        <w:rPr>
          <w:rFonts w:ascii="Arial" w:hAnsi="Arial" w:cs="Arial"/>
          <w:sz w:val="22"/>
          <w:szCs w:val="22"/>
        </w:rPr>
        <w:t xml:space="preserve">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0485" w:type="dxa"/>
        <w:tblLook w:val="04A0" w:firstRow="1" w:lastRow="0" w:firstColumn="1" w:lastColumn="0" w:noHBand="0" w:noVBand="1"/>
      </w:tblPr>
      <w:tblGrid>
        <w:gridCol w:w="2689"/>
        <w:gridCol w:w="3827"/>
        <w:gridCol w:w="3969"/>
      </w:tblGrid>
      <w:tr w:rsidR="003F116F" w:rsidRPr="00112A20" w14:paraId="483DD922" w14:textId="7092E3CE" w:rsidTr="003F116F">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3969"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3F116F" w:rsidRPr="00112A20" w14:paraId="601237C3" w14:textId="2AE49EC5" w:rsidTr="003F116F">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3969" w:type="dxa"/>
            <w:vAlign w:val="center"/>
          </w:tcPr>
          <w:p w14:paraId="662622CE" w14:textId="66F38678" w:rsidR="005530A2" w:rsidRPr="00112A20" w:rsidRDefault="002B6C6D" w:rsidP="002B6C6D">
            <w:pPr>
              <w:rPr>
                <w:rFonts w:ascii="Arial" w:hAnsi="Arial" w:cs="Arial"/>
                <w:sz w:val="22"/>
                <w:szCs w:val="22"/>
              </w:rPr>
            </w:pPr>
            <w:r>
              <w:rPr>
                <w:rFonts w:ascii="Arial" w:hAnsi="Arial" w:cs="Arial"/>
                <w:noProof/>
                <w:sz w:val="22"/>
                <w:szCs w:val="22"/>
                <w14:ligatures w14:val="standardContextual"/>
              </w:rPr>
              <w:drawing>
                <wp:inline distT="0" distB="0" distL="0" distR="0" wp14:anchorId="02F8B81D" wp14:editId="568ED051">
                  <wp:extent cx="1955800" cy="956983"/>
                  <wp:effectExtent l="0" t="0" r="0" b="0"/>
                  <wp:docPr id="68098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4332" name="Picture 680984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9560" cy="988181"/>
                          </a:xfrm>
                          <a:prstGeom prst="rect">
                            <a:avLst/>
                          </a:prstGeom>
                        </pic:spPr>
                      </pic:pic>
                    </a:graphicData>
                  </a:graphic>
                </wp:inline>
              </w:drawing>
            </w:r>
            <w:r w:rsidR="00790436">
              <w:rPr>
                <w:rFonts w:ascii="Arial" w:hAnsi="Arial" w:cs="Arial"/>
                <w:sz w:val="22"/>
                <w:szCs w:val="22"/>
              </w:rPr>
              <w:t xml:space="preserve">     </w:t>
            </w:r>
            <w:r w:rsidR="003F238F">
              <w:rPr>
                <w:rFonts w:ascii="Arial" w:hAnsi="Arial" w:cs="Arial"/>
                <w:sz w:val="22"/>
                <w:szCs w:val="22"/>
              </w:rPr>
              <w:t xml:space="preserve">     </w:t>
            </w:r>
            <w:r w:rsidR="00790436">
              <w:rPr>
                <w:rFonts w:ascii="Arial" w:hAnsi="Arial" w:cs="Arial"/>
                <w:sz w:val="22"/>
                <w:szCs w:val="22"/>
              </w:rPr>
              <w:t xml:space="preserve">   </w:t>
            </w:r>
          </w:p>
        </w:tc>
      </w:tr>
      <w:tr w:rsidR="003F116F" w:rsidRPr="00112A20" w14:paraId="7C378A79" w14:textId="185FBF62" w:rsidTr="003F116F">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25EFD127" w14:textId="70719647" w:rsidR="005530A2"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76522255" wp14:editId="2CF88EE6">
                  <wp:extent cx="1955800" cy="1033779"/>
                  <wp:effectExtent l="0" t="0" r="0" b="0"/>
                  <wp:docPr id="146455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2967" name="Picture 1464552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8880" cy="1093550"/>
                          </a:xfrm>
                          <a:prstGeom prst="rect">
                            <a:avLst/>
                          </a:prstGeom>
                        </pic:spPr>
                      </pic:pic>
                    </a:graphicData>
                  </a:graphic>
                </wp:inline>
              </w:drawing>
            </w:r>
          </w:p>
        </w:tc>
      </w:tr>
      <w:tr w:rsidR="003F116F" w:rsidRPr="00112A20" w14:paraId="13551962" w14:textId="5ABF0999" w:rsidTr="003F116F">
        <w:trPr>
          <w:trHeight w:val="1350"/>
        </w:trPr>
        <w:tc>
          <w:tcPr>
            <w:tcW w:w="2689" w:type="dxa"/>
            <w:vAlign w:val="center"/>
          </w:tcPr>
          <w:p w14:paraId="7E1CEE69" w14:textId="2B0AF76F" w:rsidR="00A070D9" w:rsidRPr="00112A20" w:rsidRDefault="00A070D9" w:rsidP="00A070D9">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*20</w:t>
            </w:r>
          </w:p>
          <w:p w14:paraId="268D1CD0" w14:textId="141909E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*20</w:t>
            </w:r>
          </w:p>
          <w:p w14:paraId="6C38890D" w14:textId="2C14894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1</w:t>
            </w:r>
            <w:r w:rsidRPr="002A4F5D">
              <w:rPr>
                <w:rFonts w:ascii="Arial" w:hAnsi="Arial" w:cs="Arial"/>
                <w:i/>
                <w:iCs/>
                <w:sz w:val="20"/>
                <w:szCs w:val="20"/>
              </w:rPr>
              <w:t>)</w:t>
            </w:r>
            <w:r>
              <w:rPr>
                <w:rFonts w:ascii="Arial" w:hAnsi="Arial" w:cs="Arial"/>
                <w:i/>
                <w:iCs/>
                <w:sz w:val="20"/>
                <w:szCs w:val="20"/>
              </w:rPr>
              <w:t>*20</w:t>
            </w:r>
          </w:p>
        </w:tc>
        <w:tc>
          <w:tcPr>
            <w:tcW w:w="3969" w:type="dxa"/>
            <w:vAlign w:val="center"/>
          </w:tcPr>
          <w:p w14:paraId="4FEEB2FB" w14:textId="2EA7479A" w:rsidR="00A070D9" w:rsidRPr="00112A20" w:rsidRDefault="00A070D9" w:rsidP="002B6C6D">
            <w:pPr>
              <w:rPr>
                <w:rFonts w:ascii="Arial" w:hAnsi="Arial" w:cs="Arial"/>
                <w:noProof/>
                <w:sz w:val="22"/>
                <w:szCs w:val="22"/>
              </w:rPr>
            </w:pPr>
            <w:r>
              <w:rPr>
                <w:rFonts w:ascii="Arial" w:hAnsi="Arial" w:cs="Arial"/>
                <w:noProof/>
                <w:sz w:val="22"/>
                <w:szCs w:val="22"/>
              </w:rPr>
              <w:t xml:space="preserve"> </w:t>
            </w:r>
            <w:r w:rsidR="002B6C6D">
              <w:rPr>
                <w:rFonts w:ascii="Arial" w:hAnsi="Arial" w:cs="Arial"/>
                <w:noProof/>
                <w:sz w:val="22"/>
                <w:szCs w:val="22"/>
                <w14:ligatures w14:val="standardContextual"/>
              </w:rPr>
              <w:drawing>
                <wp:inline distT="0" distB="0" distL="0" distR="0" wp14:anchorId="5E5055CF" wp14:editId="4B76F096">
                  <wp:extent cx="2254103" cy="1114215"/>
                  <wp:effectExtent l="0" t="0" r="0" b="3810"/>
                  <wp:docPr id="123023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9464" name="Picture 1230239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9959" cy="1136882"/>
                          </a:xfrm>
                          <a:prstGeom prst="rect">
                            <a:avLst/>
                          </a:prstGeom>
                        </pic:spPr>
                      </pic:pic>
                    </a:graphicData>
                  </a:graphic>
                </wp:inline>
              </w:drawing>
            </w:r>
            <w:r>
              <w:rPr>
                <w:rFonts w:ascii="Arial" w:hAnsi="Arial" w:cs="Arial"/>
                <w:noProof/>
                <w:sz w:val="22"/>
                <w:szCs w:val="22"/>
              </w:rPr>
              <w:t xml:space="preserve">        </w:t>
            </w:r>
          </w:p>
        </w:tc>
      </w:tr>
      <w:tr w:rsidR="003F116F" w:rsidRPr="00112A20" w14:paraId="5C2DF87F" w14:textId="48CD6B72" w:rsidTr="003F116F">
        <w:trPr>
          <w:trHeight w:val="1350"/>
        </w:trPr>
        <w:tc>
          <w:tcPr>
            <w:tcW w:w="2689" w:type="dxa"/>
            <w:vAlign w:val="center"/>
          </w:tcPr>
          <w:p w14:paraId="78BDC389" w14:textId="7A2FD6BF" w:rsidR="00A070D9" w:rsidRDefault="00A070D9" w:rsidP="00A070D9">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A070D9" w:rsidRPr="00EA2300"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A070D9" w:rsidRPr="0000606F"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52D54E69" w14:textId="65A17E2F" w:rsidR="00A070D9"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4E7D0C" wp14:editId="693544E3">
                  <wp:extent cx="2137144" cy="640058"/>
                  <wp:effectExtent l="0" t="0" r="0" b="0"/>
                  <wp:docPr id="587184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4563" name="Picture 5871845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109" cy="67149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6A8409D1" w14:textId="0F8704F5" w:rsidTr="003F116F">
        <w:trPr>
          <w:trHeight w:val="1350"/>
        </w:trPr>
        <w:tc>
          <w:tcPr>
            <w:tcW w:w="2689" w:type="dxa"/>
            <w:vAlign w:val="center"/>
          </w:tcPr>
          <w:p w14:paraId="42BB820B" w14:textId="6BCB8C51" w:rsidR="00A070D9" w:rsidRPr="00112A20" w:rsidRDefault="00A070D9" w:rsidP="00A070D9">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3969" w:type="dxa"/>
            <w:vAlign w:val="center"/>
          </w:tcPr>
          <w:p w14:paraId="45DDD6BE" w14:textId="2E5633B2" w:rsidR="00A070D9"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16A49551" wp14:editId="781A88CC">
                  <wp:extent cx="2052084" cy="823942"/>
                  <wp:effectExtent l="0" t="0" r="5715" b="1905"/>
                  <wp:docPr id="269099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9897" name="Picture 269099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5424" cy="85740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070F564B" w14:textId="2D885D90" w:rsidTr="003F116F">
        <w:trPr>
          <w:trHeight w:val="1350"/>
        </w:trPr>
        <w:tc>
          <w:tcPr>
            <w:tcW w:w="2689" w:type="dxa"/>
            <w:vAlign w:val="center"/>
          </w:tcPr>
          <w:p w14:paraId="66798C1D" w14:textId="6323DDAC" w:rsidR="00A070D9" w:rsidRPr="00112A20" w:rsidRDefault="00A070D9" w:rsidP="00A070D9">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3969" w:type="dxa"/>
            <w:vAlign w:val="center"/>
          </w:tcPr>
          <w:p w14:paraId="1BB843D7" w14:textId="5E4BF7C4" w:rsidR="00A070D9" w:rsidRPr="00112A20"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263F78" wp14:editId="7A0DA25B">
                  <wp:extent cx="1956391" cy="795819"/>
                  <wp:effectExtent l="0" t="0" r="0" b="4445"/>
                  <wp:docPr id="1217232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2793" name="Picture 1217232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2950" cy="831029"/>
                          </a:xfrm>
                          <a:prstGeom prst="rect">
                            <a:avLst/>
                          </a:prstGeom>
                        </pic:spPr>
                      </pic:pic>
                    </a:graphicData>
                  </a:graphic>
                </wp:inline>
              </w:drawing>
            </w:r>
            <w:r w:rsidR="00A070D9">
              <w:rPr>
                <w:rFonts w:ascii="Arial" w:hAnsi="Arial" w:cs="Arial"/>
                <w:noProof/>
                <w:sz w:val="22"/>
                <w:szCs w:val="22"/>
              </w:rPr>
              <w:t xml:space="preserve">             </w:t>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4E5CF1AD"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5EB04A05" w:rsidR="00C22D34" w:rsidRDefault="00C22D34" w:rsidP="00C22D34">
            <w:pPr>
              <w:jc w:val="center"/>
              <w:rPr>
                <w:rFonts w:ascii="Arial" w:hAnsi="Arial" w:cs="Arial"/>
                <w:sz w:val="22"/>
                <w:szCs w:val="22"/>
              </w:rPr>
            </w:pPr>
            <w:r>
              <w:rPr>
                <w:rFonts w:ascii="Arial" w:hAnsi="Arial" w:cs="Arial"/>
                <w:sz w:val="22"/>
                <w:szCs w:val="22"/>
              </w:rPr>
              <w:t xml:space="preserve">All variables </w:t>
            </w:r>
            <w:r w:rsidR="00295ABF">
              <w:rPr>
                <w:rFonts w:ascii="Arial" w:hAnsi="Arial" w:cs="Arial"/>
                <w:sz w:val="22"/>
                <w:szCs w:val="22"/>
              </w:rPr>
              <w:t xml:space="preserve">assessed </w:t>
            </w:r>
            <w:r>
              <w:rPr>
                <w:rFonts w:ascii="Arial" w:hAnsi="Arial" w:cs="Arial"/>
                <w:sz w:val="22"/>
                <w:szCs w:val="22"/>
              </w:rPr>
              <w:t>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169F32B2" w:rsidR="00D65354" w:rsidRDefault="00D65354" w:rsidP="00B07B5C">
      <w:pPr>
        <w:rPr>
          <w:rFonts w:ascii="Arial" w:hAnsi="Arial" w:cs="Arial"/>
          <w:sz w:val="22"/>
          <w:szCs w:val="22"/>
        </w:rPr>
      </w:pPr>
    </w:p>
    <w:p w14:paraId="7D5F6B06" w14:textId="100F51E7" w:rsidR="00957984" w:rsidRPr="00B15C3E" w:rsidRDefault="0021566B" w:rsidP="00B07B5C">
      <w:pPr>
        <w:rPr>
          <w:rFonts w:ascii="Arial" w:hAnsi="Arial" w:cs="Arial"/>
          <w:sz w:val="22"/>
          <w:szCs w:val="22"/>
        </w:rPr>
      </w:pPr>
      <w:r w:rsidRPr="00497B12">
        <w:rPr>
          <w:rFonts w:ascii="Arial" w:hAnsi="Arial" w:cs="Arial"/>
          <w:b/>
          <w:bCs/>
          <w:sz w:val="22"/>
          <w:szCs w:val="22"/>
        </w:rPr>
        <w:lastRenderedPageBreak/>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w:t>
      </w:r>
      <w:r w:rsidR="00EB35AF">
        <w:rPr>
          <w:rFonts w:ascii="Arial" w:hAnsi="Arial" w:cs="Arial"/>
          <w:noProof/>
          <w:sz w:val="22"/>
          <w:szCs w:val="22"/>
          <w14:ligatures w14:val="standardContextual"/>
        </w:rPr>
        <w:drawing>
          <wp:anchor distT="0" distB="0" distL="114300" distR="114300" simplePos="0" relativeHeight="251658240" behindDoc="0" locked="0" layoutInCell="1" allowOverlap="1" wp14:anchorId="36C5C8A9" wp14:editId="3A28A759">
            <wp:simplePos x="0" y="0"/>
            <wp:positionH relativeFrom="column">
              <wp:posOffset>0</wp:posOffset>
            </wp:positionH>
            <wp:positionV relativeFrom="paragraph">
              <wp:posOffset>159385</wp:posOffset>
            </wp:positionV>
            <wp:extent cx="9144000" cy="4617085"/>
            <wp:effectExtent l="0" t="0" r="0" b="5715"/>
            <wp:wrapSquare wrapText="bothSides"/>
            <wp:docPr id="1429524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4097" name="Picture 14295240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0" cy="4617085"/>
                    </a:xfrm>
                    <a:prstGeom prst="rect">
                      <a:avLst/>
                    </a:prstGeom>
                  </pic:spPr>
                </pic:pic>
              </a:graphicData>
            </a:graphic>
            <wp14:sizeRelH relativeFrom="page">
              <wp14:pctWidth>0</wp14:pctWidth>
            </wp14:sizeRelH>
            <wp14:sizeRelV relativeFrom="page">
              <wp14:pctHeight>0</wp14:pctHeight>
            </wp14:sizeRelV>
          </wp:anchor>
        </w:drawing>
      </w:r>
      <w:r w:rsidR="00F84F3D">
        <w:rPr>
          <w:rFonts w:ascii="Arial" w:hAnsi="Arial" w:cs="Arial"/>
          <w:sz w:val="22"/>
          <w:szCs w:val="22"/>
        </w:rPr>
        <w:t>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525609">
        <w:trPr>
          <w:trHeight w:val="569"/>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22A3B1"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EE91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4E9B94" w14:textId="24830371"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B35C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EE7FE4"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AD3F0C"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5874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7F5935"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primary analysis</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3A8DF96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3A6CD1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1180822" w14:textId="75433742"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1FCF383" w14:textId="10B22F80"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1016EFC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5AF8D96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525609">
        <w:trPr>
          <w:trHeight w:val="1129"/>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88826D"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negative control</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A0046B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27A6DB3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735826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AD9BCE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3E30EF4A"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658D002"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28A433"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192FF77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035803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F85DFE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DEC8EA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07291A0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ED90A7C"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7724EC7B" w14:textId="5A18F063" w:rsidR="002A4F5D" w:rsidRDefault="002A4F5D" w:rsidP="00B07B5C"/>
    <w:p w14:paraId="6FCBC721" w14:textId="77777777" w:rsidR="00995586" w:rsidRPr="00995586" w:rsidRDefault="00995586" w:rsidP="00995586">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Pr="00995586">
        <w:rPr>
          <w:rFonts w:ascii="Arial" w:hAnsi="Arial" w:cs="Arial"/>
          <w:sz w:val="22"/>
          <w:lang w:val="en-US"/>
        </w:rPr>
        <w:t>[1]</w:t>
      </w:r>
      <w:r w:rsidRPr="00995586">
        <w:rPr>
          <w:rFonts w:ascii="Arial" w:hAnsi="Arial" w:cs="Arial"/>
          <w:sz w:val="22"/>
          <w:lang w:val="en-US"/>
        </w:rPr>
        <w:tab/>
        <w:t xml:space="preserve">M. Lipsitch, E. Tchetgen Tchetgen, and T. Cohen, “Negative Controls: A Tool for Detecting Confounding and Bias in Observational Studies,” </w:t>
      </w:r>
      <w:r w:rsidRPr="00995586">
        <w:rPr>
          <w:rFonts w:ascii="Arial" w:hAnsi="Arial" w:cs="Arial"/>
          <w:i/>
          <w:iCs/>
          <w:sz w:val="22"/>
          <w:lang w:val="en-US"/>
        </w:rPr>
        <w:t>Epidemiology</w:t>
      </w:r>
      <w:r w:rsidRPr="00995586">
        <w:rPr>
          <w:rFonts w:ascii="Arial" w:hAnsi="Arial" w:cs="Arial"/>
          <w:sz w:val="22"/>
          <w:lang w:val="en-US"/>
        </w:rPr>
        <w:t>, vol. 21, no. 3, pp. 383–388, May 2010, doi: 10.1097/ede.0b013e3181d61eeb.</w:t>
      </w:r>
    </w:p>
    <w:p w14:paraId="77A32583"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w:t>
      </w:r>
      <w:r w:rsidRPr="00995586">
        <w:rPr>
          <w:rFonts w:ascii="Arial" w:hAnsi="Arial" w:cs="Arial"/>
          <w:sz w:val="22"/>
          <w:lang w:val="en-US"/>
        </w:rPr>
        <w:tab/>
        <w:t xml:space="preserve">Timothy Lash, Tyler J. VanderWeele, Sebastien Haneuse, Kenneth J. Rothman, </w:t>
      </w:r>
      <w:r w:rsidRPr="00995586">
        <w:rPr>
          <w:rFonts w:ascii="Arial" w:hAnsi="Arial" w:cs="Arial"/>
          <w:i/>
          <w:iCs/>
          <w:sz w:val="22"/>
          <w:lang w:val="en-US"/>
        </w:rPr>
        <w:t>Modern Epidemiology</w:t>
      </w:r>
      <w:r w:rsidRPr="00995586">
        <w:rPr>
          <w:rFonts w:ascii="Arial" w:hAnsi="Arial" w:cs="Arial"/>
          <w:sz w:val="22"/>
          <w:lang w:val="en-US"/>
        </w:rPr>
        <w:t xml:space="preserve">. </w:t>
      </w:r>
    </w:p>
    <w:p w14:paraId="48E2FB6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[3]</w:t>
      </w:r>
      <w:r w:rsidRPr="00995586">
        <w:rPr>
          <w:rFonts w:ascii="Arial" w:hAnsi="Arial" w:cs="Arial"/>
          <w:sz w:val="22"/>
          <w:lang w:val="en-US"/>
        </w:rPr>
        <w:tab/>
        <w:t xml:space="preserve">X. Shi, W. Miao, and E. T. Tchetgen, “A Selective Review of Negative Control Methods in Epidemiology,” </w:t>
      </w:r>
      <w:r w:rsidRPr="00995586">
        <w:rPr>
          <w:rFonts w:ascii="Arial" w:hAnsi="Arial" w:cs="Arial"/>
          <w:i/>
          <w:iCs/>
          <w:sz w:val="22"/>
          <w:lang w:val="en-US"/>
        </w:rPr>
        <w:t>Curr Epidemiol Rep</w:t>
      </w:r>
      <w:r w:rsidRPr="00995586">
        <w:rPr>
          <w:rFonts w:ascii="Arial" w:hAnsi="Arial" w:cs="Arial"/>
          <w:sz w:val="22"/>
          <w:lang w:val="en-US"/>
        </w:rPr>
        <w:t>, vol. 7, no. 4, pp. 190–202, Dec. 2020, doi: 10.1007/s40471-020-00243-4.</w:t>
      </w:r>
    </w:p>
    <w:p w14:paraId="46D3EFD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[4]</w:t>
      </w:r>
      <w:r w:rsidRPr="00995586">
        <w:rPr>
          <w:rFonts w:ascii="Arial" w:hAnsi="Arial" w:cs="Arial"/>
          <w:sz w:val="22"/>
          <w:lang w:val="en-US"/>
        </w:rPr>
        <w:tab/>
        <w:t xml:space="preserve">J. K. Hu, E. J. Tchetgen Tchetgen, and F. Dominici, “Using negative controls to adjust for unmeasured confounding bias in time series studies,” </w:t>
      </w:r>
      <w:r w:rsidRPr="00995586">
        <w:rPr>
          <w:rFonts w:ascii="Arial" w:hAnsi="Arial" w:cs="Arial"/>
          <w:i/>
          <w:iCs/>
          <w:sz w:val="22"/>
          <w:lang w:val="en-US"/>
        </w:rPr>
        <w:t>Nat Rev Methods Primers</w:t>
      </w:r>
      <w:r w:rsidRPr="00995586">
        <w:rPr>
          <w:rFonts w:ascii="Arial" w:hAnsi="Arial" w:cs="Arial"/>
          <w:sz w:val="22"/>
          <w:lang w:val="en-US"/>
        </w:rPr>
        <w:t>, vol. 3, no. 1, p. 66, Aug. 2023, doi: 10.1038/s43586-023-00249-4.</w:t>
      </w:r>
    </w:p>
    <w:p w14:paraId="4BA4FF3E"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[5]</w:t>
      </w:r>
      <w:r w:rsidRPr="00995586">
        <w:rPr>
          <w:rFonts w:ascii="Arial" w:hAnsi="Arial" w:cs="Arial"/>
          <w:sz w:val="22"/>
          <w:lang w:val="en-US"/>
        </w:rPr>
        <w:tab/>
        <w:t xml:space="preserve">M. G. Weisskopf, E. J. Tchetgen Tchetgen, and R. Raz, “Commentary: On the Use of Imperfect Negative Control Exposures in Epidemiologic Studies,” </w:t>
      </w:r>
      <w:r w:rsidRPr="00995586">
        <w:rPr>
          <w:rFonts w:ascii="Arial" w:hAnsi="Arial" w:cs="Arial"/>
          <w:i/>
          <w:iCs/>
          <w:sz w:val="22"/>
          <w:lang w:val="en-US"/>
        </w:rPr>
        <w:t>Epidemiology</w:t>
      </w:r>
      <w:r w:rsidRPr="00995586">
        <w:rPr>
          <w:rFonts w:ascii="Arial" w:hAnsi="Arial" w:cs="Arial"/>
          <w:sz w:val="22"/>
          <w:lang w:val="en-US"/>
        </w:rPr>
        <w:t>, vol. 27, no. 3, pp. 365–367, May 2016, doi: 10.1097/ede.0000000000000454.</w:t>
      </w:r>
    </w:p>
    <w:p w14:paraId="13E0DC3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[6]</w:t>
      </w:r>
      <w:r w:rsidRPr="00995586">
        <w:rPr>
          <w:rFonts w:ascii="Arial" w:hAnsi="Arial" w:cs="Arial"/>
          <w:sz w:val="22"/>
          <w:lang w:val="en-US"/>
        </w:rPr>
        <w:tab/>
        <w:t xml:space="preserve">M. G. Weisskopf, M.-A. Kioumourtzoglou, and A. L. Roberts, “Air Pollution and Autism Spectrum Disorders: Causal or Confounded?,” </w:t>
      </w:r>
      <w:r w:rsidRPr="00995586">
        <w:rPr>
          <w:rFonts w:ascii="Arial" w:hAnsi="Arial" w:cs="Arial"/>
          <w:i/>
          <w:iCs/>
          <w:sz w:val="22"/>
          <w:lang w:val="en-US"/>
        </w:rPr>
        <w:t>Curr Envir Health Rpt</w:t>
      </w:r>
      <w:r w:rsidRPr="00995586">
        <w:rPr>
          <w:rFonts w:ascii="Arial" w:hAnsi="Arial" w:cs="Arial"/>
          <w:sz w:val="22"/>
          <w:lang w:val="en-US"/>
        </w:rPr>
        <w:t>, vol. 2, no. 4, pp. 430–439, Dec. 2015, doi: 10.1007/s40572-015-0073-9.</w:t>
      </w:r>
    </w:p>
    <w:p w14:paraId="346C288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[7]</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xml:space="preserve">, “Anomalously warm weather and acute care visits in patients with multiple sclerosis: A retrospective study of privately insured individuals in the US,” </w:t>
      </w:r>
      <w:r w:rsidRPr="00995586">
        <w:rPr>
          <w:rFonts w:ascii="Arial" w:hAnsi="Arial" w:cs="Arial"/>
          <w:i/>
          <w:iCs/>
          <w:sz w:val="22"/>
          <w:lang w:val="en-US"/>
        </w:rPr>
        <w:t>PLoS Med</w:t>
      </w:r>
      <w:r w:rsidRPr="00995586">
        <w:rPr>
          <w:rFonts w:ascii="Arial" w:hAnsi="Arial" w:cs="Arial"/>
          <w:sz w:val="22"/>
          <w:lang w:val="en-US"/>
        </w:rPr>
        <w:t>, vol. 18, no. 4, p. e1003580, Apr. 2021, doi: 10.1371/journal.pmed.1003580.</w:t>
      </w:r>
    </w:p>
    <w:p w14:paraId="345ABB80"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[8]</w:t>
      </w:r>
      <w:r w:rsidRPr="00995586">
        <w:rPr>
          <w:rFonts w:ascii="Arial" w:hAnsi="Arial" w:cs="Arial"/>
          <w:sz w:val="22"/>
          <w:lang w:val="en-US"/>
        </w:rPr>
        <w:tab/>
        <w:t xml:space="preserve">X. Wu, F. Mealli, M.-A. Kioumourtzoglou, F. Dominici, and D. Braun, “Matching on Generalized Propensity Scores with Continuous Exposures,” </w:t>
      </w:r>
      <w:r w:rsidRPr="00995586">
        <w:rPr>
          <w:rFonts w:ascii="Arial" w:hAnsi="Arial" w:cs="Arial"/>
          <w:i/>
          <w:iCs/>
          <w:sz w:val="22"/>
          <w:lang w:val="en-US"/>
        </w:rPr>
        <w:t>Journal of the American Statistical Association</w:t>
      </w:r>
      <w:r w:rsidRPr="00995586">
        <w:rPr>
          <w:rFonts w:ascii="Arial" w:hAnsi="Arial" w:cs="Arial"/>
          <w:sz w:val="22"/>
          <w:lang w:val="en-US"/>
        </w:rPr>
        <w:t>, vol. 119, no. 545, pp. 757–772, Jan. 2024, doi: 10.1080/01621459.2022.2144737.</w:t>
      </w:r>
    </w:p>
    <w:p w14:paraId="17D7E0C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[9]</w:t>
      </w:r>
      <w:r w:rsidRPr="00995586">
        <w:rPr>
          <w:rFonts w:ascii="Arial" w:hAnsi="Arial" w:cs="Arial"/>
          <w:sz w:val="22"/>
          <w:lang w:val="en-US"/>
        </w:rPr>
        <w:tab/>
        <w:t xml:space="preserve">K. E. Rudolph, N. T. Williams, C. H. Miles, J. Antonelli, and I. Diaz, “All models are wrong, but which are useful? Comparing parametric and nonparametric estimation of causal effects in finite samples,” </w:t>
      </w:r>
      <w:r w:rsidRPr="00995586">
        <w:rPr>
          <w:rFonts w:ascii="Arial" w:hAnsi="Arial" w:cs="Arial"/>
          <w:i/>
          <w:iCs/>
          <w:sz w:val="22"/>
          <w:lang w:val="en-US"/>
        </w:rPr>
        <w:t>Journal of Causal Inference</w:t>
      </w:r>
      <w:r w:rsidRPr="00995586">
        <w:rPr>
          <w:rFonts w:ascii="Arial" w:hAnsi="Arial" w:cs="Arial"/>
          <w:sz w:val="22"/>
          <w:lang w:val="en-US"/>
        </w:rPr>
        <w:t>, vol. 11, no. 1, p. 20230022, Nov. 2023, doi: 10.1515/jci-2023-0022.</w:t>
      </w:r>
    </w:p>
    <w:p w14:paraId="4FD75D3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[10]</w:t>
      </w:r>
      <w:r w:rsidRPr="00995586">
        <w:rPr>
          <w:rFonts w:ascii="Arial" w:hAnsi="Arial" w:cs="Arial"/>
          <w:sz w:val="22"/>
          <w:lang w:val="en-US"/>
        </w:rPr>
        <w:tab/>
        <w:t xml:space="preserve">M. J. Van Der Laan and D. Rubin, “Targeted Maximum Likelihood Learning,” </w:t>
      </w:r>
      <w:r w:rsidRPr="00995586">
        <w:rPr>
          <w:rFonts w:ascii="Arial" w:hAnsi="Arial" w:cs="Arial"/>
          <w:i/>
          <w:iCs/>
          <w:sz w:val="22"/>
          <w:lang w:val="en-US"/>
        </w:rPr>
        <w:t>The International Journal of Biostatistics</w:t>
      </w:r>
      <w:r w:rsidRPr="00995586">
        <w:rPr>
          <w:rFonts w:ascii="Arial" w:hAnsi="Arial" w:cs="Arial"/>
          <w:sz w:val="22"/>
          <w:lang w:val="en-US"/>
        </w:rPr>
        <w:t>, vol. 2, no. 1, Jan. 2006, doi: 10.2202/1557-4679.1043.</w:t>
      </w:r>
    </w:p>
    <w:p w14:paraId="141F7A19"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[11]</w:t>
      </w:r>
      <w:r w:rsidRPr="00995586">
        <w:rPr>
          <w:rFonts w:ascii="Arial" w:hAnsi="Arial" w:cs="Arial"/>
          <w:sz w:val="22"/>
          <w:lang w:val="en-US"/>
        </w:rPr>
        <w:tab/>
        <w:t xml:space="preserve">S. Lehrer, S. Green, and K. E. Rosenzweig, “Affluence and Breast Cancer,” </w:t>
      </w:r>
      <w:r w:rsidRPr="00995586">
        <w:rPr>
          <w:rFonts w:ascii="Arial" w:hAnsi="Arial" w:cs="Arial"/>
          <w:i/>
          <w:iCs/>
          <w:sz w:val="22"/>
          <w:lang w:val="en-US"/>
        </w:rPr>
        <w:t>Breast J</w:t>
      </w:r>
      <w:r w:rsidRPr="00995586">
        <w:rPr>
          <w:rFonts w:ascii="Arial" w:hAnsi="Arial" w:cs="Arial"/>
          <w:sz w:val="22"/>
          <w:lang w:val="en-US"/>
        </w:rPr>
        <w:t>, vol. 22, no. 5, pp. 564–567, Sep. 2016, doi: 10.1111/tbj.12630.</w:t>
      </w:r>
    </w:p>
    <w:p w14:paraId="169BBB45"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[12]</w:t>
      </w:r>
      <w:r w:rsidRPr="00995586">
        <w:rPr>
          <w:rFonts w:ascii="Arial" w:hAnsi="Arial" w:cs="Arial"/>
          <w:sz w:val="22"/>
          <w:lang w:val="en-US"/>
        </w:rPr>
        <w:tab/>
        <w:t xml:space="preserve">W. J. Mackillop, J. Zhang-Salomons, C. J. Boyd, and P. A. Groome, “Associations between community income and cancer incidence in Canada and the United States,” </w:t>
      </w:r>
      <w:r w:rsidRPr="00995586">
        <w:rPr>
          <w:rFonts w:ascii="Arial" w:hAnsi="Arial" w:cs="Arial"/>
          <w:i/>
          <w:iCs/>
          <w:sz w:val="22"/>
          <w:lang w:val="en-US"/>
        </w:rPr>
        <w:t>Cancer</w:t>
      </w:r>
      <w:r w:rsidRPr="00995586">
        <w:rPr>
          <w:rFonts w:ascii="Arial" w:hAnsi="Arial" w:cs="Arial"/>
          <w:sz w:val="22"/>
          <w:lang w:val="en-US"/>
        </w:rPr>
        <w:t>, vol. 89, no. 4, pp. 901–912, Aug. 2000, doi: 10.1002/1097-0142(20000815)89:4&lt;901::AID-CNCR25&gt;3.0.CO;2-I.</w:t>
      </w:r>
    </w:p>
    <w:p w14:paraId="6F6C03A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[13]</w:t>
      </w:r>
      <w:r w:rsidRPr="00995586">
        <w:rPr>
          <w:rFonts w:ascii="Arial" w:hAnsi="Arial" w:cs="Arial"/>
          <w:sz w:val="22"/>
          <w:lang w:val="en-US"/>
        </w:rPr>
        <w:tab/>
        <w:t xml:space="preserve">B. F. Arnold, A. Ercumen, J. Benjamin-Chung, and J. M. Colford, “Brief Report: Negative Controls to Detect Selection Bias and Measurement Bias in Epidemiologic Studies,” </w:t>
      </w:r>
      <w:r w:rsidRPr="00995586">
        <w:rPr>
          <w:rFonts w:ascii="Arial" w:hAnsi="Arial" w:cs="Arial"/>
          <w:i/>
          <w:iCs/>
          <w:sz w:val="22"/>
          <w:lang w:val="en-US"/>
        </w:rPr>
        <w:t>Epidemiology</w:t>
      </w:r>
      <w:r w:rsidRPr="00995586">
        <w:rPr>
          <w:rFonts w:ascii="Arial" w:hAnsi="Arial" w:cs="Arial"/>
          <w:sz w:val="22"/>
          <w:lang w:val="en-US"/>
        </w:rPr>
        <w:t>, vol. 27, no. 5, pp. 637–641, Sep. 2016, doi: 10.1097/EDE.0000000000000504.</w:t>
      </w:r>
    </w:p>
    <w:p w14:paraId="1DD529B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[14]</w:t>
      </w:r>
      <w:r w:rsidRPr="00995586">
        <w:rPr>
          <w:rFonts w:ascii="Arial" w:hAnsi="Arial" w:cs="Arial"/>
          <w:sz w:val="22"/>
          <w:lang w:val="en-US"/>
        </w:rPr>
        <w:tab/>
        <w:t xml:space="preserve">W. D. Flanders, “Negative-Control Exposures: Adjusting for Unmeasured and Measured Confounders With Bounds for Remaining Bias,” </w:t>
      </w:r>
      <w:r w:rsidRPr="00995586">
        <w:rPr>
          <w:rFonts w:ascii="Arial" w:hAnsi="Arial" w:cs="Arial"/>
          <w:i/>
          <w:iCs/>
          <w:sz w:val="22"/>
          <w:lang w:val="en-US"/>
        </w:rPr>
        <w:t>Epidemiology</w:t>
      </w:r>
      <w:r w:rsidRPr="00995586">
        <w:rPr>
          <w:rFonts w:ascii="Arial" w:hAnsi="Arial" w:cs="Arial"/>
          <w:sz w:val="22"/>
          <w:lang w:val="en-US"/>
        </w:rPr>
        <w:t>, vol. 34, no. 6, pp. 850–853, Nov. 2023, doi: 10.1097/EDE.0000000000001650.</w:t>
      </w:r>
    </w:p>
    <w:p w14:paraId="15ADF15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[15]</w:t>
      </w:r>
      <w:r w:rsidRPr="00995586">
        <w:rPr>
          <w:rFonts w:ascii="Arial" w:hAnsi="Arial" w:cs="Arial"/>
          <w:sz w:val="22"/>
          <w:lang w:val="en-US"/>
        </w:rPr>
        <w:tab/>
        <w:t xml:space="preserve">W. D. Flanders </w:t>
      </w:r>
      <w:r w:rsidRPr="00995586">
        <w:rPr>
          <w:rFonts w:ascii="Arial" w:hAnsi="Arial" w:cs="Arial"/>
          <w:i/>
          <w:iCs/>
          <w:sz w:val="22"/>
          <w:lang w:val="en-US"/>
        </w:rPr>
        <w:t>et al.</w:t>
      </w:r>
      <w:r w:rsidRPr="00995586">
        <w:rPr>
          <w:rFonts w:ascii="Arial" w:hAnsi="Arial" w:cs="Arial"/>
          <w:sz w:val="22"/>
          <w:lang w:val="en-US"/>
        </w:rPr>
        <w:t xml:space="preserve">, “A Method for Detection of Residual Confounding in Time-series and Other Observational Studies,” </w:t>
      </w:r>
      <w:r w:rsidRPr="00995586">
        <w:rPr>
          <w:rFonts w:ascii="Arial" w:hAnsi="Arial" w:cs="Arial"/>
          <w:i/>
          <w:iCs/>
          <w:sz w:val="22"/>
          <w:lang w:val="en-US"/>
        </w:rPr>
        <w:t>Epidemiology</w:t>
      </w:r>
      <w:r w:rsidRPr="00995586">
        <w:rPr>
          <w:rFonts w:ascii="Arial" w:hAnsi="Arial" w:cs="Arial"/>
          <w:sz w:val="22"/>
          <w:lang w:val="en-US"/>
        </w:rPr>
        <w:t>, vol. 22, no. 1, pp. 59–67, Jan. 2011, doi: 10.1097/EDE.0b013e3181fdcabe.</w:t>
      </w:r>
    </w:p>
    <w:p w14:paraId="4D0FDE8F"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lastRenderedPageBreak/>
        <w:t>[16]</w:t>
      </w:r>
      <w:r w:rsidRPr="00995586">
        <w:rPr>
          <w:rFonts w:ascii="Arial" w:hAnsi="Arial" w:cs="Arial"/>
          <w:sz w:val="22"/>
          <w:lang w:val="en-US"/>
        </w:rPr>
        <w:tab/>
        <w:t xml:space="preserve">J. Schwartz, K. Fong, and A. Zanobetti, “A National Multicity Analysis of the Causal Effect of Local Pollution, NO2, and PM2.5 on Mortality,” </w:t>
      </w:r>
      <w:r w:rsidRPr="00995586">
        <w:rPr>
          <w:rFonts w:ascii="Arial" w:hAnsi="Arial" w:cs="Arial"/>
          <w:i/>
          <w:iCs/>
          <w:sz w:val="22"/>
          <w:lang w:val="en-US"/>
        </w:rPr>
        <w:t>Environ Health Perspect</w:t>
      </w:r>
      <w:r w:rsidRPr="00995586">
        <w:rPr>
          <w:rFonts w:ascii="Arial" w:hAnsi="Arial" w:cs="Arial"/>
          <w:sz w:val="22"/>
          <w:lang w:val="en-US"/>
        </w:rPr>
        <w:t>, vol. 126, no. 8, p. 087004, Aug. 2018, doi: 10.1289/EHP2732.</w:t>
      </w:r>
    </w:p>
    <w:p w14:paraId="74D9F2E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[17]</w:t>
      </w:r>
      <w:r w:rsidRPr="00995586">
        <w:rPr>
          <w:rFonts w:ascii="Arial" w:hAnsi="Arial" w:cs="Arial"/>
          <w:sz w:val="22"/>
          <w:lang w:val="en-US"/>
        </w:rPr>
        <w:tab/>
        <w:t xml:space="preserve">J. Schwartz, M.-A. Bind, and P. Koutrakis, “Estimating Causal Effects of Local Air Pollution on Daily Deaths: Effect of Low Levels,” </w:t>
      </w:r>
      <w:r w:rsidRPr="00995586">
        <w:rPr>
          <w:rFonts w:ascii="Arial" w:hAnsi="Arial" w:cs="Arial"/>
          <w:i/>
          <w:iCs/>
          <w:sz w:val="22"/>
          <w:lang w:val="en-US"/>
        </w:rPr>
        <w:t>Environ Health Perspect</w:t>
      </w:r>
      <w:r w:rsidRPr="00995586">
        <w:rPr>
          <w:rFonts w:ascii="Arial" w:hAnsi="Arial" w:cs="Arial"/>
          <w:sz w:val="22"/>
          <w:lang w:val="en-US"/>
        </w:rPr>
        <w:t>, vol. 125, no. 1, pp. 23–29, Jan. 2017, doi: 10.1289/EHP232.</w:t>
      </w:r>
    </w:p>
    <w:p w14:paraId="6847A74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[18]</w:t>
      </w:r>
      <w:r w:rsidRPr="00995586">
        <w:rPr>
          <w:rFonts w:ascii="Arial" w:hAnsi="Arial" w:cs="Arial"/>
          <w:sz w:val="22"/>
          <w:lang w:val="en-US"/>
        </w:rPr>
        <w:tab/>
        <w:t xml:space="preserve">R. A. Liu, Y. Wei, X. Qiu, A. Kosheleva, and J. D. Schwartz, “Short term exposure to air pollution and mortality in the US: a double negative control analysis,” </w:t>
      </w:r>
      <w:r w:rsidRPr="00995586">
        <w:rPr>
          <w:rFonts w:ascii="Arial" w:hAnsi="Arial" w:cs="Arial"/>
          <w:i/>
          <w:iCs/>
          <w:sz w:val="22"/>
          <w:lang w:val="en-US"/>
        </w:rPr>
        <w:t>Environ Health</w:t>
      </w:r>
      <w:r w:rsidRPr="00995586">
        <w:rPr>
          <w:rFonts w:ascii="Arial" w:hAnsi="Arial" w:cs="Arial"/>
          <w:sz w:val="22"/>
          <w:lang w:val="en-US"/>
        </w:rPr>
        <w:t>, vol. 21, no. 1, p. 81, Sep. 2022, doi: 10.1186/s12940-022-00886-4.</w:t>
      </w:r>
    </w:p>
    <w:p w14:paraId="1FE8830B"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[19]</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“Wildfire smoke exposure and emergency department visits for headache: A case</w:t>
      </w:r>
      <w:r w:rsidRPr="00995586">
        <w:rPr>
          <w:rFonts w:ascii="Cambria Math" w:hAnsi="Cambria Math" w:cs="Cambria Math"/>
          <w:sz w:val="22"/>
          <w:lang w:val="en-US"/>
        </w:rPr>
        <w:t>‐</w:t>
      </w:r>
      <w:r w:rsidRPr="00995586">
        <w:rPr>
          <w:rFonts w:ascii="Arial" w:hAnsi="Arial" w:cs="Arial"/>
          <w:sz w:val="22"/>
          <w:lang w:val="en-US"/>
        </w:rPr>
        <w:t xml:space="preserve">crossover analysis in California, 2006–2020,” </w:t>
      </w:r>
      <w:r w:rsidRPr="00995586">
        <w:rPr>
          <w:rFonts w:ascii="Arial" w:hAnsi="Arial" w:cs="Arial"/>
          <w:i/>
          <w:iCs/>
          <w:sz w:val="22"/>
          <w:lang w:val="en-US"/>
        </w:rPr>
        <w:t>Headache</w:t>
      </w:r>
      <w:r w:rsidRPr="00995586">
        <w:rPr>
          <w:rFonts w:ascii="Arial" w:hAnsi="Arial" w:cs="Arial"/>
          <w:sz w:val="22"/>
          <w:lang w:val="en-US"/>
        </w:rPr>
        <w:t>, vol. 63, no. 1, pp. 94–103, Jan. 2023, doi: 10.1111/head.14442.</w:t>
      </w:r>
    </w:p>
    <w:p w14:paraId="35F7FE5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[20]</w:t>
      </w:r>
      <w:r w:rsidRPr="00995586">
        <w:rPr>
          <w:rFonts w:ascii="Arial" w:hAnsi="Arial" w:cs="Arial"/>
          <w:sz w:val="22"/>
          <w:lang w:val="en-US"/>
        </w:rPr>
        <w:tab/>
        <w:t xml:space="preserve">K. L. Hoffman </w:t>
      </w:r>
      <w:r w:rsidRPr="00995586">
        <w:rPr>
          <w:rFonts w:ascii="Arial" w:hAnsi="Arial" w:cs="Arial"/>
          <w:i/>
          <w:iCs/>
          <w:sz w:val="22"/>
          <w:lang w:val="en-US"/>
        </w:rPr>
        <w:t>et al.</w:t>
      </w:r>
      <w:r w:rsidRPr="00995586">
        <w:rPr>
          <w:rFonts w:ascii="Arial" w:hAnsi="Arial" w:cs="Arial"/>
          <w:sz w:val="22"/>
          <w:lang w:val="en-US"/>
        </w:rPr>
        <w:t xml:space="preserve">, “Independent and joint contributions of physical disability and chronic pain to incident opioid use disorder and opioid overdose among Medicaid patients,” </w:t>
      </w:r>
      <w:r w:rsidRPr="00995586">
        <w:rPr>
          <w:rFonts w:ascii="Arial" w:hAnsi="Arial" w:cs="Arial"/>
          <w:i/>
          <w:iCs/>
          <w:sz w:val="22"/>
          <w:lang w:val="en-US"/>
        </w:rPr>
        <w:t>Psychol. Med.</w:t>
      </w:r>
      <w:r w:rsidRPr="00995586">
        <w:rPr>
          <w:rFonts w:ascii="Arial" w:hAnsi="Arial" w:cs="Arial"/>
          <w:sz w:val="22"/>
          <w:lang w:val="en-US"/>
        </w:rPr>
        <w:t>, vol. 54, no. 7, pp. 1419–1430, May 2024, doi: 10.1017/S003329172300332X.</w:t>
      </w:r>
    </w:p>
    <w:p w14:paraId="4A822AC5" w14:textId="65A2CAB7" w:rsidR="00F77F0F" w:rsidRPr="00FF409C" w:rsidRDefault="00995586" w:rsidP="00B07B5C">
      <w:pPr>
        <w:rPr>
          <w:rFonts w:ascii="Arial" w:hAnsi="Arial" w:cs="Arial"/>
          <w:sz w:val="22"/>
          <w:szCs w:val="22"/>
        </w:rPr>
      </w:pPr>
      <w:r>
        <w:rPr>
          <w:rFonts w:ascii="Arial" w:hAnsi="Arial" w:cs="Arial"/>
          <w:sz w:val="22"/>
          <w:szCs w:val="22"/>
        </w:rPr>
        <w:fldChar w:fldCharType="end"/>
      </w:r>
    </w:p>
    <w:sectPr w:rsidR="00F77F0F" w:rsidRPr="00FF409C" w:rsidSect="009A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0C69"/>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33D"/>
    <w:rsid w:val="00064FE6"/>
    <w:rsid w:val="000650F8"/>
    <w:rsid w:val="00065369"/>
    <w:rsid w:val="000667D1"/>
    <w:rsid w:val="00067C45"/>
    <w:rsid w:val="00071AF2"/>
    <w:rsid w:val="00072BDF"/>
    <w:rsid w:val="00073B11"/>
    <w:rsid w:val="000753CB"/>
    <w:rsid w:val="00075AAA"/>
    <w:rsid w:val="0007732F"/>
    <w:rsid w:val="000778D4"/>
    <w:rsid w:val="00080A62"/>
    <w:rsid w:val="000822A1"/>
    <w:rsid w:val="00084125"/>
    <w:rsid w:val="00084842"/>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33C"/>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5C3"/>
    <w:rsid w:val="000D3045"/>
    <w:rsid w:val="000D315D"/>
    <w:rsid w:val="000D4066"/>
    <w:rsid w:val="000D5C3E"/>
    <w:rsid w:val="000D5CF0"/>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11A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648"/>
    <w:rsid w:val="00144ACA"/>
    <w:rsid w:val="00145317"/>
    <w:rsid w:val="0014539C"/>
    <w:rsid w:val="001457B4"/>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8E5"/>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0CF"/>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538C"/>
    <w:rsid w:val="001E6F99"/>
    <w:rsid w:val="001F1BA5"/>
    <w:rsid w:val="001F1C79"/>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928"/>
    <w:rsid w:val="00237F66"/>
    <w:rsid w:val="00240603"/>
    <w:rsid w:val="00240A69"/>
    <w:rsid w:val="00241620"/>
    <w:rsid w:val="002428D1"/>
    <w:rsid w:val="00243446"/>
    <w:rsid w:val="0024355E"/>
    <w:rsid w:val="002444D8"/>
    <w:rsid w:val="00244B2E"/>
    <w:rsid w:val="00244D47"/>
    <w:rsid w:val="0025289D"/>
    <w:rsid w:val="00253A93"/>
    <w:rsid w:val="00253B31"/>
    <w:rsid w:val="002562E8"/>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5ABF"/>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33A"/>
    <w:rsid w:val="002B5C98"/>
    <w:rsid w:val="002B5CFB"/>
    <w:rsid w:val="002B6C6D"/>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68A8"/>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A6F6E"/>
    <w:rsid w:val="003B27C8"/>
    <w:rsid w:val="003B2C76"/>
    <w:rsid w:val="003B2D46"/>
    <w:rsid w:val="003B5A96"/>
    <w:rsid w:val="003B6F84"/>
    <w:rsid w:val="003B71D5"/>
    <w:rsid w:val="003C0919"/>
    <w:rsid w:val="003C2EE7"/>
    <w:rsid w:val="003C2F87"/>
    <w:rsid w:val="003C3A61"/>
    <w:rsid w:val="003C4EE4"/>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16F"/>
    <w:rsid w:val="003F1637"/>
    <w:rsid w:val="003F238F"/>
    <w:rsid w:val="003F2CEA"/>
    <w:rsid w:val="003F2F15"/>
    <w:rsid w:val="003F3621"/>
    <w:rsid w:val="003F706A"/>
    <w:rsid w:val="003F7FCC"/>
    <w:rsid w:val="0040159A"/>
    <w:rsid w:val="00403908"/>
    <w:rsid w:val="0040469B"/>
    <w:rsid w:val="004056B4"/>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3D71"/>
    <w:rsid w:val="00474112"/>
    <w:rsid w:val="0047474B"/>
    <w:rsid w:val="00474BCE"/>
    <w:rsid w:val="00477491"/>
    <w:rsid w:val="004774E9"/>
    <w:rsid w:val="00480230"/>
    <w:rsid w:val="004826E2"/>
    <w:rsid w:val="00482B27"/>
    <w:rsid w:val="00483621"/>
    <w:rsid w:val="00485678"/>
    <w:rsid w:val="00485FFB"/>
    <w:rsid w:val="004868F0"/>
    <w:rsid w:val="0048792F"/>
    <w:rsid w:val="00487961"/>
    <w:rsid w:val="0049151B"/>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3F20"/>
    <w:rsid w:val="004C4291"/>
    <w:rsid w:val="004C49B1"/>
    <w:rsid w:val="004C7E44"/>
    <w:rsid w:val="004D0383"/>
    <w:rsid w:val="004D2431"/>
    <w:rsid w:val="004D2FF5"/>
    <w:rsid w:val="004D33E1"/>
    <w:rsid w:val="004D47C7"/>
    <w:rsid w:val="004D4CB9"/>
    <w:rsid w:val="004D4D86"/>
    <w:rsid w:val="004D54E7"/>
    <w:rsid w:val="004D5B8F"/>
    <w:rsid w:val="004D5DD3"/>
    <w:rsid w:val="004D6E6B"/>
    <w:rsid w:val="004E0C92"/>
    <w:rsid w:val="004E1B46"/>
    <w:rsid w:val="004E1C42"/>
    <w:rsid w:val="004E2089"/>
    <w:rsid w:val="004E7F30"/>
    <w:rsid w:val="004F08A6"/>
    <w:rsid w:val="004F1E99"/>
    <w:rsid w:val="004F64DE"/>
    <w:rsid w:val="005006F6"/>
    <w:rsid w:val="00501222"/>
    <w:rsid w:val="00502255"/>
    <w:rsid w:val="00502BA9"/>
    <w:rsid w:val="00503837"/>
    <w:rsid w:val="005051C2"/>
    <w:rsid w:val="00505464"/>
    <w:rsid w:val="00507A4E"/>
    <w:rsid w:val="00507C22"/>
    <w:rsid w:val="00511D8D"/>
    <w:rsid w:val="00512056"/>
    <w:rsid w:val="00512577"/>
    <w:rsid w:val="00512642"/>
    <w:rsid w:val="00513485"/>
    <w:rsid w:val="00515660"/>
    <w:rsid w:val="00515D5A"/>
    <w:rsid w:val="00515E6F"/>
    <w:rsid w:val="00516120"/>
    <w:rsid w:val="005162CF"/>
    <w:rsid w:val="00517B1F"/>
    <w:rsid w:val="0052216C"/>
    <w:rsid w:val="0052324E"/>
    <w:rsid w:val="00523D45"/>
    <w:rsid w:val="00525609"/>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3C03"/>
    <w:rsid w:val="00554C7B"/>
    <w:rsid w:val="0055560D"/>
    <w:rsid w:val="00556920"/>
    <w:rsid w:val="0055750C"/>
    <w:rsid w:val="00561028"/>
    <w:rsid w:val="00561A2C"/>
    <w:rsid w:val="00562648"/>
    <w:rsid w:val="00563AAA"/>
    <w:rsid w:val="00563B3B"/>
    <w:rsid w:val="00564986"/>
    <w:rsid w:val="0056752C"/>
    <w:rsid w:val="00571799"/>
    <w:rsid w:val="00571BBA"/>
    <w:rsid w:val="005756CD"/>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77"/>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966"/>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082C"/>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481D"/>
    <w:rsid w:val="006856B8"/>
    <w:rsid w:val="00686506"/>
    <w:rsid w:val="00686756"/>
    <w:rsid w:val="00687271"/>
    <w:rsid w:val="00690C49"/>
    <w:rsid w:val="00690FFA"/>
    <w:rsid w:val="0069296F"/>
    <w:rsid w:val="00692C5F"/>
    <w:rsid w:val="006935DF"/>
    <w:rsid w:val="00693F3F"/>
    <w:rsid w:val="006959E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A2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E90"/>
    <w:rsid w:val="006F2F19"/>
    <w:rsid w:val="006F39FA"/>
    <w:rsid w:val="006F3B88"/>
    <w:rsid w:val="006F4C5D"/>
    <w:rsid w:val="006F4ED9"/>
    <w:rsid w:val="006F6193"/>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5C6"/>
    <w:rsid w:val="00731934"/>
    <w:rsid w:val="0073297C"/>
    <w:rsid w:val="00733409"/>
    <w:rsid w:val="00733929"/>
    <w:rsid w:val="00734522"/>
    <w:rsid w:val="00736A95"/>
    <w:rsid w:val="0073765A"/>
    <w:rsid w:val="00737664"/>
    <w:rsid w:val="007429A6"/>
    <w:rsid w:val="00743034"/>
    <w:rsid w:val="00743BE9"/>
    <w:rsid w:val="00744035"/>
    <w:rsid w:val="007453E7"/>
    <w:rsid w:val="007459AF"/>
    <w:rsid w:val="00746860"/>
    <w:rsid w:val="00747683"/>
    <w:rsid w:val="00751B7F"/>
    <w:rsid w:val="00752295"/>
    <w:rsid w:val="007545D4"/>
    <w:rsid w:val="0075587E"/>
    <w:rsid w:val="007558D0"/>
    <w:rsid w:val="007572C8"/>
    <w:rsid w:val="007573A9"/>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1672"/>
    <w:rsid w:val="00782695"/>
    <w:rsid w:val="00783B51"/>
    <w:rsid w:val="0078409A"/>
    <w:rsid w:val="0078486F"/>
    <w:rsid w:val="00790195"/>
    <w:rsid w:val="00790436"/>
    <w:rsid w:val="007920E6"/>
    <w:rsid w:val="0079285F"/>
    <w:rsid w:val="00795806"/>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B7D7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7F7F54"/>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21B6"/>
    <w:rsid w:val="00885BE9"/>
    <w:rsid w:val="00887DF6"/>
    <w:rsid w:val="00890156"/>
    <w:rsid w:val="008912F1"/>
    <w:rsid w:val="008916E9"/>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38AC"/>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476"/>
    <w:rsid w:val="00955540"/>
    <w:rsid w:val="009556B5"/>
    <w:rsid w:val="00956254"/>
    <w:rsid w:val="009572AC"/>
    <w:rsid w:val="00957790"/>
    <w:rsid w:val="00957984"/>
    <w:rsid w:val="0096058B"/>
    <w:rsid w:val="00962A9E"/>
    <w:rsid w:val="00966B44"/>
    <w:rsid w:val="009712A8"/>
    <w:rsid w:val="00971A37"/>
    <w:rsid w:val="00972154"/>
    <w:rsid w:val="00975CC3"/>
    <w:rsid w:val="00976801"/>
    <w:rsid w:val="00977603"/>
    <w:rsid w:val="00980AD5"/>
    <w:rsid w:val="009812A8"/>
    <w:rsid w:val="0098322E"/>
    <w:rsid w:val="00983B4C"/>
    <w:rsid w:val="00986FC2"/>
    <w:rsid w:val="009903F4"/>
    <w:rsid w:val="00990AAB"/>
    <w:rsid w:val="0099420C"/>
    <w:rsid w:val="00994499"/>
    <w:rsid w:val="00994A1F"/>
    <w:rsid w:val="00995586"/>
    <w:rsid w:val="009955DB"/>
    <w:rsid w:val="009A02BE"/>
    <w:rsid w:val="009A1656"/>
    <w:rsid w:val="009A1CE7"/>
    <w:rsid w:val="009A2BF2"/>
    <w:rsid w:val="009A32A3"/>
    <w:rsid w:val="009A3DEA"/>
    <w:rsid w:val="009A4F24"/>
    <w:rsid w:val="009A4F94"/>
    <w:rsid w:val="009A62E4"/>
    <w:rsid w:val="009B0804"/>
    <w:rsid w:val="009B2FFF"/>
    <w:rsid w:val="009B356E"/>
    <w:rsid w:val="009B37DC"/>
    <w:rsid w:val="009B512C"/>
    <w:rsid w:val="009B57CE"/>
    <w:rsid w:val="009B7A0E"/>
    <w:rsid w:val="009C19EA"/>
    <w:rsid w:val="009C2939"/>
    <w:rsid w:val="009C2BE4"/>
    <w:rsid w:val="009C3A27"/>
    <w:rsid w:val="009C5FC3"/>
    <w:rsid w:val="009C6E33"/>
    <w:rsid w:val="009C71A5"/>
    <w:rsid w:val="009D1051"/>
    <w:rsid w:val="009D317F"/>
    <w:rsid w:val="009D36F7"/>
    <w:rsid w:val="009D436E"/>
    <w:rsid w:val="009D4AD6"/>
    <w:rsid w:val="009D4C42"/>
    <w:rsid w:val="009D59D9"/>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9F6261"/>
    <w:rsid w:val="00A00B22"/>
    <w:rsid w:val="00A018A0"/>
    <w:rsid w:val="00A0267C"/>
    <w:rsid w:val="00A02EA6"/>
    <w:rsid w:val="00A040E0"/>
    <w:rsid w:val="00A04328"/>
    <w:rsid w:val="00A04E99"/>
    <w:rsid w:val="00A05417"/>
    <w:rsid w:val="00A06F25"/>
    <w:rsid w:val="00A070D9"/>
    <w:rsid w:val="00A107F0"/>
    <w:rsid w:val="00A11E69"/>
    <w:rsid w:val="00A157F5"/>
    <w:rsid w:val="00A1692D"/>
    <w:rsid w:val="00A16B91"/>
    <w:rsid w:val="00A17498"/>
    <w:rsid w:val="00A17A37"/>
    <w:rsid w:val="00A20D61"/>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3DF"/>
    <w:rsid w:val="00A449F9"/>
    <w:rsid w:val="00A4501C"/>
    <w:rsid w:val="00A45D7C"/>
    <w:rsid w:val="00A466E5"/>
    <w:rsid w:val="00A501E1"/>
    <w:rsid w:val="00A505D8"/>
    <w:rsid w:val="00A50C76"/>
    <w:rsid w:val="00A553B3"/>
    <w:rsid w:val="00A56D56"/>
    <w:rsid w:val="00A57A44"/>
    <w:rsid w:val="00A57C22"/>
    <w:rsid w:val="00A57D92"/>
    <w:rsid w:val="00A6032D"/>
    <w:rsid w:val="00A60928"/>
    <w:rsid w:val="00A60CFC"/>
    <w:rsid w:val="00A612F5"/>
    <w:rsid w:val="00A617A0"/>
    <w:rsid w:val="00A622FF"/>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331"/>
    <w:rsid w:val="00A7548B"/>
    <w:rsid w:val="00A75FEF"/>
    <w:rsid w:val="00A77500"/>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49AA"/>
    <w:rsid w:val="00AA53BC"/>
    <w:rsid w:val="00AA6031"/>
    <w:rsid w:val="00AA7F05"/>
    <w:rsid w:val="00AB3A25"/>
    <w:rsid w:val="00AB421A"/>
    <w:rsid w:val="00AB4E14"/>
    <w:rsid w:val="00AB4E70"/>
    <w:rsid w:val="00AB52ED"/>
    <w:rsid w:val="00AB61A0"/>
    <w:rsid w:val="00AC1624"/>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34F4"/>
    <w:rsid w:val="00B5675D"/>
    <w:rsid w:val="00B568F4"/>
    <w:rsid w:val="00B56AB6"/>
    <w:rsid w:val="00B61369"/>
    <w:rsid w:val="00B62206"/>
    <w:rsid w:val="00B62547"/>
    <w:rsid w:val="00B63017"/>
    <w:rsid w:val="00B63816"/>
    <w:rsid w:val="00B63826"/>
    <w:rsid w:val="00B640E2"/>
    <w:rsid w:val="00B64830"/>
    <w:rsid w:val="00B65E61"/>
    <w:rsid w:val="00B6739A"/>
    <w:rsid w:val="00B71533"/>
    <w:rsid w:val="00B7203A"/>
    <w:rsid w:val="00B723B5"/>
    <w:rsid w:val="00B76312"/>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A08"/>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553"/>
    <w:rsid w:val="00C4685A"/>
    <w:rsid w:val="00C50FDF"/>
    <w:rsid w:val="00C525C2"/>
    <w:rsid w:val="00C538E8"/>
    <w:rsid w:val="00C53E49"/>
    <w:rsid w:val="00C544E3"/>
    <w:rsid w:val="00C54649"/>
    <w:rsid w:val="00C54809"/>
    <w:rsid w:val="00C54A80"/>
    <w:rsid w:val="00C55B70"/>
    <w:rsid w:val="00C56D08"/>
    <w:rsid w:val="00C600F4"/>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87F4B"/>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2B2"/>
    <w:rsid w:val="00CC1512"/>
    <w:rsid w:val="00CC155D"/>
    <w:rsid w:val="00CC369E"/>
    <w:rsid w:val="00CC3DA0"/>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265"/>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1DF1"/>
    <w:rsid w:val="00D72269"/>
    <w:rsid w:val="00D7431C"/>
    <w:rsid w:val="00D74B43"/>
    <w:rsid w:val="00D75118"/>
    <w:rsid w:val="00D7640D"/>
    <w:rsid w:val="00D76F32"/>
    <w:rsid w:val="00D826B2"/>
    <w:rsid w:val="00D82B71"/>
    <w:rsid w:val="00D84D2D"/>
    <w:rsid w:val="00D84D72"/>
    <w:rsid w:val="00D87497"/>
    <w:rsid w:val="00D87ED8"/>
    <w:rsid w:val="00D9004B"/>
    <w:rsid w:val="00D9035B"/>
    <w:rsid w:val="00D9053D"/>
    <w:rsid w:val="00D90D49"/>
    <w:rsid w:val="00D91E7D"/>
    <w:rsid w:val="00D97109"/>
    <w:rsid w:val="00D9718E"/>
    <w:rsid w:val="00D975DB"/>
    <w:rsid w:val="00DA079E"/>
    <w:rsid w:val="00DA0C93"/>
    <w:rsid w:val="00DA1DB2"/>
    <w:rsid w:val="00DA2FEC"/>
    <w:rsid w:val="00DA394A"/>
    <w:rsid w:val="00DA4D86"/>
    <w:rsid w:val="00DA58B9"/>
    <w:rsid w:val="00DA7B24"/>
    <w:rsid w:val="00DB1761"/>
    <w:rsid w:val="00DB2619"/>
    <w:rsid w:val="00DB2C1A"/>
    <w:rsid w:val="00DB312A"/>
    <w:rsid w:val="00DB4040"/>
    <w:rsid w:val="00DB42B6"/>
    <w:rsid w:val="00DB43A1"/>
    <w:rsid w:val="00DB567E"/>
    <w:rsid w:val="00DB6B27"/>
    <w:rsid w:val="00DB6F72"/>
    <w:rsid w:val="00DB79B3"/>
    <w:rsid w:val="00DC0A4E"/>
    <w:rsid w:val="00DC0BF9"/>
    <w:rsid w:val="00DC1C64"/>
    <w:rsid w:val="00DC4583"/>
    <w:rsid w:val="00DC5E93"/>
    <w:rsid w:val="00DC7617"/>
    <w:rsid w:val="00DC7C36"/>
    <w:rsid w:val="00DD0A85"/>
    <w:rsid w:val="00DD2975"/>
    <w:rsid w:val="00DD4ED0"/>
    <w:rsid w:val="00DD7B3F"/>
    <w:rsid w:val="00DE0403"/>
    <w:rsid w:val="00DE2EE8"/>
    <w:rsid w:val="00DE4FBE"/>
    <w:rsid w:val="00DE5853"/>
    <w:rsid w:val="00DE6393"/>
    <w:rsid w:val="00DE6FD0"/>
    <w:rsid w:val="00DF1EE8"/>
    <w:rsid w:val="00DF228E"/>
    <w:rsid w:val="00DF276B"/>
    <w:rsid w:val="00DF2B90"/>
    <w:rsid w:val="00DF4999"/>
    <w:rsid w:val="00DF79F7"/>
    <w:rsid w:val="00E00647"/>
    <w:rsid w:val="00E00B7A"/>
    <w:rsid w:val="00E00C5C"/>
    <w:rsid w:val="00E02377"/>
    <w:rsid w:val="00E04211"/>
    <w:rsid w:val="00E044D6"/>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4461"/>
    <w:rsid w:val="00E26ABF"/>
    <w:rsid w:val="00E270BE"/>
    <w:rsid w:val="00E27872"/>
    <w:rsid w:val="00E30050"/>
    <w:rsid w:val="00E30BDE"/>
    <w:rsid w:val="00E30CE9"/>
    <w:rsid w:val="00E31A6E"/>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6CEB"/>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32AF"/>
    <w:rsid w:val="00E83E50"/>
    <w:rsid w:val="00E847F4"/>
    <w:rsid w:val="00E84C68"/>
    <w:rsid w:val="00E8733D"/>
    <w:rsid w:val="00E90981"/>
    <w:rsid w:val="00E918A6"/>
    <w:rsid w:val="00E94784"/>
    <w:rsid w:val="00E96458"/>
    <w:rsid w:val="00E96D04"/>
    <w:rsid w:val="00EA021F"/>
    <w:rsid w:val="00EA026A"/>
    <w:rsid w:val="00EA15DE"/>
    <w:rsid w:val="00EA1A93"/>
    <w:rsid w:val="00EA2300"/>
    <w:rsid w:val="00EA3FE4"/>
    <w:rsid w:val="00EA4147"/>
    <w:rsid w:val="00EA5CF6"/>
    <w:rsid w:val="00EA72AB"/>
    <w:rsid w:val="00EA7934"/>
    <w:rsid w:val="00EB12B8"/>
    <w:rsid w:val="00EB1541"/>
    <w:rsid w:val="00EB1C2B"/>
    <w:rsid w:val="00EB3163"/>
    <w:rsid w:val="00EB35AF"/>
    <w:rsid w:val="00EB3747"/>
    <w:rsid w:val="00EB4D3E"/>
    <w:rsid w:val="00EB5342"/>
    <w:rsid w:val="00EB55CA"/>
    <w:rsid w:val="00EB5F26"/>
    <w:rsid w:val="00EB7B5D"/>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66D6"/>
    <w:rsid w:val="00EF7BF3"/>
    <w:rsid w:val="00EF7FB3"/>
    <w:rsid w:val="00F000E9"/>
    <w:rsid w:val="00F0161F"/>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4D1"/>
    <w:rsid w:val="00F2173B"/>
    <w:rsid w:val="00F21BFC"/>
    <w:rsid w:val="00F21C71"/>
    <w:rsid w:val="00F22492"/>
    <w:rsid w:val="00F22EBB"/>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0E02"/>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77F0F"/>
    <w:rsid w:val="00F839D1"/>
    <w:rsid w:val="00F84F3D"/>
    <w:rsid w:val="00F85B6A"/>
    <w:rsid w:val="00F85B70"/>
    <w:rsid w:val="00F873AF"/>
    <w:rsid w:val="00F94547"/>
    <w:rsid w:val="00F95DEF"/>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725717631">
      <w:bodyDiv w:val="1"/>
      <w:marLeft w:val="0"/>
      <w:marRight w:val="0"/>
      <w:marTop w:val="0"/>
      <w:marBottom w:val="0"/>
      <w:divBdr>
        <w:top w:val="none" w:sz="0" w:space="0" w:color="auto"/>
        <w:left w:val="none" w:sz="0" w:space="0" w:color="auto"/>
        <w:bottom w:val="none" w:sz="0" w:space="0" w:color="auto"/>
        <w:right w:val="none" w:sz="0" w:space="0" w:color="auto"/>
      </w:divBdr>
      <w:divsChild>
        <w:div w:id="2002006235">
          <w:marLeft w:val="0"/>
          <w:marRight w:val="0"/>
          <w:marTop w:val="0"/>
          <w:marBottom w:val="0"/>
          <w:divBdr>
            <w:top w:val="none" w:sz="0" w:space="0" w:color="auto"/>
            <w:left w:val="none" w:sz="0" w:space="0" w:color="auto"/>
            <w:bottom w:val="none" w:sz="0" w:space="0" w:color="auto"/>
            <w:right w:val="none" w:sz="0" w:space="0" w:color="auto"/>
          </w:divBdr>
          <w:divsChild>
            <w:div w:id="410125258">
              <w:marLeft w:val="0"/>
              <w:marRight w:val="0"/>
              <w:marTop w:val="0"/>
              <w:marBottom w:val="0"/>
              <w:divBdr>
                <w:top w:val="none" w:sz="0" w:space="0" w:color="auto"/>
                <w:left w:val="none" w:sz="0" w:space="0" w:color="auto"/>
                <w:bottom w:val="none" w:sz="0" w:space="0" w:color="auto"/>
                <w:right w:val="none" w:sz="0" w:space="0" w:color="auto"/>
              </w:divBdr>
              <w:divsChild>
                <w:div w:id="4606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11690</Words>
  <Characters>66636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11</cp:revision>
  <dcterms:created xsi:type="dcterms:W3CDTF">2025-09-10T22:45:00Z</dcterms:created>
  <dcterms:modified xsi:type="dcterms:W3CDTF">2025-09-10T22:52:00Z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id="1J77rTRn"/&gt;&lt;style id="http://www.zotero.org/styles/ieee" locale="en-CA" hasBibliography="1" bibliographyStyleHasBeenSet="1"/&gt;&lt;prefs&gt;&lt;pref name="fieldType" value="Field"/&gt;&lt;/prefs&gt;&lt;/data&gt;</vt:lpwstr>
  </property>
</Properties>
</file>
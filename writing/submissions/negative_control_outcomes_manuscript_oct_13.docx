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2E02B210"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54A7EB35"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xml:space="preserve">, Kara </w:t>
      </w:r>
      <w:r w:rsidR="009E29F0">
        <w:rPr>
          <w:rFonts w:ascii="Arial" w:hAnsi="Arial" w:cs="Arial"/>
          <w:sz w:val="22"/>
          <w:szCs w:val="22"/>
        </w:rPr>
        <w:t xml:space="preserve">E. </w:t>
      </w:r>
      <w:r w:rsidRPr="004D6E6B">
        <w:rPr>
          <w:rFonts w:ascii="Arial" w:hAnsi="Arial" w:cs="Arial"/>
          <w:sz w:val="22"/>
          <w:szCs w:val="22"/>
        </w:rPr>
        <w:t>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ins w:id="0" w:author="Heather M" w:date="2025-10-13T16:46:00Z" w16du:dateUtc="2025-10-13T20:46:00Z">
        <w:r w:rsidR="003A5BB7">
          <w:rPr>
            <w:rFonts w:ascii="Arial" w:hAnsi="Arial" w:cs="Arial"/>
            <w:sz w:val="22"/>
            <w:szCs w:val="22"/>
          </w:rPr>
          <w:t xml:space="preserve">Elizabeth-Rose </w:t>
        </w:r>
        <w:r w:rsidR="003A5BB7" w:rsidRPr="003A5BB7">
          <w:rPr>
            <w:rFonts w:ascii="Arial" w:hAnsi="Arial" w:cs="Arial"/>
            <w:sz w:val="22"/>
            <w:szCs w:val="22"/>
          </w:rPr>
          <w:t>Mayeda</w:t>
        </w:r>
        <w:r w:rsidR="003A5BB7">
          <w:rPr>
            <w:rFonts w:ascii="Arial" w:hAnsi="Arial" w:cs="Arial"/>
            <w:sz w:val="22"/>
            <w:szCs w:val="22"/>
            <w:vertAlign w:val="superscript"/>
          </w:rPr>
          <w:t>5</w:t>
        </w:r>
        <w:r w:rsidR="003A5BB7">
          <w:rPr>
            <w:rFonts w:ascii="Arial" w:hAnsi="Arial" w:cs="Arial"/>
            <w:sz w:val="22"/>
            <w:szCs w:val="22"/>
          </w:rPr>
          <w:t>,</w:t>
        </w:r>
        <w:r w:rsidR="003A5BB7">
          <w:rPr>
            <w:rFonts w:ascii="Arial" w:hAnsi="Arial" w:cs="Arial"/>
            <w:sz w:val="22"/>
            <w:szCs w:val="22"/>
            <w:vertAlign w:val="superscript"/>
          </w:rPr>
          <w:t xml:space="preserve"> </w:t>
        </w:r>
      </w:ins>
      <w:proofErr w:type="spellStart"/>
      <w:r w:rsidR="00240A69" w:rsidRPr="003A5BB7">
        <w:rPr>
          <w:rFonts w:ascii="Arial" w:hAnsi="Arial" w:cs="Arial"/>
          <w:sz w:val="22"/>
          <w:szCs w:val="22"/>
        </w:rPr>
        <w:t>Shodai</w:t>
      </w:r>
      <w:proofErr w:type="spellEnd"/>
      <w:r w:rsidR="00240A69">
        <w:rPr>
          <w:rFonts w:ascii="Arial" w:hAnsi="Arial" w:cs="Arial"/>
          <w:sz w:val="22"/>
          <w:szCs w:val="22"/>
        </w:rPr>
        <w:t xml:space="preserve"> Inose</w:t>
      </w:r>
      <w:r w:rsidR="00A75FEF" w:rsidRPr="004D6E6B">
        <w:rPr>
          <w:rFonts w:ascii="Arial" w:hAnsi="Arial" w:cs="Arial"/>
          <w:sz w:val="22"/>
          <w:szCs w:val="22"/>
          <w:vertAlign w:val="superscript"/>
        </w:rPr>
        <w:t>2</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Pr="00AB2066" w:rsidRDefault="00B07B5C" w:rsidP="00EF26EE">
      <w:pPr>
        <w:rPr>
          <w:rFonts w:ascii="Arial" w:hAnsi="Arial" w:cs="Arial"/>
          <w:sz w:val="22"/>
          <w:szCs w:val="22"/>
        </w:rPr>
      </w:pPr>
      <w:r w:rsidRPr="00AB2066">
        <w:rPr>
          <w:rFonts w:ascii="Arial" w:hAnsi="Arial" w:cs="Arial"/>
          <w:sz w:val="22"/>
          <w:szCs w:val="22"/>
          <w:vertAlign w:val="superscript"/>
        </w:rPr>
        <w:t>3</w:t>
      </w:r>
      <w:r w:rsidRPr="00AB2066">
        <w:rPr>
          <w:rFonts w:ascii="Arial" w:hAnsi="Arial" w:cs="Arial"/>
          <w:sz w:val="22"/>
          <w:szCs w:val="22"/>
        </w:rPr>
        <w:t xml:space="preserve"> University of Washington </w:t>
      </w:r>
      <w:r w:rsidR="003133A7" w:rsidRPr="00AB2066">
        <w:rPr>
          <w:rFonts w:ascii="Arial" w:hAnsi="Arial" w:cs="Arial"/>
          <w:sz w:val="22"/>
          <w:szCs w:val="22"/>
        </w:rPr>
        <w:t xml:space="preserve">School of Public Health, </w:t>
      </w:r>
      <w:r w:rsidRPr="00AB2066">
        <w:rPr>
          <w:rFonts w:ascii="Arial" w:hAnsi="Arial" w:cs="Arial"/>
          <w:sz w:val="22"/>
          <w:szCs w:val="22"/>
        </w:rPr>
        <w:t>Department of Environmental and Occupational Health Sciences</w:t>
      </w:r>
    </w:p>
    <w:p w14:paraId="61FDC4A4" w14:textId="0B739A82" w:rsidR="00B07B5C" w:rsidRPr="00AB2066" w:rsidRDefault="00BA76F5" w:rsidP="00EF26EE">
      <w:pPr>
        <w:rPr>
          <w:ins w:id="1" w:author="Heather M" w:date="2025-10-13T16:47:00Z" w16du:dateUtc="2025-10-13T20:47:00Z"/>
          <w:rFonts w:ascii="Arial" w:hAnsi="Arial" w:cs="Arial"/>
          <w:sz w:val="22"/>
          <w:szCs w:val="22"/>
        </w:rPr>
      </w:pPr>
      <w:r w:rsidRPr="00AB2066">
        <w:rPr>
          <w:rFonts w:ascii="Arial" w:hAnsi="Arial" w:cs="Arial"/>
          <w:sz w:val="22"/>
          <w:szCs w:val="22"/>
          <w:vertAlign w:val="superscript"/>
        </w:rPr>
        <w:t>4</w:t>
      </w:r>
      <w:r w:rsidR="00B07B5C" w:rsidRPr="00AB2066">
        <w:rPr>
          <w:rFonts w:ascii="Arial" w:hAnsi="Arial" w:cs="Arial"/>
          <w:sz w:val="22"/>
          <w:szCs w:val="22"/>
        </w:rPr>
        <w:t xml:space="preserve"> University of Washington</w:t>
      </w:r>
      <w:r w:rsidR="003133A7" w:rsidRPr="00AB2066">
        <w:rPr>
          <w:rFonts w:ascii="Arial" w:hAnsi="Arial" w:cs="Arial"/>
          <w:sz w:val="22"/>
          <w:szCs w:val="22"/>
        </w:rPr>
        <w:t xml:space="preserve"> School of Public Health,</w:t>
      </w:r>
      <w:r w:rsidR="00B07B5C" w:rsidRPr="00AB2066">
        <w:rPr>
          <w:rFonts w:ascii="Arial" w:hAnsi="Arial" w:cs="Arial"/>
          <w:sz w:val="22"/>
          <w:szCs w:val="22"/>
        </w:rPr>
        <w:t xml:space="preserve"> Department of Epidemiology</w:t>
      </w:r>
    </w:p>
    <w:p w14:paraId="323C7BCC" w14:textId="20AC56A9" w:rsidR="005901E8" w:rsidRPr="00AB2066" w:rsidRDefault="005901E8" w:rsidP="00EF26EE">
      <w:pPr>
        <w:rPr>
          <w:rFonts w:ascii="Arial" w:hAnsi="Arial" w:cs="Arial"/>
          <w:sz w:val="22"/>
          <w:szCs w:val="22"/>
        </w:rPr>
      </w:pPr>
      <w:ins w:id="2" w:author="Heather M" w:date="2025-10-13T16:47:00Z" w16du:dateUtc="2025-10-13T20:47:00Z">
        <w:r w:rsidRPr="00AB2066">
          <w:rPr>
            <w:rFonts w:ascii="Arial" w:hAnsi="Arial" w:cs="Arial"/>
            <w:sz w:val="22"/>
            <w:szCs w:val="22"/>
            <w:vertAlign w:val="superscript"/>
          </w:rPr>
          <w:t xml:space="preserve">5 </w:t>
        </w:r>
        <w:r w:rsidRPr="00AB2066">
          <w:rPr>
            <w:rStyle w:val="accordion-tabbedtab-mobile"/>
            <w:rFonts w:ascii="Arial" w:eastAsiaTheme="majorEastAsia" w:hAnsi="Arial" w:cs="Arial"/>
            <w:sz w:val="22"/>
            <w:szCs w:val="22"/>
            <w:rPrChange w:id="3" w:author="Heather M" w:date="2025-10-13T16:47:00Z" w16du:dateUtc="2025-10-13T20:47:00Z">
              <w:rPr>
                <w:rStyle w:val="accordion-tabbedtab-mobile"/>
                <w:rFonts w:eastAsiaTheme="majorEastAsia"/>
              </w:rPr>
            </w:rPrChange>
          </w:rPr>
          <w:t>University of California Los Angeles Fielding School of Public Health</w:t>
        </w:r>
      </w:ins>
      <w:ins w:id="4" w:author="Heather M" w:date="2025-10-13T17:20:00Z" w16du:dateUtc="2025-10-13T21:20:00Z">
        <w:r w:rsidR="00145CC9">
          <w:rPr>
            <w:rStyle w:val="accordion-tabbedtab-mobile"/>
            <w:rFonts w:ascii="Arial" w:eastAsiaTheme="majorEastAsia" w:hAnsi="Arial" w:cs="Arial"/>
            <w:sz w:val="22"/>
            <w:szCs w:val="22"/>
          </w:rPr>
          <w:t xml:space="preserve">, </w:t>
        </w:r>
        <w:r w:rsidR="00145CC9" w:rsidRPr="003C3126">
          <w:rPr>
            <w:rStyle w:val="accordion-tabbedtab-mobile"/>
            <w:rFonts w:ascii="Arial" w:eastAsiaTheme="majorEastAsia" w:hAnsi="Arial" w:cs="Arial"/>
            <w:sz w:val="22"/>
            <w:szCs w:val="22"/>
          </w:rPr>
          <w:t>Department of Epidemiology</w:t>
        </w:r>
      </w:ins>
    </w:p>
    <w:p w14:paraId="489A8351" w14:textId="3E79DD66" w:rsidR="00BA76F5" w:rsidRDefault="005901E8" w:rsidP="00EF26EE">
      <w:pPr>
        <w:rPr>
          <w:rFonts w:ascii="Arial" w:hAnsi="Arial" w:cs="Arial"/>
          <w:sz w:val="22"/>
          <w:szCs w:val="22"/>
        </w:rPr>
      </w:pPr>
      <w:ins w:id="5" w:author="Heather M" w:date="2025-10-13T16:47:00Z" w16du:dateUtc="2025-10-13T20:47:00Z">
        <w:r w:rsidRPr="00AB2066">
          <w:rPr>
            <w:rFonts w:ascii="Arial" w:hAnsi="Arial" w:cs="Arial"/>
            <w:sz w:val="22"/>
            <w:szCs w:val="22"/>
            <w:vertAlign w:val="superscript"/>
          </w:rPr>
          <w:t>6</w:t>
        </w:r>
      </w:ins>
      <w:del w:id="6" w:author="Heather M" w:date="2025-10-13T16:47:00Z" w16du:dateUtc="2025-10-13T20:47:00Z">
        <w:r w:rsidR="00BA76F5" w:rsidRPr="00AB2066" w:rsidDel="005901E8">
          <w:rPr>
            <w:rFonts w:ascii="Arial" w:hAnsi="Arial" w:cs="Arial"/>
            <w:sz w:val="22"/>
            <w:szCs w:val="22"/>
            <w:vertAlign w:val="superscript"/>
          </w:rPr>
          <w:delText>5</w:delText>
        </w:r>
      </w:del>
      <w:r w:rsidR="001F1C79" w:rsidRPr="00AB2066">
        <w:rPr>
          <w:rFonts w:ascii="Arial" w:hAnsi="Arial" w:cs="Arial"/>
          <w:sz w:val="22"/>
          <w:szCs w:val="22"/>
        </w:rPr>
        <w:t xml:space="preserve"> Brown University School of Public Health</w:t>
      </w:r>
      <w:r w:rsidR="001F1C79">
        <w:rPr>
          <w:rFonts w:ascii="Arial" w:hAnsi="Arial" w:cs="Arial"/>
          <w:sz w:val="22"/>
          <w:szCs w:val="22"/>
        </w:rPr>
        <w:t>, Department of Epidemiology</w:t>
      </w:r>
      <w:r w:rsidR="001F1C79">
        <w:rPr>
          <w:rFonts w:ascii="Arial" w:hAnsi="Arial" w:cs="Arial"/>
          <w:sz w:val="22"/>
          <w:szCs w:val="22"/>
          <w:vertAlign w:val="superscript"/>
        </w:rPr>
        <w:t xml:space="preserve"> </w:t>
      </w:r>
    </w:p>
    <w:p w14:paraId="6553E699" w14:textId="173FAFC7" w:rsidR="003413A9" w:rsidRPr="004D6E6B" w:rsidRDefault="005901E8" w:rsidP="00EF26EE">
      <w:pPr>
        <w:rPr>
          <w:rFonts w:ascii="Arial" w:hAnsi="Arial" w:cs="Arial"/>
          <w:sz w:val="22"/>
          <w:szCs w:val="22"/>
        </w:rPr>
      </w:pPr>
      <w:ins w:id="7" w:author="Heather M" w:date="2025-10-13T16:47:00Z" w16du:dateUtc="2025-10-13T20:47:00Z">
        <w:r>
          <w:rPr>
            <w:rFonts w:ascii="Arial" w:hAnsi="Arial" w:cs="Arial"/>
            <w:sz w:val="22"/>
            <w:szCs w:val="22"/>
            <w:vertAlign w:val="superscript"/>
          </w:rPr>
          <w:t>7</w:t>
        </w:r>
      </w:ins>
      <w:del w:id="8" w:author="Heather M" w:date="2025-10-13T16:47:00Z" w16du:dateUtc="2025-10-13T20:47:00Z">
        <w:r w:rsidR="00BA76F5" w:rsidDel="005901E8">
          <w:rPr>
            <w:rFonts w:ascii="Arial" w:hAnsi="Arial" w:cs="Arial"/>
            <w:sz w:val="22"/>
            <w:szCs w:val="22"/>
            <w:vertAlign w:val="superscript"/>
          </w:rPr>
          <w:delText>6</w:delText>
        </w:r>
      </w:del>
      <w:r w:rsidR="00EE2A0F">
        <w:rPr>
          <w:rFonts w:ascii="Arial" w:hAnsi="Arial" w:cs="Arial"/>
          <w:sz w:val="22"/>
          <w:szCs w:val="22"/>
          <w:vertAlign w:val="superscript"/>
        </w:rPr>
        <w:t xml:space="preserve"> </w:t>
      </w:r>
      <w:r w:rsidR="001F1C79" w:rsidRPr="0089567A">
        <w:rPr>
          <w:rFonts w:ascii="Arial" w:hAnsi="Arial" w:cs="Arial"/>
          <w:sz w:val="22"/>
          <w:szCs w:val="22"/>
        </w:rPr>
        <w:t>Institute</w:t>
      </w:r>
      <w:r w:rsidR="001F1C79">
        <w:rPr>
          <w:rFonts w:ascii="Arial" w:hAnsi="Arial" w:cs="Arial"/>
          <w:sz w:val="22"/>
          <w:szCs w:val="22"/>
          <w:vertAlign w:val="superscript"/>
        </w:rPr>
        <w:t xml:space="preserve"> </w:t>
      </w:r>
      <w:r w:rsidR="003413A9">
        <w:rPr>
          <w:rFonts w:ascii="Arial" w:hAnsi="Arial" w:cs="Arial"/>
          <w:sz w:val="22"/>
          <w:szCs w:val="22"/>
        </w:rPr>
        <w:t>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is publicly available and</w:t>
      </w:r>
      <w:r>
        <w:rPr>
          <w:rFonts w:ascii="Arial" w:hAnsi="Arial" w:cs="Arial"/>
          <w:sz w:val="22"/>
          <w:szCs w:val="22"/>
        </w:rPr>
        <w:t xml:space="preserve"> can be found at </w:t>
      </w:r>
      <w:commentRangeStart w:id="9"/>
      <w:commentRangeStart w:id="10"/>
      <w:r w:rsidR="009712A8" w:rsidRPr="009712A8">
        <w:rPr>
          <w:rFonts w:ascii="Arial" w:hAnsi="Arial" w:cs="Arial"/>
          <w:sz w:val="22"/>
          <w:szCs w:val="22"/>
        </w:rPr>
        <w:t>https://github.com/heathermcb/bad_negative_control_outcomes</w:t>
      </w:r>
      <w:commentRangeEnd w:id="9"/>
      <w:r w:rsidR="004D24A8">
        <w:rPr>
          <w:rStyle w:val="CommentReference"/>
          <w:rFonts w:asciiTheme="minorHAnsi" w:eastAsiaTheme="minorHAnsi" w:hAnsiTheme="minorHAnsi" w:cstheme="minorBidi"/>
          <w:kern w:val="2"/>
          <w14:ligatures w14:val="standardContextual"/>
        </w:rPr>
        <w:commentReference w:id="9"/>
      </w:r>
      <w:commentRangeEnd w:id="10"/>
      <w:r w:rsidR="004A3A75">
        <w:rPr>
          <w:rStyle w:val="CommentReference"/>
          <w:rFonts w:asciiTheme="minorHAnsi" w:eastAsiaTheme="minorHAnsi" w:hAnsiTheme="minorHAnsi" w:cstheme="minorBidi"/>
          <w:kern w:val="2"/>
          <w14:ligatures w14:val="standardContextual"/>
        </w:rPr>
        <w:commentReference w:id="10"/>
      </w:r>
      <w:r w:rsidR="00390F7E">
        <w:rPr>
          <w:rFonts w:ascii="Arial" w:hAnsi="Arial" w:cs="Arial"/>
          <w:sz w:val="22"/>
          <w:szCs w:val="22"/>
        </w:rPr>
        <w:t>.</w:t>
      </w:r>
    </w:p>
    <w:p w14:paraId="7426ACAE" w14:textId="77777777" w:rsidR="0049151B" w:rsidRDefault="0049151B">
      <w:pPr>
        <w:rPr>
          <w:rFonts w:ascii="Arial" w:hAnsi="Arial" w:cs="Arial"/>
          <w:sz w:val="22"/>
          <w:szCs w:val="22"/>
        </w:rPr>
      </w:pPr>
    </w:p>
    <w:p w14:paraId="6A185134" w14:textId="77777777" w:rsidR="0049151B" w:rsidRPr="0049151B" w:rsidRDefault="0049151B" w:rsidP="0049151B">
      <w:pPr>
        <w:rPr>
          <w:rFonts w:ascii="Arial" w:hAnsi="Arial" w:cs="Arial"/>
          <w:sz w:val="22"/>
          <w:szCs w:val="22"/>
          <w:u w:val="single"/>
        </w:rPr>
      </w:pPr>
      <w:r w:rsidRPr="0049151B">
        <w:rPr>
          <w:rFonts w:ascii="Arial" w:hAnsi="Arial" w:cs="Arial"/>
          <w:sz w:val="22"/>
          <w:szCs w:val="22"/>
          <w:u w:val="single"/>
        </w:rPr>
        <w:t>Human and Animal Rights and Informed Consent</w:t>
      </w:r>
    </w:p>
    <w:p w14:paraId="53327F53" w14:textId="77777777" w:rsidR="00487961" w:rsidRDefault="0049151B" w:rsidP="0049151B">
      <w:pPr>
        <w:rPr>
          <w:rFonts w:ascii="Arial" w:hAnsi="Arial" w:cs="Arial"/>
          <w:sz w:val="22"/>
          <w:szCs w:val="22"/>
        </w:rPr>
      </w:pPr>
      <w:r w:rsidRPr="0049151B">
        <w:rPr>
          <w:rFonts w:ascii="Arial" w:hAnsi="Arial" w:cs="Arial"/>
          <w:sz w:val="22"/>
          <w:szCs w:val="22"/>
        </w:rPr>
        <w:t>This article does not contain any studies with human or animal subjects performed by any of the authors.</w:t>
      </w:r>
    </w:p>
    <w:p w14:paraId="1394F06D" w14:textId="77777777" w:rsidR="00487961" w:rsidRDefault="00487961" w:rsidP="0049151B">
      <w:pPr>
        <w:rPr>
          <w:rFonts w:ascii="Arial" w:hAnsi="Arial" w:cs="Arial"/>
          <w:sz w:val="22"/>
          <w:szCs w:val="22"/>
        </w:rPr>
      </w:pPr>
    </w:p>
    <w:p w14:paraId="02C2197F" w14:textId="242A308E" w:rsidR="00487961" w:rsidRDefault="00487961" w:rsidP="0049151B">
      <w:pPr>
        <w:rPr>
          <w:rFonts w:ascii="Arial" w:hAnsi="Arial" w:cs="Arial"/>
          <w:sz w:val="22"/>
          <w:szCs w:val="22"/>
        </w:rPr>
      </w:pPr>
      <w:r w:rsidRPr="00DC4583">
        <w:rPr>
          <w:rFonts w:ascii="Arial" w:hAnsi="Arial" w:cs="Arial"/>
          <w:sz w:val="22"/>
          <w:szCs w:val="22"/>
          <w:u w:val="single"/>
        </w:rPr>
        <w:t>Funding</w:t>
      </w:r>
    </w:p>
    <w:p w14:paraId="5CBD5089" w14:textId="5D0E0177" w:rsidR="008821B6" w:rsidRPr="005C4477" w:rsidRDefault="00D84D72" w:rsidP="0049151B">
      <w:pPr>
        <w:rPr>
          <w:rFonts w:ascii="Arial" w:hAnsi="Arial" w:cs="Arial"/>
          <w:sz w:val="22"/>
          <w:szCs w:val="22"/>
        </w:rPr>
      </w:pPr>
      <w:r w:rsidRPr="005C4477">
        <w:rPr>
          <w:rFonts w:ascii="Arial" w:hAnsi="Arial" w:cs="Arial"/>
          <w:sz w:val="22"/>
          <w:szCs w:val="22"/>
        </w:rPr>
        <w:t>Canadian Institutes of Health Research, Doctoral Foreign Study Award (HM)</w:t>
      </w:r>
    </w:p>
    <w:p w14:paraId="2B40C550" w14:textId="2C7CE33F" w:rsidR="00D84D72" w:rsidRPr="00AB2066" w:rsidRDefault="00D84D72" w:rsidP="0049151B">
      <w:pPr>
        <w:rPr>
          <w:rFonts w:ascii="Arial" w:hAnsi="Arial" w:cs="Arial"/>
          <w:sz w:val="22"/>
          <w:szCs w:val="22"/>
        </w:rPr>
      </w:pPr>
      <w:r w:rsidRPr="00AB2066">
        <w:rPr>
          <w:rFonts w:ascii="Arial" w:hAnsi="Arial" w:cs="Arial"/>
          <w:sz w:val="22"/>
          <w:szCs w:val="22"/>
        </w:rPr>
        <w:t>National Institute of Environmental Health Sciences, P30ES007033 (JAC)</w:t>
      </w:r>
    </w:p>
    <w:p w14:paraId="3BF1DBA3" w14:textId="1CCA215B" w:rsidR="00D84D72" w:rsidRPr="00AB2066" w:rsidRDefault="00D84D72" w:rsidP="0049151B">
      <w:pPr>
        <w:rPr>
          <w:rFonts w:ascii="Arial" w:hAnsi="Arial" w:cs="Arial"/>
          <w:sz w:val="22"/>
          <w:szCs w:val="22"/>
        </w:rPr>
      </w:pPr>
      <w:r w:rsidRPr="00AB2066">
        <w:rPr>
          <w:rFonts w:ascii="Arial" w:hAnsi="Arial" w:cs="Arial"/>
          <w:sz w:val="22"/>
          <w:szCs w:val="22"/>
        </w:rPr>
        <w:t>National Institute of Environmental Health Sciences, P30 ES009089 (MAK)</w:t>
      </w:r>
    </w:p>
    <w:p w14:paraId="426DB3CD" w14:textId="6B2486BF" w:rsidR="00D84D72" w:rsidRPr="00AB2066" w:rsidRDefault="00D84D72" w:rsidP="0049151B">
      <w:pPr>
        <w:rPr>
          <w:rFonts w:ascii="Arial" w:hAnsi="Arial" w:cs="Arial"/>
          <w:sz w:val="22"/>
          <w:szCs w:val="22"/>
        </w:rPr>
      </w:pPr>
      <w:r w:rsidRPr="00AB2066">
        <w:rPr>
          <w:rFonts w:ascii="Arial" w:hAnsi="Arial" w:cs="Arial"/>
          <w:sz w:val="22"/>
          <w:szCs w:val="22"/>
        </w:rPr>
        <w:t>National Institutes of Health, R01 ES030616 (MAK)</w:t>
      </w:r>
    </w:p>
    <w:p w14:paraId="32AAEE9C" w14:textId="76858CD2" w:rsidR="00D84D72" w:rsidRPr="00AB2066" w:rsidRDefault="00D84D72" w:rsidP="0049151B">
      <w:pPr>
        <w:rPr>
          <w:rFonts w:ascii="Arial" w:hAnsi="Arial" w:cs="Arial"/>
          <w:sz w:val="22"/>
          <w:szCs w:val="22"/>
        </w:rPr>
      </w:pPr>
      <w:r w:rsidRPr="00AB2066">
        <w:rPr>
          <w:rFonts w:ascii="Arial" w:hAnsi="Arial" w:cs="Arial"/>
          <w:sz w:val="22"/>
          <w:szCs w:val="22"/>
        </w:rPr>
        <w:t>National Institutes of Health, R01 ES029943 (MAK)</w:t>
      </w:r>
    </w:p>
    <w:p w14:paraId="490DB108" w14:textId="552F28E8" w:rsidR="00D84D72" w:rsidRPr="00AB2066" w:rsidRDefault="00D84D72" w:rsidP="0049151B">
      <w:pPr>
        <w:rPr>
          <w:ins w:id="11" w:author="Heather M" w:date="2025-10-13T16:47:00Z" w16du:dateUtc="2025-10-13T20:47:00Z"/>
          <w:rFonts w:ascii="Arial" w:hAnsi="Arial" w:cs="Arial"/>
          <w:sz w:val="22"/>
          <w:szCs w:val="22"/>
        </w:rPr>
      </w:pPr>
      <w:r w:rsidRPr="00AB2066">
        <w:rPr>
          <w:rFonts w:ascii="Arial" w:hAnsi="Arial" w:cs="Arial"/>
          <w:sz w:val="22"/>
          <w:szCs w:val="22"/>
        </w:rPr>
        <w:t>National Institute on Aging, P20 AG093975 (MAK)</w:t>
      </w:r>
    </w:p>
    <w:p w14:paraId="34C5DAA0" w14:textId="74F4B558" w:rsidR="00D77160" w:rsidRPr="00AB2066" w:rsidRDefault="00D77160" w:rsidP="0049151B">
      <w:pPr>
        <w:rPr>
          <w:rFonts w:ascii="Arial" w:hAnsi="Arial" w:cs="Arial"/>
          <w:sz w:val="22"/>
          <w:szCs w:val="22"/>
        </w:rPr>
      </w:pPr>
      <w:ins w:id="12" w:author="Heather M" w:date="2025-10-13T16:47:00Z" w16du:dateUtc="2025-10-13T20:47:00Z">
        <w:r w:rsidRPr="00AB2066">
          <w:rPr>
            <w:rFonts w:ascii="Arial" w:eastAsiaTheme="minorHAnsi" w:hAnsi="Arial" w:cs="Arial"/>
            <w:kern w:val="2"/>
            <w:sz w:val="22"/>
            <w:szCs w:val="22"/>
            <w14:ligatures w14:val="standardContextual"/>
            <w:rPrChange w:id="13" w:author="Heather M" w:date="2025-10-13T16:47:00Z" w16du:dateUtc="2025-10-13T20:47:00Z">
              <w:rPr>
                <w:rFonts w:asciiTheme="minorHAnsi" w:eastAsiaTheme="minorHAnsi" w:hAnsiTheme="minorHAnsi" w:cstheme="minorBidi"/>
                <w:kern w:val="2"/>
                <w:sz w:val="20"/>
                <w:szCs w:val="20"/>
                <w14:ligatures w14:val="standardContextual"/>
              </w:rPr>
            </w:rPrChange>
          </w:rPr>
          <w:t>National institute on Aging</w:t>
        </w:r>
      </w:ins>
      <w:ins w:id="14" w:author="Heather M" w:date="2025-10-13T18:03:00Z" w16du:dateUtc="2025-10-13T22:03:00Z">
        <w:r w:rsidR="006C31B8">
          <w:rPr>
            <w:rFonts w:ascii="Arial" w:eastAsiaTheme="minorHAnsi" w:hAnsi="Arial" w:cs="Arial"/>
            <w:kern w:val="2"/>
            <w:sz w:val="22"/>
            <w:szCs w:val="22"/>
            <w14:ligatures w14:val="standardContextual"/>
          </w:rPr>
          <w:t>,</w:t>
        </w:r>
      </w:ins>
      <w:ins w:id="15" w:author="Heather M" w:date="2025-10-13T16:47:00Z" w16du:dateUtc="2025-10-13T20:47:00Z">
        <w:r w:rsidRPr="00AB2066">
          <w:rPr>
            <w:rFonts w:ascii="Arial" w:eastAsiaTheme="minorHAnsi" w:hAnsi="Arial" w:cs="Arial"/>
            <w:kern w:val="2"/>
            <w:sz w:val="22"/>
            <w:szCs w:val="22"/>
            <w14:ligatures w14:val="standardContextual"/>
            <w:rPrChange w:id="16" w:author="Heather M" w:date="2025-10-13T16:47:00Z" w16du:dateUtc="2025-10-13T20:47:00Z">
              <w:rPr>
                <w:rFonts w:asciiTheme="minorHAnsi" w:eastAsiaTheme="minorHAnsi" w:hAnsiTheme="minorHAnsi" w:cstheme="minorBidi"/>
                <w:kern w:val="2"/>
                <w:sz w:val="20"/>
                <w:szCs w:val="20"/>
                <w14:ligatures w14:val="standardContextual"/>
              </w:rPr>
            </w:rPrChange>
          </w:rPr>
          <w:t xml:space="preserve"> P01AG082653</w:t>
        </w:r>
      </w:ins>
      <w:ins w:id="17" w:author="Heather M" w:date="2025-10-13T18:03:00Z" w16du:dateUtc="2025-10-13T22:03:00Z">
        <w:r w:rsidR="006C31B8">
          <w:rPr>
            <w:rFonts w:ascii="Arial" w:eastAsiaTheme="minorHAnsi" w:hAnsi="Arial" w:cs="Arial"/>
            <w:kern w:val="2"/>
            <w:sz w:val="22"/>
            <w:szCs w:val="22"/>
            <w14:ligatures w14:val="standardContextual"/>
          </w:rPr>
          <w:t xml:space="preserve"> (ERM)</w:t>
        </w:r>
      </w:ins>
    </w:p>
    <w:p w14:paraId="75573CB4" w14:textId="089622CF" w:rsidR="00487961" w:rsidRDefault="00031E15" w:rsidP="0049151B">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61036A7F" w14:textId="7C5B2615" w:rsidR="009D59D9" w:rsidRDefault="009D59D9" w:rsidP="009D59D9">
      <w:pPr>
        <w:spacing w:line="360" w:lineRule="auto"/>
        <w:rPr>
          <w:rFonts w:ascii="Arial" w:hAnsi="Arial" w:cs="Arial"/>
          <w:sz w:val="22"/>
          <w:szCs w:val="22"/>
        </w:rPr>
      </w:pPr>
      <w:r>
        <w:rPr>
          <w:rFonts w:ascii="Arial" w:hAnsi="Arial" w:cs="Arial"/>
          <w:b/>
          <w:bCs/>
          <w:sz w:val="22"/>
          <w:szCs w:val="22"/>
        </w:rPr>
        <w:t>Purpose</w:t>
      </w:r>
      <w:r w:rsidR="0073297C">
        <w:rPr>
          <w:rFonts w:ascii="Arial" w:hAnsi="Arial" w:cs="Arial"/>
          <w:sz w:val="22"/>
          <w:szCs w:val="22"/>
        </w:rPr>
        <w:t xml:space="preserve">: </w:t>
      </w:r>
      <w:r w:rsidR="0005733C" w:rsidRPr="00183E04">
        <w:rPr>
          <w:rFonts w:ascii="Arial" w:hAnsi="Arial" w:cs="Arial"/>
          <w:sz w:val="22"/>
          <w:szCs w:val="22"/>
        </w:rPr>
        <w:t>Environmental epidemiologists</w:t>
      </w:r>
      <w:r w:rsidR="0005733C"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0005733C"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0005733C"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0005733C"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w:t>
      </w:r>
      <w:r w:rsidR="009E29F0">
        <w:rPr>
          <w:rFonts w:ascii="Arial" w:hAnsi="Arial" w:cs="Arial"/>
          <w:sz w:val="22"/>
          <w:szCs w:val="22"/>
        </w:rPr>
        <w:t>relationships</w:t>
      </w:r>
      <w:r w:rsidR="00263C52">
        <w:rPr>
          <w:rFonts w:ascii="Arial" w:hAnsi="Arial" w:cs="Arial"/>
          <w:sz w:val="22"/>
          <w:szCs w:val="22"/>
        </w:rPr>
        <w:t>: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9E29F0">
        <w:rPr>
          <w:rFonts w:ascii="Arial" w:hAnsi="Arial" w:cs="Arial"/>
          <w:sz w:val="22"/>
          <w:szCs w:val="22"/>
        </w:rPr>
        <w:t>associations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r>
        <w:rPr>
          <w:rFonts w:ascii="Arial" w:hAnsi="Arial" w:cs="Arial"/>
          <w:sz w:val="22"/>
          <w:szCs w:val="22"/>
        </w:rPr>
        <w:t xml:space="preserve"> </w:t>
      </w:r>
      <w:r w:rsidR="00636F18" w:rsidRPr="00636F18">
        <w:rPr>
          <w:rFonts w:ascii="Arial" w:hAnsi="Arial" w:cs="Arial"/>
          <w:sz w:val="22"/>
          <w:szCs w:val="22"/>
        </w:rPr>
        <w:t xml:space="preserve">In this paper, we </w:t>
      </w:r>
      <w:r w:rsidR="009E29F0">
        <w:rPr>
          <w:rFonts w:ascii="Arial" w:hAnsi="Arial" w:cs="Arial"/>
          <w:sz w:val="22"/>
          <w:szCs w:val="22"/>
        </w:rPr>
        <w:t xml:space="preserve">review </w:t>
      </w:r>
      <w:r w:rsidR="00E42AB3">
        <w:rPr>
          <w:rFonts w:ascii="Arial" w:hAnsi="Arial" w:cs="Arial"/>
          <w:sz w:val="22"/>
          <w:szCs w:val="22"/>
        </w:rPr>
        <w:t>the</w:t>
      </w:r>
      <w:r w:rsidR="003D1256">
        <w:rPr>
          <w:rFonts w:ascii="Arial" w:hAnsi="Arial" w:cs="Arial"/>
          <w:sz w:val="22"/>
          <w:szCs w:val="22"/>
        </w:rPr>
        <w:t xml:space="preserve"> </w:t>
      </w:r>
      <w:r w:rsidR="00636F18" w:rsidRPr="00636F18">
        <w:rPr>
          <w:rFonts w:ascii="Arial" w:hAnsi="Arial" w:cs="Arial"/>
          <w:sz w:val="22"/>
          <w:szCs w:val="22"/>
        </w:rPr>
        <w:t>potential benefits and limitations</w:t>
      </w:r>
      <w:r w:rsidR="009E29F0">
        <w:rPr>
          <w:rFonts w:ascii="Arial" w:hAnsi="Arial" w:cs="Arial"/>
          <w:sz w:val="22"/>
          <w:szCs w:val="22"/>
        </w:rPr>
        <w:t xml:space="preserve"> of </w:t>
      </w:r>
      <w:r w:rsidR="009E29F0" w:rsidRPr="00636F18">
        <w:rPr>
          <w:rFonts w:ascii="Arial" w:hAnsi="Arial" w:cs="Arial"/>
          <w:sz w:val="22"/>
          <w:szCs w:val="22"/>
        </w:rPr>
        <w:t>negative control outcome analyses</w:t>
      </w:r>
      <w:r w:rsidR="009E29F0">
        <w:rPr>
          <w:rFonts w:ascii="Arial" w:hAnsi="Arial" w:cs="Arial"/>
          <w:sz w:val="22"/>
          <w:szCs w:val="22"/>
        </w:rPr>
        <w:t xml:space="preserve">. </w:t>
      </w:r>
    </w:p>
    <w:p w14:paraId="79BB2CDE" w14:textId="77777777" w:rsidR="009D59D9" w:rsidRDefault="009D59D9" w:rsidP="009D59D9">
      <w:pPr>
        <w:spacing w:line="360" w:lineRule="auto"/>
        <w:rPr>
          <w:rFonts w:ascii="Arial" w:hAnsi="Arial" w:cs="Arial"/>
          <w:sz w:val="22"/>
          <w:szCs w:val="22"/>
        </w:rPr>
      </w:pPr>
    </w:p>
    <w:p w14:paraId="726FE450" w14:textId="1EF9C8F2" w:rsidR="00C87F4B" w:rsidRDefault="00A77500" w:rsidP="009D59D9">
      <w:pPr>
        <w:spacing w:line="360" w:lineRule="auto"/>
        <w:rPr>
          <w:rFonts w:ascii="Arial" w:hAnsi="Arial" w:cs="Arial"/>
          <w:sz w:val="22"/>
          <w:szCs w:val="22"/>
        </w:rPr>
      </w:pPr>
      <w:r w:rsidRPr="00A77500">
        <w:rPr>
          <w:rFonts w:ascii="Arial" w:hAnsi="Arial" w:cs="Arial"/>
          <w:b/>
          <w:bCs/>
          <w:sz w:val="22"/>
          <w:szCs w:val="22"/>
        </w:rPr>
        <w:t>Findings</w:t>
      </w:r>
      <w:r>
        <w:rPr>
          <w:rFonts w:ascii="Arial" w:hAnsi="Arial" w:cs="Arial"/>
          <w:sz w:val="22"/>
          <w:szCs w:val="22"/>
        </w:rPr>
        <w:t xml:space="preserve">: </w:t>
      </w:r>
      <w:r w:rsidR="0000376D">
        <w:rPr>
          <w:rFonts w:ascii="Arial" w:hAnsi="Arial" w:cs="Arial"/>
          <w:sz w:val="22"/>
          <w:szCs w:val="22"/>
        </w:rPr>
        <w:t>First, w</w:t>
      </w:r>
      <w:r w:rsidR="00636F18"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00636F18"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009E29F0">
        <w:rPr>
          <w:rFonts w:ascii="Arial" w:hAnsi="Arial" w:cs="Arial"/>
          <w:sz w:val="22"/>
          <w:szCs w:val="22"/>
        </w:rPr>
        <w:t xml:space="preserve"> when, in fact, they are exclusively a result of confounding</w:t>
      </w:r>
      <w:r w:rsidR="00D424C0">
        <w:rPr>
          <w:rFonts w:ascii="Arial" w:hAnsi="Arial" w:cs="Arial"/>
          <w:sz w:val="22"/>
          <w:szCs w:val="22"/>
        </w:rPr>
        <w:t>.</w:t>
      </w:r>
      <w:r w:rsidR="00636F18" w:rsidRPr="00636F18">
        <w:rPr>
          <w:rFonts w:ascii="Arial" w:hAnsi="Arial" w:cs="Arial"/>
          <w:sz w:val="22"/>
          <w:szCs w:val="22"/>
        </w:rPr>
        <w:t xml:space="preserve"> Finally, we present </w:t>
      </w:r>
      <w:r w:rsidR="008D3E92">
        <w:rPr>
          <w:rFonts w:ascii="Arial" w:hAnsi="Arial" w:cs="Arial"/>
          <w:sz w:val="22"/>
          <w:szCs w:val="22"/>
        </w:rPr>
        <w:t xml:space="preserve">results from </w:t>
      </w:r>
      <w:r w:rsidR="00636F18" w:rsidRPr="00636F18">
        <w:rPr>
          <w:rFonts w:ascii="Arial" w:hAnsi="Arial" w:cs="Arial"/>
          <w:sz w:val="22"/>
          <w:szCs w:val="22"/>
        </w:rPr>
        <w:t>simulation</w:t>
      </w:r>
      <w:r w:rsidR="008D3E92">
        <w:rPr>
          <w:rFonts w:ascii="Arial" w:hAnsi="Arial" w:cs="Arial"/>
          <w:sz w:val="22"/>
          <w:szCs w:val="22"/>
        </w:rPr>
        <w:t>s</w:t>
      </w:r>
      <w:r w:rsidR="00636F18" w:rsidRPr="00636F18">
        <w:rPr>
          <w:rFonts w:ascii="Arial" w:hAnsi="Arial" w:cs="Arial"/>
          <w:sz w:val="22"/>
          <w:szCs w:val="22"/>
        </w:rPr>
        <w:t xml:space="preserve"> demonstrating that</w:t>
      </w:r>
      <w:r w:rsidR="00A675EB">
        <w:rPr>
          <w:rFonts w:ascii="Arial" w:hAnsi="Arial" w:cs="Arial"/>
          <w:sz w:val="22"/>
          <w:szCs w:val="22"/>
        </w:rPr>
        <w:t xml:space="preserve"> negative control outcome analyses can be useful </w:t>
      </w:r>
      <w:r w:rsidR="002371F0">
        <w:rPr>
          <w:rFonts w:ascii="Arial" w:hAnsi="Arial" w:cs="Arial"/>
          <w:sz w:val="22"/>
          <w:szCs w:val="22"/>
        </w:rPr>
        <w:t>under certain conditions</w:t>
      </w:r>
      <w:r w:rsidR="009E29F0">
        <w:rPr>
          <w:rFonts w:ascii="Arial" w:hAnsi="Arial" w:cs="Arial"/>
          <w:sz w:val="22"/>
          <w:szCs w:val="22"/>
        </w:rPr>
        <w:t xml:space="preserve"> and not others</w:t>
      </w:r>
      <w:r w:rsidR="00D14586">
        <w:rPr>
          <w:rFonts w:ascii="Arial" w:hAnsi="Arial" w:cs="Arial"/>
          <w:sz w:val="22"/>
          <w:szCs w:val="22"/>
        </w:rPr>
        <w:t xml:space="preserve">. </w:t>
      </w:r>
    </w:p>
    <w:p w14:paraId="308E665A" w14:textId="77777777" w:rsidR="007315C6" w:rsidRDefault="007315C6" w:rsidP="009D59D9">
      <w:pPr>
        <w:spacing w:line="360" w:lineRule="auto"/>
        <w:rPr>
          <w:rFonts w:ascii="Arial" w:hAnsi="Arial" w:cs="Arial"/>
          <w:sz w:val="22"/>
          <w:szCs w:val="22"/>
        </w:rPr>
      </w:pPr>
    </w:p>
    <w:p w14:paraId="7BE846F5" w14:textId="4947E164" w:rsidR="00636F18" w:rsidRPr="00636F18" w:rsidRDefault="00C87F4B" w:rsidP="00C87F4B">
      <w:pPr>
        <w:spacing w:line="360" w:lineRule="auto"/>
        <w:rPr>
          <w:rFonts w:ascii="Arial" w:hAnsi="Arial" w:cs="Arial"/>
          <w:sz w:val="22"/>
          <w:szCs w:val="22"/>
        </w:rPr>
      </w:pPr>
      <w:r w:rsidRPr="00C87F4B">
        <w:rPr>
          <w:rFonts w:ascii="Arial" w:hAnsi="Arial" w:cs="Arial"/>
          <w:b/>
          <w:bCs/>
          <w:sz w:val="22"/>
          <w:szCs w:val="22"/>
        </w:rPr>
        <w:t>Summary</w:t>
      </w:r>
      <w:r>
        <w:rPr>
          <w:rFonts w:ascii="Arial" w:hAnsi="Arial" w:cs="Arial"/>
          <w:sz w:val="22"/>
          <w:szCs w:val="22"/>
        </w:rPr>
        <w:t xml:space="preserve">: </w:t>
      </w:r>
      <w:r w:rsidR="00D14586">
        <w:rPr>
          <w:rFonts w:ascii="Arial" w:hAnsi="Arial" w:cs="Arial"/>
          <w:sz w:val="22"/>
          <w:szCs w:val="22"/>
        </w:rPr>
        <w:t>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w:t>
      </w:r>
      <w:r w:rsidR="00956254">
        <w:rPr>
          <w:rFonts w:ascii="Arial" w:hAnsi="Arial" w:cs="Arial"/>
          <w:sz w:val="22"/>
          <w:szCs w:val="22"/>
        </w:rPr>
        <w:t xml:space="preserve"> and</w:t>
      </w:r>
      <w:r w:rsidR="00DD0A85">
        <w:rPr>
          <w:rFonts w:ascii="Arial" w:hAnsi="Arial" w:cs="Arial"/>
          <w:sz w:val="22"/>
          <w:szCs w:val="22"/>
        </w:rPr>
        <w:t xml:space="preserve">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w:t>
      </w:r>
      <w:r w:rsidR="00956254">
        <w:rPr>
          <w:rFonts w:ascii="Arial" w:hAnsi="Arial" w:cs="Arial"/>
          <w:sz w:val="22"/>
          <w:szCs w:val="22"/>
        </w:rPr>
        <w:t xml:space="preserve"> unobserved</w:t>
      </w:r>
      <w:r w:rsidR="00D1487B" w:rsidRPr="00971A37">
        <w:rPr>
          <w:rFonts w:ascii="Arial" w:hAnsi="Arial" w:cs="Arial"/>
          <w:sz w:val="22"/>
          <w:szCs w:val="22"/>
        </w:rPr>
        <w:t xml:space="preserv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w:t>
      </w:r>
      <w:r w:rsidR="00814D8C">
        <w:rPr>
          <w:rFonts w:ascii="Arial" w:hAnsi="Arial" w:cs="Arial"/>
          <w:sz w:val="22"/>
          <w:szCs w:val="22"/>
        </w:rPr>
        <w:t xml:space="preserve">outcome </w:t>
      </w:r>
      <w:r w:rsidR="00AA2A5F">
        <w:rPr>
          <w:rFonts w:ascii="Arial" w:hAnsi="Arial" w:cs="Arial"/>
          <w:sz w:val="22"/>
          <w:szCs w:val="22"/>
        </w:rPr>
        <w:t xml:space="preserve">analyses </w:t>
      </w:r>
      <w:r w:rsidR="008D3E92">
        <w:rPr>
          <w:rFonts w:ascii="Arial" w:hAnsi="Arial" w:cs="Arial"/>
          <w:sz w:val="22"/>
          <w:szCs w:val="22"/>
        </w:rPr>
        <w:t xml:space="preserve">can </w:t>
      </w:r>
      <w:r w:rsidR="00AA2A5F">
        <w:rPr>
          <w:rFonts w:ascii="Arial" w:hAnsi="Arial" w:cs="Arial"/>
          <w:sz w:val="22"/>
          <w:szCs w:val="22"/>
        </w:rPr>
        <w:t>help detect residual confounding bias.</w:t>
      </w:r>
      <w:r w:rsidR="009E29F0">
        <w:rPr>
          <w:rFonts w:ascii="Arial" w:hAnsi="Arial" w:cs="Arial"/>
          <w:sz w:val="22"/>
          <w:szCs w:val="22"/>
        </w:rPr>
        <w:t xml:space="preserve"> In other scenarios, negative control outcome analyses may imbue a false sense of security.</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7899402E" w:rsidR="003A3EE6" w:rsidRDefault="00652F16" w:rsidP="00F94547">
      <w:pPr>
        <w:spacing w:line="360" w:lineRule="auto"/>
        <w:ind w:firstLine="720"/>
        <w:rPr>
          <w:rFonts w:ascii="Arial" w:hAnsi="Arial" w:cs="Arial"/>
          <w:sz w:val="22"/>
          <w:szCs w:val="22"/>
        </w:rPr>
      </w:pPr>
      <w:ins w:id="18" w:author="Heather M" w:date="2025-10-13T20:03:00Z" w16du:dateUtc="2025-10-14T00:03:00Z">
        <w:r>
          <w:rPr>
            <w:rFonts w:ascii="Arial" w:hAnsi="Arial" w:cs="Arial"/>
            <w:sz w:val="22"/>
            <w:szCs w:val="22"/>
          </w:rPr>
          <w:t>S</w:t>
        </w:r>
      </w:ins>
      <w:del w:id="19" w:author="Heather M" w:date="2025-10-13T20:03:00Z" w16du:dateUtc="2025-10-14T00:03:00Z">
        <w:r w:rsidR="00B64830" w:rsidDel="00652F16">
          <w:rPr>
            <w:rFonts w:ascii="Arial" w:hAnsi="Arial" w:cs="Arial"/>
            <w:sz w:val="22"/>
            <w:szCs w:val="22"/>
          </w:rPr>
          <w:delText>E</w:delText>
        </w:r>
        <w:r w:rsidR="00270DF4" w:rsidRPr="00270DF4" w:rsidDel="00652F16">
          <w:rPr>
            <w:rFonts w:ascii="Arial" w:hAnsi="Arial" w:cs="Arial"/>
            <w:sz w:val="22"/>
            <w:szCs w:val="22"/>
          </w:rPr>
          <w:delText xml:space="preserve">nvironmental </w:delText>
        </w:r>
        <w:r w:rsidR="00033B9C" w:rsidRPr="00270DF4" w:rsidDel="00652F16">
          <w:rPr>
            <w:rFonts w:ascii="Arial" w:hAnsi="Arial" w:cs="Arial"/>
            <w:sz w:val="22"/>
            <w:szCs w:val="22"/>
          </w:rPr>
          <w:delText>epidemiol</w:delText>
        </w:r>
        <w:r w:rsidR="00033B9C" w:rsidRPr="00270DF4" w:rsidDel="00F70CD4">
          <w:rPr>
            <w:rFonts w:ascii="Arial" w:hAnsi="Arial" w:cs="Arial"/>
            <w:sz w:val="22"/>
            <w:szCs w:val="22"/>
          </w:rPr>
          <w:delText>og</w:delText>
        </w:r>
        <w:r w:rsidR="00033B9C" w:rsidDel="00F70CD4">
          <w:rPr>
            <w:rFonts w:ascii="Arial" w:hAnsi="Arial" w:cs="Arial"/>
            <w:sz w:val="22"/>
            <w:szCs w:val="22"/>
          </w:rPr>
          <w:delText>ic</w:delText>
        </w:r>
        <w:r w:rsidR="00033B9C" w:rsidDel="009A613A">
          <w:rPr>
            <w:rFonts w:ascii="Arial" w:hAnsi="Arial" w:cs="Arial"/>
            <w:sz w:val="22"/>
            <w:szCs w:val="22"/>
          </w:rPr>
          <w:delText>al</w:delText>
        </w:r>
        <w:r w:rsidR="00033B9C" w:rsidRPr="00270DF4" w:rsidDel="00652F16">
          <w:rPr>
            <w:rFonts w:ascii="Arial" w:hAnsi="Arial" w:cs="Arial"/>
            <w:sz w:val="22"/>
            <w:szCs w:val="22"/>
          </w:rPr>
          <w:delText xml:space="preserve"> </w:delText>
        </w:r>
        <w:r w:rsidR="00270DF4" w:rsidRPr="00270DF4" w:rsidDel="00652F16">
          <w:rPr>
            <w:rFonts w:ascii="Arial" w:hAnsi="Arial" w:cs="Arial"/>
            <w:sz w:val="22"/>
            <w:szCs w:val="22"/>
          </w:rPr>
          <w:delText>s</w:delText>
        </w:r>
      </w:del>
      <w:r w:rsidR="00270DF4" w:rsidRPr="00270DF4">
        <w:rPr>
          <w:rFonts w:ascii="Arial" w:hAnsi="Arial" w:cs="Arial"/>
          <w:sz w:val="22"/>
          <w:szCs w:val="22"/>
        </w:rPr>
        <w:t xml:space="preserve">tudies </w:t>
      </w:r>
      <w:ins w:id="20" w:author="Heather M" w:date="2025-10-13T20:03:00Z" w16du:dateUtc="2025-10-14T00:03:00Z">
        <w:r w:rsidR="00616E2D">
          <w:rPr>
            <w:rFonts w:ascii="Arial" w:hAnsi="Arial" w:cs="Arial"/>
            <w:sz w:val="22"/>
            <w:szCs w:val="22"/>
          </w:rPr>
          <w:t xml:space="preserve">in environmental epidemiology </w:t>
        </w:r>
      </w:ins>
      <w:r w:rsidR="00270DF4" w:rsidRPr="00270DF4">
        <w:rPr>
          <w:rFonts w:ascii="Arial" w:hAnsi="Arial" w:cs="Arial"/>
          <w:sz w:val="22"/>
          <w:szCs w:val="22"/>
        </w:rPr>
        <w:t xml:space="preserve">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w:t>
      </w:r>
      <w:del w:id="21" w:author="Heather M" w:date="2025-10-13T20:01:00Z" w16du:dateUtc="2025-10-14T00:01:00Z">
        <w:r w:rsidR="00663A0F" w:rsidDel="00AF21DF">
          <w:rPr>
            <w:rFonts w:ascii="Arial" w:hAnsi="Arial" w:cs="Arial"/>
            <w:sz w:val="22"/>
            <w:szCs w:val="22"/>
          </w:rPr>
          <w:delText xml:space="preserve">environmental </w:delText>
        </w:r>
      </w:del>
      <w:r w:rsidR="00663A0F">
        <w:rPr>
          <w:rFonts w:ascii="Arial" w:hAnsi="Arial" w:cs="Arial"/>
          <w:sz w:val="22"/>
          <w:szCs w:val="22"/>
        </w:rPr>
        <w:t>exposures</w:t>
      </w:r>
      <w:ins w:id="22" w:author="Heather M" w:date="2025-10-13T20:01:00Z" w16du:dateUtc="2025-10-14T00:01:00Z">
        <w:r w:rsidR="00AF21DF">
          <w:rPr>
            <w:rFonts w:ascii="Arial" w:hAnsi="Arial" w:cs="Arial"/>
            <w:sz w:val="22"/>
            <w:szCs w:val="22"/>
          </w:rPr>
          <w:t>,</w:t>
        </w:r>
      </w:ins>
      <w:r w:rsidR="00DF1EE8">
        <w:rPr>
          <w:rFonts w:ascii="Arial" w:hAnsi="Arial" w:cs="Arial"/>
          <w:sz w:val="22"/>
          <w:szCs w:val="22"/>
        </w:rPr>
        <w:t xml:space="preserve"> and </w:t>
      </w:r>
      <w:ins w:id="23" w:author="Heather M" w:date="2025-10-13T20:01:00Z" w16du:dateUtc="2025-10-14T00:01:00Z">
        <w:r w:rsidR="00AF21DF">
          <w:rPr>
            <w:rFonts w:ascii="Arial" w:hAnsi="Arial" w:cs="Arial"/>
            <w:sz w:val="22"/>
            <w:szCs w:val="22"/>
          </w:rPr>
          <w:t>t</w:t>
        </w:r>
      </w:ins>
      <w:ins w:id="24" w:author="Heather M" w:date="2025-10-13T20:02:00Z" w16du:dateUtc="2025-10-14T00:02:00Z">
        <w:r w:rsidR="00AF21DF">
          <w:rPr>
            <w:rFonts w:ascii="Arial" w:hAnsi="Arial" w:cs="Arial"/>
            <w:sz w:val="22"/>
            <w:szCs w:val="22"/>
          </w:rPr>
          <w:t xml:space="preserve">o </w:t>
        </w:r>
      </w:ins>
      <w:del w:id="25" w:author="Heather M" w:date="2025-10-13T20:02:00Z" w16du:dateUtc="2025-10-14T00:02:00Z">
        <w:r w:rsidR="00DF1EE8" w:rsidDel="00CD0DDA">
          <w:rPr>
            <w:rFonts w:ascii="Arial" w:hAnsi="Arial" w:cs="Arial"/>
            <w:sz w:val="22"/>
            <w:szCs w:val="22"/>
          </w:rPr>
          <w:delText xml:space="preserve">inform </w:delText>
        </w:r>
      </w:del>
      <w:ins w:id="26" w:author="Heather M" w:date="2025-10-13T20:02:00Z" w16du:dateUtc="2025-10-14T00:02:00Z">
        <w:r w:rsidR="00CD0DDA">
          <w:rPr>
            <w:rFonts w:ascii="Arial" w:hAnsi="Arial" w:cs="Arial"/>
            <w:sz w:val="22"/>
            <w:szCs w:val="22"/>
          </w:rPr>
          <w:t>allow</w:t>
        </w:r>
        <w:r w:rsidR="00CD0DDA">
          <w:rPr>
            <w:rFonts w:ascii="Arial" w:hAnsi="Arial" w:cs="Arial"/>
            <w:sz w:val="22"/>
            <w:szCs w:val="22"/>
          </w:rPr>
          <w:t xml:space="preserve"> </w:t>
        </w:r>
      </w:ins>
      <w:r w:rsidR="00DF1EE8">
        <w:rPr>
          <w:rFonts w:ascii="Arial" w:hAnsi="Arial" w:cs="Arial"/>
          <w:sz w:val="22"/>
          <w:szCs w:val="22"/>
        </w:rPr>
        <w:t xml:space="preserve">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sidR="00B64830">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 xml:space="preserve">uling out non-causal explanations for observed associations </w:t>
      </w:r>
      <w:ins w:id="27" w:author="Heather M" w:date="2025-10-13T20:06:00Z" w16du:dateUtc="2025-10-14T00:06:00Z">
        <w:r w:rsidR="00FE63CE">
          <w:rPr>
            <w:rFonts w:ascii="Arial" w:hAnsi="Arial" w:cs="Arial"/>
            <w:sz w:val="22"/>
            <w:szCs w:val="22"/>
          </w:rPr>
          <w:t xml:space="preserve">in such studies </w:t>
        </w:r>
      </w:ins>
      <w:r w:rsidR="00270DF4" w:rsidRPr="00270DF4">
        <w:rPr>
          <w:rFonts w:ascii="Arial" w:hAnsi="Arial" w:cs="Arial"/>
          <w:sz w:val="22"/>
          <w:szCs w:val="22"/>
        </w:rPr>
        <w:t>is both essential and challenging</w:t>
      </w:r>
      <w:ins w:id="28" w:author="Mayeda, Elizabeth Rose" w:date="2025-10-09T10:37:00Z" w16du:dateUtc="2025-10-09T17:37:00Z">
        <w:r w:rsidR="00282302">
          <w:rPr>
            <w:rFonts w:ascii="Arial" w:hAnsi="Arial" w:cs="Arial"/>
            <w:sz w:val="22"/>
            <w:szCs w:val="22"/>
          </w:rPr>
          <w:t xml:space="preserve">, </w:t>
        </w:r>
      </w:ins>
      <w:ins w:id="29" w:author="Mayeda, Elizabeth Rose" w:date="2025-10-09T10:38:00Z" w16du:dateUtc="2025-10-09T17:38:00Z">
        <w:r w:rsidR="00282302">
          <w:rPr>
            <w:rFonts w:ascii="Arial" w:hAnsi="Arial" w:cs="Arial"/>
            <w:sz w:val="22"/>
            <w:szCs w:val="22"/>
          </w:rPr>
          <w:t>with</w:t>
        </w:r>
      </w:ins>
      <w:ins w:id="30" w:author="Mayeda, Elizabeth Rose" w:date="2025-10-09T10:37:00Z" w16du:dateUtc="2025-10-09T17:37:00Z">
        <w:r w:rsidR="00282302">
          <w:rPr>
            <w:rFonts w:ascii="Arial" w:hAnsi="Arial" w:cs="Arial"/>
            <w:sz w:val="22"/>
            <w:szCs w:val="22"/>
          </w:rPr>
          <w:t xml:space="preserve"> bias from residual confounding </w:t>
        </w:r>
      </w:ins>
      <w:ins w:id="31" w:author="Mayeda, Elizabeth Rose" w:date="2025-10-09T10:38:00Z" w16du:dateUtc="2025-10-09T17:38:00Z">
        <w:r w:rsidR="00282302">
          <w:rPr>
            <w:rFonts w:ascii="Arial" w:hAnsi="Arial" w:cs="Arial"/>
            <w:sz w:val="22"/>
            <w:szCs w:val="22"/>
          </w:rPr>
          <w:t xml:space="preserve">posing a </w:t>
        </w:r>
      </w:ins>
      <w:ins w:id="32" w:author="Mayeda, Elizabeth Rose" w:date="2025-10-09T10:41:00Z" w16du:dateUtc="2025-10-09T17:41:00Z">
        <w:r w:rsidR="00282302">
          <w:rPr>
            <w:rFonts w:ascii="Arial" w:hAnsi="Arial" w:cs="Arial"/>
            <w:sz w:val="22"/>
            <w:szCs w:val="22"/>
          </w:rPr>
          <w:t xml:space="preserve">particularly </w:t>
        </w:r>
      </w:ins>
      <w:ins w:id="33" w:author="Mayeda, Elizabeth Rose" w:date="2025-10-09T10:38:00Z" w16du:dateUtc="2025-10-09T17:38:00Z">
        <w:r w:rsidR="00282302">
          <w:rPr>
            <w:rFonts w:ascii="Arial" w:hAnsi="Arial" w:cs="Arial"/>
            <w:sz w:val="22"/>
            <w:szCs w:val="22"/>
          </w:rPr>
          <w:t>significant threat</w:t>
        </w:r>
      </w:ins>
      <w:ins w:id="34" w:author="Mayeda, Elizabeth Rose" w:date="2025-10-09T10:37:00Z" w16du:dateUtc="2025-10-09T17:37:00Z">
        <w:r w:rsidR="00282302">
          <w:rPr>
            <w:rFonts w:ascii="Arial" w:hAnsi="Arial" w:cs="Arial"/>
            <w:sz w:val="22"/>
            <w:szCs w:val="22"/>
          </w:rPr>
          <w:t xml:space="preserve"> to causal inference</w:t>
        </w:r>
      </w:ins>
      <w:ins w:id="35" w:author="Heather M" w:date="2025-10-13T16:48:00Z" w16du:dateUtc="2025-10-13T20:48:00Z">
        <w:r w:rsidR="00973574">
          <w:rPr>
            <w:rFonts w:ascii="Arial" w:hAnsi="Arial" w:cs="Arial"/>
            <w:sz w:val="22"/>
            <w:szCs w:val="22"/>
          </w:rPr>
          <w:t xml:space="preserve"> </w:t>
        </w:r>
      </w:ins>
      <w:r w:rsidR="008217E7">
        <w:rPr>
          <w:rFonts w:ascii="Arial" w:hAnsi="Arial" w:cs="Arial"/>
          <w:sz w:val="22"/>
          <w:szCs w:val="22"/>
        </w:rPr>
        <w:fldChar w:fldCharType="begin"/>
      </w:r>
      <w:r w:rsidR="008217E7">
        <w:rPr>
          <w:rFonts w:ascii="Arial" w:hAnsi="Arial" w:cs="Arial"/>
          <w:sz w:val="22"/>
          <w:szCs w:val="22"/>
        </w:rPr>
        <w:instrText xml:space="preserve"> ADDIN ZOTERO_ITEM CSL_CITATION {"citationID":"094HFtzH","properties":{"formattedCitation":"[1]","plainCitation":"[1]","noteIndex":0},"citationItems":[{"id":384,"uris":["http://zotero.org/users/local/hHKggCUl/items/Y3VHS9G3"],"itemData":{"id":384,"type":"book","title":"Modern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8217E7">
        <w:rPr>
          <w:rFonts w:ascii="Arial" w:hAnsi="Arial" w:cs="Arial"/>
          <w:sz w:val="22"/>
          <w:szCs w:val="22"/>
        </w:rPr>
        <w:fldChar w:fldCharType="separate"/>
      </w:r>
      <w:r w:rsidR="008217E7">
        <w:rPr>
          <w:rFonts w:ascii="Arial" w:hAnsi="Arial" w:cs="Arial"/>
          <w:noProof/>
          <w:sz w:val="22"/>
          <w:szCs w:val="22"/>
        </w:rPr>
        <w:t>[1]</w:t>
      </w:r>
      <w:r w:rsidR="008217E7">
        <w:rPr>
          <w:rFonts w:ascii="Arial" w:hAnsi="Arial" w:cs="Arial"/>
          <w:sz w:val="22"/>
          <w:szCs w:val="22"/>
        </w:rPr>
        <w:fldChar w:fldCharType="end"/>
      </w:r>
      <w:r w:rsidR="00270DF4" w:rsidRPr="00270DF4">
        <w:rPr>
          <w:rFonts w:ascii="Arial" w:hAnsi="Arial" w:cs="Arial"/>
          <w:sz w:val="22"/>
          <w:szCs w:val="22"/>
        </w:rPr>
        <w:t>. Negative control analyses</w:t>
      </w:r>
      <w:r w:rsidR="00045D09">
        <w:rPr>
          <w:rFonts w:ascii="Arial" w:hAnsi="Arial" w:cs="Arial"/>
          <w:sz w:val="22"/>
          <w:szCs w:val="22"/>
        </w:rPr>
        <w:t xml:space="preserve"> can help researchers </w:t>
      </w:r>
      <w:r w:rsidR="00B64830">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34BDB5D6"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r w:rsidR="00956254" w:rsidRPr="00956254">
        <w:rPr>
          <w:rFonts w:ascii="Arial" w:hAnsi="Arial" w:cs="Arial"/>
          <w:sz w:val="22"/>
          <w:szCs w:val="22"/>
        </w:rPr>
        <w:t xml:space="preserve"> </w:t>
      </w:r>
      <w:r w:rsidR="00956254">
        <w:rPr>
          <w:rFonts w:ascii="Arial" w:hAnsi="Arial" w:cs="Arial"/>
          <w:sz w:val="22"/>
          <w:szCs w:val="22"/>
        </w:rPr>
        <w:fldChar w:fldCharType="begin"/>
      </w:r>
      <w:r w:rsidR="00956254">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956254">
        <w:rPr>
          <w:rFonts w:ascii="Arial" w:hAnsi="Arial" w:cs="Arial"/>
          <w:sz w:val="22"/>
          <w:szCs w:val="22"/>
        </w:rPr>
        <w:fldChar w:fldCharType="separate"/>
      </w:r>
      <w:r w:rsidR="00956254">
        <w:rPr>
          <w:rFonts w:ascii="Arial" w:hAnsi="Arial" w:cs="Arial"/>
          <w:noProof/>
          <w:sz w:val="22"/>
          <w:szCs w:val="22"/>
        </w:rPr>
        <w:t>[3]</w:t>
      </w:r>
      <w:r w:rsidR="00956254">
        <w:rPr>
          <w:rFonts w:ascii="Arial" w:hAnsi="Arial" w:cs="Arial"/>
          <w:sz w:val="22"/>
          <w:szCs w:val="22"/>
        </w:rPr>
        <w:fldChar w:fldCharType="end"/>
      </w:r>
      <w:r w:rsidR="00DA58B9">
        <w:rPr>
          <w:rFonts w:ascii="Arial" w:hAnsi="Arial" w:cs="Arial"/>
          <w:sz w:val="22"/>
          <w:szCs w:val="22"/>
        </w:rPr>
        <w:t>:</w:t>
      </w:r>
    </w:p>
    <w:p w14:paraId="24EE6FB1" w14:textId="77777777" w:rsidR="00EB5342" w:rsidRPr="00B306C3" w:rsidRDefault="00EB5342" w:rsidP="00EB5342">
      <w:pPr>
        <w:spacing w:line="360" w:lineRule="auto"/>
        <w:rPr>
          <w:rFonts w:ascii="Arial" w:hAnsi="Arial" w:cs="Arial"/>
          <w:sz w:val="22"/>
          <w:szCs w:val="22"/>
        </w:rPr>
      </w:pPr>
    </w:p>
    <w:p w14:paraId="18C468B5" w14:textId="68852E52"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r w:rsidR="00032A6A" w:rsidRPr="00032A6A">
        <w:rPr>
          <w:rFonts w:ascii="Arial" w:hAnsi="Arial" w:cs="Arial"/>
          <w:sz w:val="22"/>
          <w:szCs w:val="22"/>
        </w:rPr>
        <w:t xml:space="preserve"> </w:t>
      </w:r>
    </w:p>
    <w:p w14:paraId="514194E1" w14:textId="1FEDDC72"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w:t>
      </w:r>
      <w:r w:rsidR="00032A6A">
        <w:rPr>
          <w:rFonts w:ascii="Arial" w:hAnsi="Arial" w:cs="Arial"/>
          <w:sz w:val="22"/>
          <w:szCs w:val="22"/>
        </w:rPr>
        <w:t>the same</w:t>
      </w:r>
      <w:r w:rsidR="00032A6A" w:rsidRPr="005D102C">
        <w:rPr>
          <w:rFonts w:ascii="Arial" w:hAnsi="Arial" w:cs="Arial"/>
          <w:sz w:val="22"/>
          <w:szCs w:val="22"/>
        </w:rPr>
        <w:t xml:space="preserve"> </w:t>
      </w:r>
      <w:r w:rsidRPr="005D102C">
        <w:rPr>
          <w:rFonts w:ascii="Arial" w:hAnsi="Arial" w:cs="Arial"/>
          <w:sz w:val="22"/>
          <w:szCs w:val="22"/>
        </w:rPr>
        <w:t xml:space="preserve">confounding mechanism with </w:t>
      </w:r>
      <w:r w:rsidR="00032A6A">
        <w:rPr>
          <w:rFonts w:ascii="Arial" w:hAnsi="Arial" w:cs="Arial"/>
          <w:sz w:val="22"/>
          <w:szCs w:val="22"/>
        </w:rPr>
        <w:t>the</w:t>
      </w:r>
      <w:r w:rsidRPr="005D102C">
        <w:rPr>
          <w:rFonts w:ascii="Arial" w:hAnsi="Arial" w:cs="Arial"/>
          <w:sz w:val="22"/>
          <w:szCs w:val="22"/>
        </w:rPr>
        <w:t xml:space="preserve"> primary outcome of interest.</w:t>
      </w:r>
    </w:p>
    <w:p w14:paraId="64F3BE80" w14:textId="77777777" w:rsidR="00EB5342" w:rsidRDefault="00EB5342" w:rsidP="005D102C">
      <w:pPr>
        <w:spacing w:line="360" w:lineRule="auto"/>
        <w:rPr>
          <w:rFonts w:ascii="Arial" w:hAnsi="Arial" w:cs="Arial"/>
          <w:sz w:val="22"/>
          <w:szCs w:val="22"/>
        </w:rPr>
      </w:pPr>
    </w:p>
    <w:p w14:paraId="1AF3A666" w14:textId="139F3A04"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 xml:space="preserve">If all confounders are adequately measured and controlled for, there should be no association between the exposure and negative control outcome, since the negative control outcome is known to not be affected by the </w:t>
      </w:r>
      <w:del w:id="36" w:author="Heather M" w:date="2025-09-10T18:39:00Z" w16du:dateUtc="2025-09-10T22:39:00Z">
        <w:r w:rsidR="00C04711" w:rsidRPr="00B306C3" w:rsidDel="00D51265">
          <w:rPr>
            <w:rFonts w:ascii="Arial" w:hAnsi="Arial" w:cs="Arial"/>
            <w:sz w:val="22"/>
            <w:szCs w:val="22"/>
          </w:rPr>
          <w:delText xml:space="preserve">treatment </w:delText>
        </w:r>
      </w:del>
      <w:ins w:id="37" w:author="Heather M" w:date="2025-09-10T18:39:00Z" w16du:dateUtc="2025-09-10T22:39:00Z">
        <w:r w:rsidR="00D51265">
          <w:rPr>
            <w:rFonts w:ascii="Arial" w:hAnsi="Arial" w:cs="Arial"/>
            <w:sz w:val="22"/>
            <w:szCs w:val="22"/>
          </w:rPr>
          <w:t>exposure</w:t>
        </w:r>
        <w:r w:rsidR="00D51265" w:rsidRPr="00B306C3">
          <w:rPr>
            <w:rFonts w:ascii="Arial" w:hAnsi="Arial" w:cs="Arial"/>
            <w:sz w:val="22"/>
            <w:szCs w:val="22"/>
          </w:rPr>
          <w:t xml:space="preserve"> </w:t>
        </w:r>
      </w:ins>
      <w:r w:rsidR="00C04711" w:rsidRPr="00B306C3">
        <w:rPr>
          <w:rFonts w:ascii="Arial" w:hAnsi="Arial" w:cs="Arial"/>
          <w:sz w:val="22"/>
          <w:szCs w:val="22"/>
        </w:rPr>
        <w:t>of interest</w:t>
      </w:r>
      <w:r w:rsidR="00CA3E2E">
        <w:rPr>
          <w:rFonts w:ascii="Arial" w:hAnsi="Arial" w:cs="Arial"/>
          <w:sz w:val="22"/>
          <w:szCs w:val="22"/>
        </w:rPr>
        <w:t xml:space="preserve"> </w:t>
      </w:r>
      <w:r w:rsidR="00CA3E2E">
        <w:rPr>
          <w:rFonts w:ascii="Arial" w:hAnsi="Arial" w:cs="Arial"/>
          <w:sz w:val="22"/>
          <w:szCs w:val="22"/>
        </w:rPr>
        <w:fldChar w:fldCharType="begin"/>
      </w:r>
      <w:r w:rsidR="00CA3E2E">
        <w:rPr>
          <w:rFonts w:ascii="Arial" w:hAnsi="Arial" w:cs="Arial"/>
          <w:sz w:val="22"/>
          <w:szCs w:val="22"/>
        </w:rPr>
        <w:instrText xml:space="preserve"> ADDIN ZOTERO_ITEM CSL_CITATION {"citationID":"Bm2r19Z8","properties":{"formattedCitation":"[4]","plainCitation":"[4]","noteIndex":0},"citationItems":[{"id":394,"uris":["http://zotero.org/users/local/hHKggCUl/items/MRUAD29L"],"itemData":{"id":394,"type":"article-journal","container-title":"Nature Reviews Methods Primers","DOI":"10.1038/s43586-023-00249-4","ISSN":"2662-8449","issue":"1","journalAbbreviation":"Nat Rev Methods Primers","language":"en","page":"66","source":"DOI.org (Crossref)","title":"Using negative controls to adjust for unmeasured confounding bias in time series studies","volume":"3","author":[{"family":"Hu","given":"Jie Kate"},{"family":"Tchetgen Tchetgen","given":"Eric J."},{"family":"Dominici","given":"Francesca"}],"issued":{"date-parts":[["2023",8,31]]}}}],"schema":"https://github.com/citation-style-language/schema/raw/master/csl-citation.json"} </w:instrText>
      </w:r>
      <w:r w:rsidR="00CA3E2E">
        <w:rPr>
          <w:rFonts w:ascii="Arial" w:hAnsi="Arial" w:cs="Arial"/>
          <w:sz w:val="22"/>
          <w:szCs w:val="22"/>
        </w:rPr>
        <w:fldChar w:fldCharType="separate"/>
      </w:r>
      <w:r w:rsidR="00CA3E2E">
        <w:rPr>
          <w:rFonts w:ascii="Arial" w:hAnsi="Arial" w:cs="Arial"/>
          <w:noProof/>
          <w:sz w:val="22"/>
          <w:szCs w:val="22"/>
        </w:rPr>
        <w:t>[4]</w:t>
      </w:r>
      <w:r w:rsidR="00CA3E2E">
        <w:rPr>
          <w:rFonts w:ascii="Arial" w:hAnsi="Arial" w:cs="Arial"/>
          <w:sz w:val="22"/>
          <w:szCs w:val="22"/>
        </w:rPr>
        <w:fldChar w:fldCharType="end"/>
      </w:r>
      <w:r w:rsidR="00C04711" w:rsidRPr="00B306C3">
        <w:rPr>
          <w:rFonts w:ascii="Arial" w:hAnsi="Arial" w:cs="Arial"/>
          <w:sz w:val="22"/>
          <w:szCs w:val="22"/>
        </w:rPr>
        <w:t>.</w:t>
      </w:r>
      <w:r w:rsidR="00C04711">
        <w:rPr>
          <w:rFonts w:ascii="Arial" w:hAnsi="Arial" w:cs="Arial"/>
          <w:sz w:val="22"/>
          <w:szCs w:val="22"/>
        </w:rPr>
        <w:t xml:space="preserve"> </w:t>
      </w:r>
      <w:r w:rsidR="00200EB8" w:rsidRPr="00200EB8">
        <w:rPr>
          <w:rFonts w:ascii="Arial" w:hAnsi="Arial" w:cs="Arial"/>
          <w:sz w:val="22"/>
          <w:szCs w:val="22"/>
        </w:rPr>
        <w:t>If an association</w:t>
      </w:r>
      <w:r w:rsidR="00DA58B9">
        <w:rPr>
          <w:rFonts w:ascii="Arial" w:hAnsi="Arial" w:cs="Arial"/>
          <w:sz w:val="22"/>
          <w:szCs w:val="22"/>
        </w:rPr>
        <w:t xml:space="preserve"> is detected</w:t>
      </w:r>
      <w:r w:rsidR="00200EB8" w:rsidRPr="00200EB8">
        <w:rPr>
          <w:rFonts w:ascii="Arial" w:hAnsi="Arial" w:cs="Arial"/>
          <w:sz w:val="22"/>
          <w:szCs w:val="22"/>
        </w:rPr>
        <w:t xml:space="preserve"> between the exposure and negative control outcome, this can indicate residual confounding bias in the original analysis</w:t>
      </w:r>
      <w:ins w:id="38" w:author="Heather M" w:date="2025-10-13T20:06:00Z" w16du:dateUtc="2025-10-14T00:06:00Z">
        <w:r w:rsidR="005645B9">
          <w:rPr>
            <w:rFonts w:ascii="Arial" w:hAnsi="Arial" w:cs="Arial"/>
            <w:sz w:val="22"/>
            <w:szCs w:val="22"/>
          </w:rPr>
          <w:t>. This bias may be</w:t>
        </w:r>
      </w:ins>
      <w:r w:rsidR="00200EB8" w:rsidRPr="00200EB8">
        <w:rPr>
          <w:rFonts w:ascii="Arial" w:hAnsi="Arial" w:cs="Arial"/>
          <w:sz w:val="22"/>
          <w:szCs w:val="22"/>
        </w:rPr>
        <w:t xml:space="preserve"> induced by an inadequately controlled for confounder shared by the exposure, negative control outcome, and primary outcome of interest (</w:t>
      </w:r>
      <w:r w:rsidR="00200EB8" w:rsidRPr="00183538">
        <w:rPr>
          <w:rFonts w:ascii="Arial" w:hAnsi="Arial" w:cs="Arial"/>
          <w:b/>
          <w:bCs/>
          <w:sz w:val="22"/>
          <w:szCs w:val="22"/>
        </w:rPr>
        <w:t>Figure 1</w:t>
      </w:r>
      <w:r w:rsidR="00200EB8" w:rsidRPr="00200EB8">
        <w:rPr>
          <w:rFonts w:ascii="Arial" w:hAnsi="Arial" w:cs="Arial"/>
          <w:sz w:val="22"/>
          <w:szCs w:val="22"/>
        </w:rPr>
        <w:t>).</w:t>
      </w:r>
    </w:p>
    <w:p w14:paraId="7BC111E1" w14:textId="77777777" w:rsidR="00F10363" w:rsidRDefault="00F10363" w:rsidP="00200EB8">
      <w:pPr>
        <w:spacing w:line="360" w:lineRule="auto"/>
        <w:ind w:firstLine="720"/>
        <w:rPr>
          <w:rFonts w:ascii="Arial" w:hAnsi="Arial" w:cs="Arial"/>
          <w:b/>
          <w:bCs/>
          <w:sz w:val="22"/>
          <w:szCs w:val="22"/>
        </w:rPr>
      </w:pPr>
    </w:p>
    <w:p w14:paraId="504957AE" w14:textId="4482C7EE" w:rsidR="00B07B5C" w:rsidRPr="0055291B" w:rsidRDefault="00563B3B" w:rsidP="005D102C">
      <w:pPr>
        <w:spacing w:line="360" w:lineRule="auto"/>
        <w:rPr>
          <w:rFonts w:ascii="Arial" w:hAnsi="Arial" w:cs="Arial"/>
          <w:i/>
          <w:iCs/>
          <w:sz w:val="22"/>
          <w:szCs w:val="22"/>
          <w:u w:val="single"/>
        </w:rPr>
      </w:pPr>
      <w:r>
        <w:rPr>
          <w:rFonts w:ascii="Arial" w:hAnsi="Arial" w:cs="Arial"/>
          <w:i/>
          <w:iCs/>
          <w:sz w:val="22"/>
          <w:szCs w:val="22"/>
          <w:u w:val="single"/>
        </w:rPr>
        <w:t>Theory underlying the</w:t>
      </w:r>
      <w:r w:rsidR="00B07B5C" w:rsidRPr="0055291B">
        <w:rPr>
          <w:rFonts w:ascii="Arial" w:hAnsi="Arial" w:cs="Arial"/>
          <w:i/>
          <w:iCs/>
          <w:sz w:val="22"/>
          <w:szCs w:val="22"/>
          <w:u w:val="single"/>
        </w:rPr>
        <w:t xml:space="preserve"> negative control outcome</w:t>
      </w:r>
    </w:p>
    <w:p w14:paraId="2BD528FE" w14:textId="77777777" w:rsidR="002C6296" w:rsidRDefault="00CC641A" w:rsidP="006F6193">
      <w:pPr>
        <w:spacing w:line="360" w:lineRule="auto"/>
        <w:ind w:firstLine="720"/>
        <w:rPr>
          <w:ins w:id="39" w:author="Heather M" w:date="2025-10-13T20:05:00Z" w16du:dateUtc="2025-10-14T00:05:00Z"/>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w:t>
      </w:r>
      <w:r w:rsidR="00765C3D">
        <w:rPr>
          <w:rFonts w:ascii="Arial" w:hAnsi="Arial" w:cs="Arial"/>
          <w:sz w:val="22"/>
          <w:szCs w:val="22"/>
        </w:rPr>
        <w:t xml:space="preserve">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Y</w:t>
      </w:r>
      <w:r w:rsidR="00DA58B9">
        <w:rPr>
          <w:rFonts w:ascii="Arial" w:hAnsi="Arial" w:cs="Arial"/>
          <w:sz w:val="22"/>
          <w:szCs w:val="22"/>
        </w:rPr>
        <w:t xml:space="preserve">, i.e., that block all backdoor paths between </w:t>
      </w:r>
      <w:r w:rsidR="00DA58B9">
        <w:rPr>
          <w:rFonts w:ascii="Arial" w:hAnsi="Arial" w:cs="Arial"/>
          <w:i/>
          <w:iCs/>
          <w:sz w:val="22"/>
          <w:szCs w:val="22"/>
        </w:rPr>
        <w:t>A</w:t>
      </w:r>
      <w:r w:rsidR="00DA58B9">
        <w:rPr>
          <w:rFonts w:ascii="Arial" w:hAnsi="Arial" w:cs="Arial"/>
          <w:sz w:val="22"/>
          <w:szCs w:val="22"/>
        </w:rPr>
        <w:t xml:space="preserve"> and </w:t>
      </w:r>
      <w:r w:rsidR="00DA58B9">
        <w:rPr>
          <w:rFonts w:ascii="Arial" w:hAnsi="Arial" w:cs="Arial"/>
          <w:i/>
          <w:iCs/>
          <w:sz w:val="22"/>
          <w:szCs w:val="22"/>
        </w:rPr>
        <w:t>Y</w:t>
      </w:r>
      <w:r w:rsidR="00DA58B9">
        <w:rPr>
          <w:rFonts w:ascii="Arial" w:hAnsi="Arial" w:cs="Arial"/>
          <w:sz w:val="22"/>
          <w:szCs w:val="22"/>
        </w:rPr>
        <w:t>,</w:t>
      </w:r>
      <w:r w:rsidR="00765C3D">
        <w:rPr>
          <w:rFonts w:ascii="Arial" w:hAnsi="Arial" w:cs="Arial"/>
          <w:sz w:val="22"/>
          <w:szCs w:val="22"/>
        </w:rPr>
        <w:t xml:space="preserve"> must be identical to the set of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N</w:t>
      </w:r>
      <w:r w:rsidR="00765C3D">
        <w:rPr>
          <w:rFonts w:ascii="Arial" w:hAnsi="Arial" w:cs="Arial"/>
          <w:sz w:val="22"/>
          <w:szCs w:val="22"/>
        </w:rPr>
        <w:t>.</w:t>
      </w:r>
      <w:r w:rsidR="00A553B3">
        <w:rPr>
          <w:rFonts w:ascii="Arial" w:hAnsi="Arial" w:cs="Arial"/>
          <w:sz w:val="22"/>
          <w:szCs w:val="22"/>
        </w:rPr>
        <w:t xml:space="preserve"> </w:t>
      </w:r>
      <w:r w:rsidR="00A553B3" w:rsidRPr="00B306C3">
        <w:rPr>
          <w:rFonts w:ascii="Arial" w:hAnsi="Arial" w:cs="Arial"/>
          <w:sz w:val="22"/>
          <w:szCs w:val="22"/>
        </w:rPr>
        <w:t xml:space="preserve">When this is true, </w:t>
      </w:r>
      <w:r w:rsidR="00A553B3" w:rsidRPr="00176C1A">
        <w:rPr>
          <w:rFonts w:ascii="Arial" w:hAnsi="Arial" w:cs="Arial"/>
          <w:i/>
          <w:iCs/>
          <w:sz w:val="22"/>
          <w:szCs w:val="22"/>
        </w:rPr>
        <w:t>N</w:t>
      </w:r>
      <w:r w:rsidR="00A553B3" w:rsidRPr="00B306C3">
        <w:rPr>
          <w:rFonts w:ascii="Arial" w:hAnsi="Arial" w:cs="Arial"/>
          <w:sz w:val="22"/>
          <w:szCs w:val="22"/>
        </w:rPr>
        <w:t xml:space="preserve"> and </w:t>
      </w:r>
      <w:r w:rsidR="00A553B3" w:rsidRPr="00176C1A">
        <w:rPr>
          <w:rFonts w:ascii="Arial" w:hAnsi="Arial" w:cs="Arial"/>
          <w:i/>
          <w:iCs/>
          <w:sz w:val="22"/>
          <w:szCs w:val="22"/>
        </w:rPr>
        <w:t>Y</w:t>
      </w:r>
      <w:r w:rsidR="00A553B3" w:rsidRPr="00B306C3">
        <w:rPr>
          <w:rFonts w:ascii="Arial" w:hAnsi="Arial" w:cs="Arial"/>
          <w:sz w:val="22"/>
          <w:szCs w:val="22"/>
        </w:rPr>
        <w:t xml:space="preserve"> are called ‘u-comparable’. When </w:t>
      </w:r>
      <w:r w:rsidR="00A553B3" w:rsidRPr="00646098">
        <w:rPr>
          <w:rFonts w:ascii="Arial" w:hAnsi="Arial" w:cs="Arial"/>
          <w:i/>
          <w:iCs/>
          <w:sz w:val="22"/>
          <w:szCs w:val="22"/>
        </w:rPr>
        <w:t>N</w:t>
      </w:r>
      <w:r w:rsidR="00A553B3" w:rsidRPr="00B306C3">
        <w:rPr>
          <w:rFonts w:ascii="Arial" w:hAnsi="Arial" w:cs="Arial"/>
          <w:sz w:val="22"/>
          <w:szCs w:val="22"/>
        </w:rPr>
        <w:t xml:space="preserve"> and </w:t>
      </w:r>
      <w:r w:rsidR="00A553B3" w:rsidRPr="00646098">
        <w:rPr>
          <w:rFonts w:ascii="Arial" w:hAnsi="Arial" w:cs="Arial"/>
          <w:i/>
          <w:iCs/>
          <w:sz w:val="22"/>
          <w:szCs w:val="22"/>
        </w:rPr>
        <w:t>Y</w:t>
      </w:r>
      <w:r w:rsidR="00A553B3" w:rsidRPr="00B306C3">
        <w:rPr>
          <w:rFonts w:ascii="Arial" w:hAnsi="Arial" w:cs="Arial"/>
          <w:sz w:val="22"/>
          <w:szCs w:val="22"/>
        </w:rPr>
        <w:t xml:space="preserve"> are u-comparable</w:t>
      </w:r>
      <w:r w:rsidR="00B07B5C" w:rsidRPr="00B306C3">
        <w:rPr>
          <w:rFonts w:ascii="Arial" w:hAnsi="Arial" w:cs="Arial"/>
          <w:sz w:val="22"/>
          <w:szCs w:val="22"/>
        </w:rPr>
        <w:t xml:space="preserve">, a null association between the exposure of interest and negative control outcome implies no residual confounding </w:t>
      </w:r>
      <w:r w:rsidR="004D5B8F">
        <w:rPr>
          <w:rFonts w:ascii="Arial" w:hAnsi="Arial" w:cs="Arial"/>
          <w:sz w:val="22"/>
          <w:szCs w:val="22"/>
        </w:rPr>
        <w:t>in</w:t>
      </w:r>
      <w:r w:rsidR="004D5B8F" w:rsidRPr="00B306C3">
        <w:rPr>
          <w:rFonts w:ascii="Arial" w:hAnsi="Arial" w:cs="Arial"/>
          <w:sz w:val="22"/>
          <w:szCs w:val="22"/>
        </w:rPr>
        <w:t xml:space="preserve"> </w:t>
      </w:r>
      <w:r w:rsidR="00B07B5C" w:rsidRPr="00B306C3">
        <w:rPr>
          <w:rFonts w:ascii="Arial" w:hAnsi="Arial" w:cs="Arial"/>
          <w:sz w:val="22"/>
          <w:szCs w:val="22"/>
        </w:rPr>
        <w:t xml:space="preserve">the association between the exposure and primary outcome </w:t>
      </w:r>
      <w:r w:rsidR="00B07B5C" w:rsidRPr="00B306C3">
        <w:rPr>
          <w:rFonts w:ascii="Arial" w:hAnsi="Arial" w:cs="Arial"/>
          <w:sz w:val="22"/>
          <w:szCs w:val="22"/>
        </w:rPr>
        <w:lastRenderedPageBreak/>
        <w:t>of interest. The shared common causes of the exposure, outcome, and negative control outcome must also be measured and modeled adequately for this implication to hold</w:t>
      </w:r>
      <w:r w:rsidR="00E6430C">
        <w:rPr>
          <w:rFonts w:ascii="Arial" w:hAnsi="Arial" w:cs="Arial"/>
          <w:sz w:val="22"/>
          <w:szCs w:val="22"/>
        </w:rPr>
        <w:t>,</w:t>
      </w:r>
      <w:r w:rsidR="0058003B">
        <w:rPr>
          <w:rFonts w:ascii="Arial" w:hAnsi="Arial" w:cs="Arial"/>
          <w:sz w:val="22"/>
          <w:szCs w:val="22"/>
        </w:rPr>
        <w:t xml:space="preserve"> meaning</w:t>
      </w:r>
      <w:r w:rsidR="00F214D1">
        <w:rPr>
          <w:rFonts w:ascii="Arial" w:hAnsi="Arial" w:cs="Arial"/>
          <w:sz w:val="22"/>
          <w:szCs w:val="22"/>
        </w:rPr>
        <w:t xml:space="preserve"> that</w:t>
      </w:r>
      <w:r w:rsidR="0058003B">
        <w:rPr>
          <w:rFonts w:ascii="Arial" w:hAnsi="Arial" w:cs="Arial"/>
          <w:sz w:val="22"/>
          <w:szCs w:val="22"/>
        </w:rPr>
        <w:t xml:space="preserve"> </w:t>
      </w:r>
      <w:r w:rsidR="00E71991">
        <w:rPr>
          <w:rFonts w:ascii="Arial" w:hAnsi="Arial" w:cs="Arial"/>
          <w:sz w:val="22"/>
          <w:szCs w:val="22"/>
        </w:rPr>
        <w:t>any</w:t>
      </w:r>
      <w:r w:rsidR="00E6430C">
        <w:rPr>
          <w:rFonts w:ascii="Arial" w:hAnsi="Arial" w:cs="Arial"/>
          <w:sz w:val="22"/>
          <w:szCs w:val="22"/>
        </w:rPr>
        <w:t xml:space="preserve"> models </w:t>
      </w:r>
      <w:r w:rsidR="00E71991">
        <w:rPr>
          <w:rFonts w:ascii="Arial" w:hAnsi="Arial" w:cs="Arial"/>
          <w:sz w:val="22"/>
          <w:szCs w:val="22"/>
        </w:rPr>
        <w:t>used in estimation of the relationship between</w:t>
      </w:r>
      <w:r w:rsidR="00E6430C">
        <w:rPr>
          <w:rFonts w:ascii="Arial" w:hAnsi="Arial" w:cs="Arial"/>
          <w:sz w:val="22"/>
          <w:szCs w:val="22"/>
        </w:rPr>
        <w:t xml:space="preserve">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specified</w:t>
      </w:r>
      <w:r w:rsidR="00DB79B3">
        <w:rPr>
          <w:rFonts w:ascii="Arial" w:hAnsi="Arial" w:cs="Arial"/>
          <w:sz w:val="22"/>
          <w:szCs w:val="22"/>
        </w:rPr>
        <w:t xml:space="preserve"> </w:t>
      </w:r>
      <w:r w:rsidR="003549F5">
        <w:rPr>
          <w:rFonts w:ascii="Arial" w:hAnsi="Arial" w:cs="Arial"/>
          <w:sz w:val="22"/>
          <w:szCs w:val="22"/>
        </w:rPr>
        <w:fldChar w:fldCharType="begin"/>
      </w:r>
      <w:r w:rsidR="00CA3E2E">
        <w:rPr>
          <w:rFonts w:ascii="Arial" w:hAnsi="Arial" w:cs="Arial"/>
          <w:sz w:val="22"/>
          <w:szCs w:val="22"/>
        </w:rPr>
        <w:instrText xml:space="preserve"> ADDIN ZOTERO_ITEM CSL_CITATION {"citationID":"pZpXFduK","properties":{"formattedCitation":"[5], [6]","plainCitation":"[5], [6]","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CA3E2E">
        <w:rPr>
          <w:rFonts w:ascii="Arial" w:hAnsi="Arial" w:cs="Arial"/>
          <w:noProof/>
          <w:sz w:val="22"/>
          <w:szCs w:val="22"/>
        </w:rPr>
        <w:t>[5], [6]</w:t>
      </w:r>
      <w:r w:rsidR="003549F5">
        <w:rPr>
          <w:rFonts w:ascii="Arial" w:hAnsi="Arial" w:cs="Arial"/>
          <w:sz w:val="22"/>
          <w:szCs w:val="22"/>
        </w:rPr>
        <w:fldChar w:fldCharType="end"/>
      </w:r>
      <w:r w:rsidR="003549F5">
        <w:rPr>
          <w:rFonts w:ascii="Arial" w:hAnsi="Arial" w:cs="Arial"/>
          <w:sz w:val="22"/>
          <w:szCs w:val="22"/>
        </w:rPr>
        <w:t>.</w:t>
      </w:r>
      <w:r w:rsidR="006F6193">
        <w:rPr>
          <w:rFonts w:ascii="Arial" w:hAnsi="Arial" w:cs="Arial"/>
          <w:sz w:val="22"/>
          <w:szCs w:val="22"/>
        </w:rPr>
        <w:t xml:space="preserve"> </w:t>
      </w:r>
    </w:p>
    <w:p w14:paraId="0AF42647" w14:textId="22427687" w:rsidR="0020675E" w:rsidRDefault="006F6193" w:rsidP="006F6193">
      <w:pPr>
        <w:spacing w:line="360" w:lineRule="auto"/>
        <w:ind w:firstLine="720"/>
        <w:rPr>
          <w:rFonts w:ascii="Arial" w:hAnsi="Arial" w:cs="Arial"/>
          <w:sz w:val="22"/>
          <w:szCs w:val="22"/>
        </w:rPr>
      </w:pPr>
      <w:commentRangeStart w:id="40"/>
      <w:commentRangeStart w:id="41"/>
      <w:r>
        <w:rPr>
          <w:rFonts w:ascii="Arial" w:hAnsi="Arial" w:cs="Arial"/>
          <w:sz w:val="22"/>
          <w:szCs w:val="22"/>
        </w:rPr>
        <w:t>N</w:t>
      </w:r>
      <w:r w:rsidR="00B07B5C" w:rsidRPr="00B306C3">
        <w:rPr>
          <w:rFonts w:ascii="Arial" w:hAnsi="Arial" w:cs="Arial"/>
          <w:sz w:val="22"/>
          <w:szCs w:val="22"/>
        </w:rPr>
        <w:t>egative control</w:t>
      </w:r>
      <w:r w:rsidR="00216FA2">
        <w:rPr>
          <w:rFonts w:ascii="Arial" w:hAnsi="Arial" w:cs="Arial"/>
          <w:sz w:val="22"/>
          <w:szCs w:val="22"/>
        </w:rPr>
        <w:t xml:space="preserve"> outcomes </w:t>
      </w:r>
      <w:r w:rsidR="00B07B5C" w:rsidRPr="00B306C3">
        <w:rPr>
          <w:rFonts w:ascii="Arial" w:hAnsi="Arial" w:cs="Arial"/>
          <w:sz w:val="22"/>
          <w:szCs w:val="22"/>
        </w:rPr>
        <w:t xml:space="preserve">can </w:t>
      </w:r>
      <w:del w:id="42" w:author="Heather M" w:date="2025-10-13T20:05:00Z" w16du:dateUtc="2025-10-14T00:05:00Z">
        <w:r w:rsidR="00B07B5C" w:rsidRPr="00B306C3" w:rsidDel="002C6296">
          <w:rPr>
            <w:rFonts w:ascii="Arial" w:hAnsi="Arial" w:cs="Arial"/>
            <w:sz w:val="22"/>
            <w:szCs w:val="22"/>
          </w:rPr>
          <w:delText xml:space="preserve">also </w:delText>
        </w:r>
      </w:del>
      <w:r w:rsidR="00B07B5C" w:rsidRPr="00B306C3">
        <w:rPr>
          <w:rFonts w:ascii="Arial" w:hAnsi="Arial" w:cs="Arial"/>
          <w:sz w:val="22"/>
          <w:szCs w:val="22"/>
        </w:rPr>
        <w:t>be useful in detecting residual bias</w:t>
      </w:r>
      <w:ins w:id="43" w:author="Heather M" w:date="2025-10-13T20:07:00Z" w16du:dateUtc="2025-10-14T00:07:00Z">
        <w:r w:rsidR="00AF2AA6">
          <w:rPr>
            <w:rFonts w:ascii="Arial" w:hAnsi="Arial" w:cs="Arial"/>
            <w:sz w:val="22"/>
            <w:szCs w:val="22"/>
          </w:rPr>
          <w:t xml:space="preserve"> not only due to unmeasured confound</w:t>
        </w:r>
        <w:r w:rsidR="00FD65C3">
          <w:rPr>
            <w:rFonts w:ascii="Arial" w:hAnsi="Arial" w:cs="Arial"/>
            <w:sz w:val="22"/>
            <w:szCs w:val="22"/>
          </w:rPr>
          <w:t>ers</w:t>
        </w:r>
        <w:r w:rsidR="00AF2AA6">
          <w:rPr>
            <w:rFonts w:ascii="Arial" w:hAnsi="Arial" w:cs="Arial"/>
            <w:sz w:val="22"/>
            <w:szCs w:val="22"/>
          </w:rPr>
          <w:t>, but also</w:t>
        </w:r>
      </w:ins>
      <w:r w:rsidR="00B07B5C" w:rsidRPr="00B306C3">
        <w:rPr>
          <w:rFonts w:ascii="Arial" w:hAnsi="Arial" w:cs="Arial"/>
          <w:sz w:val="22"/>
          <w:szCs w:val="22"/>
        </w:rPr>
        <w:t xml:space="preserve">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w:t>
      </w:r>
      <w:r w:rsidR="0020675E">
        <w:rPr>
          <w:rFonts w:ascii="Arial" w:hAnsi="Arial" w:cs="Arial"/>
          <w:sz w:val="22"/>
          <w:szCs w:val="22"/>
        </w:rPr>
        <w:t>W</w:t>
      </w:r>
      <w:r w:rsidR="00B07B5C"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can induce an association between the exposure and negative control outcome. </w:t>
      </w:r>
      <w:del w:id="44" w:author="Heather M" w:date="2025-10-13T20:05:00Z" w16du:dateUtc="2025-10-14T00:05:00Z">
        <w:r w:rsidR="00B07B5C" w:rsidRPr="00B306C3" w:rsidDel="00E26805">
          <w:rPr>
            <w:rFonts w:ascii="Arial" w:hAnsi="Arial" w:cs="Arial"/>
            <w:sz w:val="22"/>
            <w:szCs w:val="22"/>
          </w:rPr>
          <w:delText>In this case, a negative control analysis could help detect this residual confounding due to measurement error.</w:delText>
        </w:r>
        <w:commentRangeEnd w:id="40"/>
        <w:r w:rsidR="00E80753" w:rsidDel="00E26805">
          <w:rPr>
            <w:rStyle w:val="CommentReference"/>
            <w:rFonts w:asciiTheme="minorHAnsi" w:eastAsiaTheme="minorHAnsi" w:hAnsiTheme="minorHAnsi" w:cstheme="minorBidi"/>
            <w:kern w:val="2"/>
            <w14:ligatures w14:val="standardContextual"/>
          </w:rPr>
          <w:commentReference w:id="40"/>
        </w:r>
        <w:commentRangeEnd w:id="41"/>
        <w:r w:rsidR="00EB05F8" w:rsidDel="00E26805">
          <w:rPr>
            <w:rStyle w:val="CommentReference"/>
            <w:rFonts w:asciiTheme="minorHAnsi" w:eastAsiaTheme="minorHAnsi" w:hAnsiTheme="minorHAnsi" w:cstheme="minorBidi"/>
            <w:kern w:val="2"/>
            <w14:ligatures w14:val="standardContextual"/>
          </w:rPr>
          <w:commentReference w:id="41"/>
        </w:r>
      </w:del>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7685D2D7" w14:textId="2454A7E2" w:rsidR="00A57A44" w:rsidRDefault="00B07B5C" w:rsidP="00B534F4">
      <w:pPr>
        <w:spacing w:line="360" w:lineRule="auto"/>
        <w:ind w:firstLine="720"/>
        <w:rPr>
          <w:rFonts w:ascii="Arial" w:hAnsi="Arial" w:cs="Arial"/>
          <w:sz w:val="22"/>
          <w:szCs w:val="22"/>
        </w:rPr>
      </w:pPr>
      <w:r w:rsidRPr="00B306C3">
        <w:rPr>
          <w:rFonts w:ascii="Arial" w:hAnsi="Arial" w:cs="Arial"/>
          <w:sz w:val="22"/>
          <w:szCs w:val="22"/>
        </w:rPr>
        <w:t>In practice, negative control outcomes are never perfect</w:t>
      </w:r>
      <w:r w:rsidR="00563B3B">
        <w:rPr>
          <w:rFonts w:ascii="Arial" w:hAnsi="Arial" w:cs="Arial"/>
          <w:sz w:val="22"/>
          <w:szCs w:val="22"/>
        </w:rPr>
        <w:t xml:space="preserve">. </w:t>
      </w:r>
      <w:del w:id="45" w:author="Heather M" w:date="2025-10-13T20:00:00Z" w16du:dateUtc="2025-10-14T00:00:00Z">
        <w:r w:rsidR="00563B3B" w:rsidDel="00B001EE">
          <w:rPr>
            <w:rFonts w:ascii="Arial" w:hAnsi="Arial" w:cs="Arial"/>
            <w:sz w:val="22"/>
            <w:szCs w:val="22"/>
          </w:rPr>
          <w:delText>Consequently</w:delText>
        </w:r>
      </w:del>
      <w:ins w:id="46" w:author="Heather M" w:date="2025-10-13T20:00:00Z" w16du:dateUtc="2025-10-14T00:00:00Z">
        <w:r w:rsidR="00B001EE">
          <w:rPr>
            <w:rFonts w:ascii="Arial" w:hAnsi="Arial" w:cs="Arial"/>
            <w:sz w:val="22"/>
            <w:szCs w:val="22"/>
          </w:rPr>
          <w:t xml:space="preserve">When </w:t>
        </w:r>
        <w:r w:rsidR="00A50070">
          <w:rPr>
            <w:rFonts w:ascii="Arial" w:hAnsi="Arial" w:cs="Arial"/>
            <w:sz w:val="22"/>
            <w:szCs w:val="22"/>
          </w:rPr>
          <w:t>negative control analyses are flawed</w:t>
        </w:r>
      </w:ins>
      <w:r w:rsidR="00563B3B">
        <w:rPr>
          <w:rFonts w:ascii="Arial" w:hAnsi="Arial" w:cs="Arial"/>
          <w:sz w:val="22"/>
          <w:szCs w:val="22"/>
        </w:rPr>
        <w:t>, a</w:t>
      </w:r>
      <w:r w:rsidRPr="00B306C3">
        <w:rPr>
          <w:rFonts w:ascii="Arial" w:hAnsi="Arial" w:cs="Arial"/>
          <w:sz w:val="22"/>
          <w:szCs w:val="22"/>
        </w:rPr>
        <w:t>n association between the exposure and negative control outcome does not always indicate residual confounding</w:t>
      </w:r>
      <w:r w:rsidR="00563B3B">
        <w:rPr>
          <w:rFonts w:ascii="Arial" w:hAnsi="Arial" w:cs="Arial"/>
          <w:sz w:val="22"/>
          <w:szCs w:val="22"/>
        </w:rPr>
        <w:t>, and the absence of association between the exposure and negative control outcome does not always indicate absence of residual confounding</w:t>
      </w:r>
      <w:r w:rsidRPr="00B306C3">
        <w:rPr>
          <w:rFonts w:ascii="Arial" w:hAnsi="Arial" w:cs="Arial"/>
          <w:sz w:val="22"/>
          <w:szCs w:val="22"/>
        </w:rPr>
        <w:t xml:space="preserve">. First,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00A57A44">
        <w:rPr>
          <w:rFonts w:ascii="Arial" w:hAnsi="Arial" w:cs="Arial"/>
          <w:i/>
          <w:iCs/>
          <w:sz w:val="22"/>
          <w:szCs w:val="22"/>
        </w:rPr>
        <w:t xml:space="preserve"> </w:t>
      </w:r>
      <w:r w:rsidR="00A57A44">
        <w:rPr>
          <w:rFonts w:ascii="Arial" w:hAnsi="Arial" w:cs="Arial"/>
          <w:sz w:val="22"/>
          <w:szCs w:val="22"/>
        </w:rPr>
        <w:t xml:space="preserve">may have an </w:t>
      </w:r>
      <w:r w:rsidR="00A57A44" w:rsidRPr="00B306C3">
        <w:rPr>
          <w:rFonts w:ascii="Arial" w:hAnsi="Arial" w:cs="Arial"/>
          <w:sz w:val="22"/>
          <w:szCs w:val="22"/>
        </w:rPr>
        <w:t>unobserved common cause</w:t>
      </w:r>
      <w:r w:rsidR="00A57A44">
        <w:rPr>
          <w:rFonts w:ascii="Arial" w:hAnsi="Arial" w:cs="Arial"/>
          <w:sz w:val="22"/>
          <w:szCs w:val="22"/>
        </w:rPr>
        <w:t xml:space="preserve">, but </w:t>
      </w:r>
      <w:r w:rsidR="00A57A44" w:rsidRPr="00073B11">
        <w:rPr>
          <w:rFonts w:ascii="Arial" w:hAnsi="Arial" w:cs="Arial"/>
          <w:i/>
          <w:iCs/>
          <w:sz w:val="22"/>
          <w:szCs w:val="22"/>
        </w:rPr>
        <w:t>A</w:t>
      </w:r>
      <w:r w:rsidR="00A57A44">
        <w:rPr>
          <w:rFonts w:ascii="Arial" w:hAnsi="Arial" w:cs="Arial"/>
          <w:sz w:val="22"/>
          <w:szCs w:val="22"/>
        </w:rPr>
        <w:t xml:space="preserve"> and</w:t>
      </w:r>
      <w:r w:rsidRPr="00B306C3">
        <w:rPr>
          <w:rFonts w:ascii="Arial" w:hAnsi="Arial" w:cs="Arial"/>
          <w:sz w:val="22"/>
          <w:szCs w:val="22"/>
        </w:rPr>
        <w:t xml:space="preserve"> </w:t>
      </w:r>
      <w:r w:rsidRPr="005D102C">
        <w:rPr>
          <w:rFonts w:ascii="Arial" w:hAnsi="Arial" w:cs="Arial"/>
          <w:i/>
          <w:iCs/>
          <w:sz w:val="22"/>
          <w:szCs w:val="22"/>
        </w:rPr>
        <w:t>Y</w:t>
      </w:r>
      <w:r w:rsidR="00A57A44">
        <w:rPr>
          <w:rFonts w:ascii="Arial" w:hAnsi="Arial" w:cs="Arial"/>
          <w:i/>
          <w:iCs/>
          <w:sz w:val="22"/>
          <w:szCs w:val="22"/>
        </w:rPr>
        <w:t xml:space="preserve"> </w:t>
      </w:r>
      <w:r w:rsidR="00A57A44">
        <w:rPr>
          <w:rFonts w:ascii="Arial" w:hAnsi="Arial" w:cs="Arial"/>
          <w:sz w:val="22"/>
          <w:szCs w:val="22"/>
        </w:rPr>
        <w:t>may not</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w:t>
      </w:r>
      <w:ins w:id="47" w:author="Heather M" w:date="2025-10-13T20:08:00Z" w16du:dateUtc="2025-10-14T00:08:00Z">
        <w:r w:rsidR="00292CD1">
          <w:rPr>
            <w:rFonts w:ascii="Arial" w:hAnsi="Arial" w:cs="Arial"/>
            <w:sz w:val="22"/>
            <w:szCs w:val="22"/>
          </w:rPr>
          <w:t>Real n</w:t>
        </w:r>
      </w:ins>
      <w:del w:id="48" w:author="Heather M" w:date="2025-10-13T20:08:00Z" w16du:dateUtc="2025-10-14T00:08:00Z">
        <w:r w:rsidR="00A57A44" w:rsidDel="00292CD1">
          <w:rPr>
            <w:rFonts w:ascii="Arial" w:hAnsi="Arial" w:cs="Arial"/>
            <w:sz w:val="22"/>
            <w:szCs w:val="22"/>
          </w:rPr>
          <w:delText>N</w:delText>
        </w:r>
      </w:del>
      <w:r w:rsidR="00A57A44" w:rsidRPr="00B306C3">
        <w:rPr>
          <w:rFonts w:ascii="Arial" w:hAnsi="Arial" w:cs="Arial"/>
          <w:sz w:val="22"/>
          <w:szCs w:val="22"/>
        </w:rPr>
        <w:t xml:space="preserve">egative control outcomes are </w:t>
      </w:r>
      <w:r w:rsidR="00A57A44">
        <w:rPr>
          <w:rFonts w:ascii="Arial" w:hAnsi="Arial" w:cs="Arial"/>
          <w:sz w:val="22"/>
          <w:szCs w:val="22"/>
        </w:rPr>
        <w:t>rarely</w:t>
      </w:r>
      <w:r w:rsidR="00A57A44" w:rsidRPr="00B306C3">
        <w:rPr>
          <w:rFonts w:ascii="Arial" w:hAnsi="Arial" w:cs="Arial"/>
          <w:sz w:val="22"/>
          <w:szCs w:val="22"/>
        </w:rPr>
        <w:t xml:space="preserve"> perfectly u-comparable to </w:t>
      </w:r>
      <w:r w:rsidR="00A57A44">
        <w:rPr>
          <w:rFonts w:ascii="Arial" w:hAnsi="Arial" w:cs="Arial"/>
          <w:sz w:val="22"/>
          <w:szCs w:val="22"/>
        </w:rPr>
        <w:t xml:space="preserve">the </w:t>
      </w:r>
      <w:r w:rsidR="00A57A44" w:rsidRPr="00B306C3">
        <w:rPr>
          <w:rFonts w:ascii="Arial" w:hAnsi="Arial" w:cs="Arial"/>
          <w:sz w:val="22"/>
          <w:szCs w:val="22"/>
        </w:rPr>
        <w:t>primary outcomes of interest</w:t>
      </w:r>
      <w:r w:rsidR="006F6193">
        <w:rPr>
          <w:rFonts w:ascii="Arial" w:hAnsi="Arial" w:cs="Arial"/>
          <w:sz w:val="22"/>
          <w:szCs w:val="22"/>
        </w:rPr>
        <w:t xml:space="preserve">, meaning that they may not share the same unobserved confounding structure as with </w:t>
      </w:r>
      <w:r w:rsidR="006F6193" w:rsidRPr="00915D24">
        <w:rPr>
          <w:rFonts w:ascii="Arial" w:hAnsi="Arial" w:cs="Arial"/>
          <w:i/>
          <w:iCs/>
          <w:sz w:val="22"/>
          <w:szCs w:val="22"/>
        </w:rPr>
        <w:t>A</w:t>
      </w:r>
      <w:r w:rsidR="006F6193">
        <w:rPr>
          <w:rFonts w:ascii="Arial" w:hAnsi="Arial" w:cs="Arial"/>
          <w:sz w:val="22"/>
          <w:szCs w:val="22"/>
        </w:rPr>
        <w:t xml:space="preserve"> and </w:t>
      </w:r>
      <w:r w:rsidR="006F6193" w:rsidRPr="00915D24">
        <w:rPr>
          <w:rFonts w:ascii="Arial" w:hAnsi="Arial" w:cs="Arial"/>
          <w:i/>
          <w:iCs/>
          <w:sz w:val="22"/>
          <w:szCs w:val="22"/>
        </w:rPr>
        <w:t>Y</w:t>
      </w:r>
      <w:r w:rsidR="006F6193">
        <w:rPr>
          <w:rFonts w:ascii="Arial" w:hAnsi="Arial" w:cs="Arial"/>
          <w:sz w:val="22"/>
          <w:szCs w:val="22"/>
        </w:rPr>
        <w:t xml:space="preserve">. </w:t>
      </w:r>
      <w:r w:rsidR="00A57A44" w:rsidRPr="00B306C3">
        <w:rPr>
          <w:rFonts w:ascii="Arial" w:hAnsi="Arial" w:cs="Arial"/>
          <w:sz w:val="22"/>
          <w:szCs w:val="22"/>
        </w:rPr>
        <w:t xml:space="preserve">This makes interpreting the results of negative control analyses </w:t>
      </w:r>
      <w:r w:rsidR="00A57A44">
        <w:rPr>
          <w:rFonts w:ascii="Arial" w:hAnsi="Arial" w:cs="Arial"/>
          <w:sz w:val="22"/>
          <w:szCs w:val="22"/>
        </w:rPr>
        <w:t>challenging</w:t>
      </w:r>
      <w:r w:rsidR="00A57A44" w:rsidRPr="00B306C3">
        <w:rPr>
          <w:rFonts w:ascii="Arial" w:hAnsi="Arial" w:cs="Arial"/>
          <w:sz w:val="22"/>
          <w:szCs w:val="22"/>
        </w:rPr>
        <w:t xml:space="preserve">. Observing </w:t>
      </w:r>
      <w:r w:rsidR="005F1966">
        <w:rPr>
          <w:rFonts w:ascii="Arial" w:hAnsi="Arial" w:cs="Arial"/>
          <w:sz w:val="22"/>
          <w:szCs w:val="22"/>
        </w:rPr>
        <w:t xml:space="preserve">no </w:t>
      </w:r>
      <w:r w:rsidR="00A57A44" w:rsidRPr="00B306C3">
        <w:rPr>
          <w:rFonts w:ascii="Arial" w:hAnsi="Arial" w:cs="Arial"/>
          <w:sz w:val="22"/>
          <w:szCs w:val="22"/>
        </w:rPr>
        <w:t>association</w:t>
      </w:r>
      <w:r w:rsidR="00A57A44">
        <w:rPr>
          <w:rFonts w:ascii="Arial" w:hAnsi="Arial" w:cs="Arial"/>
          <w:sz w:val="22"/>
          <w:szCs w:val="22"/>
        </w:rPr>
        <w:t xml:space="preserve"> between </w:t>
      </w:r>
      <w:r w:rsidR="00A57A44" w:rsidRPr="00425A39">
        <w:rPr>
          <w:rFonts w:ascii="Arial" w:hAnsi="Arial" w:cs="Arial"/>
          <w:i/>
          <w:iCs/>
          <w:sz w:val="22"/>
          <w:szCs w:val="22"/>
        </w:rPr>
        <w:t>A</w:t>
      </w:r>
      <w:r w:rsidR="00A57A44">
        <w:rPr>
          <w:rFonts w:ascii="Arial" w:hAnsi="Arial" w:cs="Arial"/>
          <w:sz w:val="22"/>
          <w:szCs w:val="22"/>
        </w:rPr>
        <w:t xml:space="preserve"> and </w:t>
      </w:r>
      <w:r w:rsidR="00A57A44" w:rsidRPr="00425A39">
        <w:rPr>
          <w:rFonts w:ascii="Arial" w:hAnsi="Arial" w:cs="Arial"/>
          <w:i/>
          <w:iCs/>
          <w:sz w:val="22"/>
          <w:szCs w:val="22"/>
        </w:rPr>
        <w:t>N</w:t>
      </w:r>
      <w:r w:rsidR="00A57A44" w:rsidRPr="00B306C3">
        <w:rPr>
          <w:rFonts w:ascii="Arial" w:hAnsi="Arial" w:cs="Arial"/>
          <w:sz w:val="22"/>
          <w:szCs w:val="22"/>
        </w:rPr>
        <w:t xml:space="preserve"> can suggest </w:t>
      </w:r>
      <w:r w:rsidR="00A57A44">
        <w:rPr>
          <w:rFonts w:ascii="Arial" w:hAnsi="Arial" w:cs="Arial"/>
          <w:sz w:val="22"/>
          <w:szCs w:val="22"/>
        </w:rPr>
        <w:t xml:space="preserve">adequate confounding adjustment in the </w:t>
      </w:r>
      <w:r w:rsidR="00A57A44" w:rsidRPr="00B000FF">
        <w:rPr>
          <w:rFonts w:ascii="Arial" w:hAnsi="Arial" w:cs="Arial"/>
          <w:i/>
          <w:iCs/>
          <w:sz w:val="22"/>
          <w:szCs w:val="22"/>
        </w:rPr>
        <w:t>A</w:t>
      </w:r>
      <w:r w:rsidR="00A57A44">
        <w:rPr>
          <w:rFonts w:ascii="Arial" w:hAnsi="Arial" w:cs="Arial"/>
          <w:sz w:val="22"/>
          <w:szCs w:val="22"/>
        </w:rPr>
        <w:t xml:space="preserve"> – </w:t>
      </w:r>
      <w:r w:rsidR="00A57A44" w:rsidRPr="00B000FF">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but when </w:t>
      </w:r>
      <w:r w:rsidR="00A57A44" w:rsidRPr="0047474B">
        <w:rPr>
          <w:rFonts w:ascii="Arial" w:hAnsi="Arial" w:cs="Arial"/>
          <w:i/>
          <w:iCs/>
          <w:sz w:val="22"/>
          <w:szCs w:val="22"/>
        </w:rPr>
        <w:t>N</w:t>
      </w:r>
      <w:r w:rsidR="00A57A44" w:rsidRPr="00B306C3">
        <w:rPr>
          <w:rFonts w:ascii="Arial" w:hAnsi="Arial" w:cs="Arial"/>
          <w:sz w:val="22"/>
          <w:szCs w:val="22"/>
        </w:rPr>
        <w:t xml:space="preserve"> and </w:t>
      </w:r>
      <w:r w:rsidR="00A57A44" w:rsidRPr="0047474B">
        <w:rPr>
          <w:rFonts w:ascii="Arial" w:hAnsi="Arial" w:cs="Arial"/>
          <w:i/>
          <w:iCs/>
          <w:sz w:val="22"/>
          <w:szCs w:val="22"/>
        </w:rPr>
        <w:t>Y</w:t>
      </w:r>
      <w:r w:rsidR="00A57A44" w:rsidRPr="00B306C3">
        <w:rPr>
          <w:rFonts w:ascii="Arial" w:hAnsi="Arial" w:cs="Arial"/>
          <w:sz w:val="22"/>
          <w:szCs w:val="22"/>
        </w:rPr>
        <w:t xml:space="preserve"> are not perfectly u-comparable, a null association between </w:t>
      </w:r>
      <w:r w:rsidR="00A57A44" w:rsidRPr="003D5B81">
        <w:rPr>
          <w:rFonts w:ascii="Arial" w:hAnsi="Arial" w:cs="Arial"/>
          <w:i/>
          <w:iCs/>
          <w:sz w:val="22"/>
          <w:szCs w:val="22"/>
        </w:rPr>
        <w:t>A</w:t>
      </w:r>
      <w:r w:rsidR="00A57A44" w:rsidRPr="00B306C3">
        <w:rPr>
          <w:rFonts w:ascii="Arial" w:hAnsi="Arial" w:cs="Arial"/>
          <w:sz w:val="22"/>
          <w:szCs w:val="22"/>
        </w:rPr>
        <w:t xml:space="preserve"> and </w:t>
      </w:r>
      <w:r w:rsidR="00A57A44" w:rsidRPr="003D5B81">
        <w:rPr>
          <w:rFonts w:ascii="Arial" w:hAnsi="Arial" w:cs="Arial"/>
          <w:i/>
          <w:iCs/>
          <w:sz w:val="22"/>
          <w:szCs w:val="22"/>
        </w:rPr>
        <w:t>N</w:t>
      </w:r>
      <w:r w:rsidR="00A57A44" w:rsidRPr="00B306C3">
        <w:rPr>
          <w:rFonts w:ascii="Arial" w:hAnsi="Arial" w:cs="Arial"/>
          <w:sz w:val="22"/>
          <w:szCs w:val="22"/>
        </w:rPr>
        <w:t xml:space="preserve"> </w:t>
      </w:r>
      <w:r w:rsidR="00A57A44" w:rsidRPr="003D5B81">
        <w:rPr>
          <w:rFonts w:ascii="Arial" w:hAnsi="Arial" w:cs="Arial"/>
          <w:sz w:val="22"/>
          <w:szCs w:val="22"/>
        </w:rPr>
        <w:t>does not</w:t>
      </w:r>
      <w:r w:rsidR="00A57A44" w:rsidRPr="00A06F25">
        <w:rPr>
          <w:rFonts w:ascii="Arial" w:hAnsi="Arial" w:cs="Arial"/>
          <w:i/>
          <w:iCs/>
          <w:sz w:val="22"/>
          <w:szCs w:val="22"/>
        </w:rPr>
        <w:t xml:space="preserve"> </w:t>
      </w:r>
      <w:r w:rsidR="00A57A44" w:rsidRPr="00B534F4">
        <w:rPr>
          <w:rFonts w:ascii="Arial" w:hAnsi="Arial" w:cs="Arial"/>
          <w:sz w:val="22"/>
          <w:szCs w:val="22"/>
        </w:rPr>
        <w:t>imply</w:t>
      </w:r>
      <w:r w:rsidR="00A57A44" w:rsidRPr="00B306C3">
        <w:rPr>
          <w:rFonts w:ascii="Arial" w:hAnsi="Arial" w:cs="Arial"/>
          <w:sz w:val="22"/>
          <w:szCs w:val="22"/>
        </w:rPr>
        <w:t xml:space="preserve"> that all </w:t>
      </w:r>
      <w:r w:rsidR="00A57A44" w:rsidRPr="00B87F7B">
        <w:rPr>
          <w:rFonts w:ascii="Arial" w:hAnsi="Arial" w:cs="Arial"/>
          <w:i/>
          <w:iCs/>
          <w:sz w:val="22"/>
          <w:szCs w:val="22"/>
        </w:rPr>
        <w:t>A</w:t>
      </w:r>
      <w:r w:rsidR="00A57A44">
        <w:rPr>
          <w:rFonts w:ascii="Arial" w:hAnsi="Arial" w:cs="Arial"/>
          <w:sz w:val="22"/>
          <w:szCs w:val="22"/>
        </w:rPr>
        <w:t xml:space="preserve"> – </w:t>
      </w:r>
      <w:r w:rsidR="00A57A44" w:rsidRPr="00B87F7B">
        <w:rPr>
          <w:rFonts w:ascii="Arial" w:hAnsi="Arial" w:cs="Arial"/>
          <w:i/>
          <w:iCs/>
          <w:sz w:val="22"/>
          <w:szCs w:val="22"/>
        </w:rPr>
        <w:t>Y</w:t>
      </w:r>
      <w:r w:rsidR="00A57A44">
        <w:rPr>
          <w:rFonts w:ascii="Arial" w:hAnsi="Arial" w:cs="Arial"/>
          <w:sz w:val="22"/>
          <w:szCs w:val="22"/>
        </w:rPr>
        <w:t xml:space="preserve"> </w:t>
      </w:r>
      <w:r w:rsidR="00A57A44" w:rsidRPr="00B306C3">
        <w:rPr>
          <w:rFonts w:ascii="Arial" w:hAnsi="Arial" w:cs="Arial"/>
          <w:sz w:val="22"/>
          <w:szCs w:val="22"/>
        </w:rPr>
        <w:t xml:space="preserve">confounding </w:t>
      </w:r>
      <w:r w:rsidR="00A57A44">
        <w:rPr>
          <w:rFonts w:ascii="Arial" w:hAnsi="Arial" w:cs="Arial"/>
          <w:sz w:val="22"/>
          <w:szCs w:val="22"/>
        </w:rPr>
        <w:t>has been</w:t>
      </w:r>
      <w:r w:rsidR="00A57A44" w:rsidRPr="00B306C3">
        <w:rPr>
          <w:rFonts w:ascii="Arial" w:hAnsi="Arial" w:cs="Arial"/>
          <w:sz w:val="22"/>
          <w:szCs w:val="22"/>
        </w:rPr>
        <w:t xml:space="preserve"> controlled for adequately. </w:t>
      </w:r>
      <w:ins w:id="49" w:author="Heather M" w:date="2025-10-13T16:51:00Z" w16du:dateUtc="2025-10-13T20:51:00Z">
        <w:r w:rsidR="00965798">
          <w:rPr>
            <w:rFonts w:ascii="Arial" w:hAnsi="Arial" w:cs="Arial"/>
            <w:sz w:val="22"/>
            <w:szCs w:val="22"/>
          </w:rPr>
          <w:t xml:space="preserve">In </w:t>
        </w:r>
      </w:ins>
      <w:commentRangeStart w:id="50"/>
      <w:del w:id="51" w:author="Heather M" w:date="2025-10-13T16:51:00Z" w16du:dateUtc="2025-10-13T20:51:00Z">
        <w:r w:rsidR="00A57A44" w:rsidRPr="00B306C3" w:rsidDel="00965798">
          <w:rPr>
            <w:rFonts w:ascii="Arial" w:hAnsi="Arial" w:cs="Arial"/>
            <w:sz w:val="22"/>
            <w:szCs w:val="22"/>
          </w:rPr>
          <w:delText>There are many cases whe</w:delText>
        </w:r>
        <w:r w:rsidR="00A57A44" w:rsidDel="00965798">
          <w:rPr>
            <w:rFonts w:ascii="Arial" w:hAnsi="Arial" w:cs="Arial"/>
            <w:sz w:val="22"/>
            <w:szCs w:val="22"/>
          </w:rPr>
          <w:delText>n</w:delText>
        </w:r>
        <w:r w:rsidR="00A57A44" w:rsidRPr="00B306C3" w:rsidDel="00965798">
          <w:rPr>
            <w:rFonts w:ascii="Arial" w:hAnsi="Arial" w:cs="Arial"/>
            <w:sz w:val="22"/>
            <w:szCs w:val="22"/>
          </w:rPr>
          <w:delText xml:space="preserve"> a researcher may observe a null association</w:delText>
        </w:r>
        <w:r w:rsidR="00A57A44" w:rsidDel="00965798">
          <w:rPr>
            <w:rFonts w:ascii="Arial" w:hAnsi="Arial" w:cs="Arial"/>
            <w:sz w:val="22"/>
            <w:szCs w:val="22"/>
          </w:rPr>
          <w:delText xml:space="preserve"> between </w:delText>
        </w:r>
        <w:r w:rsidR="00A57A44" w:rsidRPr="00274B08" w:rsidDel="00965798">
          <w:rPr>
            <w:rFonts w:ascii="Arial" w:hAnsi="Arial" w:cs="Arial"/>
            <w:i/>
            <w:iCs/>
            <w:sz w:val="22"/>
            <w:szCs w:val="22"/>
          </w:rPr>
          <w:delText>A</w:delText>
        </w:r>
        <w:r w:rsidR="00A57A44" w:rsidDel="00965798">
          <w:rPr>
            <w:rFonts w:ascii="Arial" w:hAnsi="Arial" w:cs="Arial"/>
            <w:sz w:val="22"/>
            <w:szCs w:val="22"/>
          </w:rPr>
          <w:delText xml:space="preserve"> and </w:delText>
        </w:r>
        <w:r w:rsidR="00A57A44" w:rsidRPr="00274B08" w:rsidDel="00965798">
          <w:rPr>
            <w:rFonts w:ascii="Arial" w:hAnsi="Arial" w:cs="Arial"/>
            <w:i/>
            <w:iCs/>
            <w:sz w:val="22"/>
            <w:szCs w:val="22"/>
          </w:rPr>
          <w:delText>N</w:delText>
        </w:r>
        <w:r w:rsidR="00A57A44" w:rsidDel="00965798">
          <w:rPr>
            <w:rFonts w:ascii="Arial" w:hAnsi="Arial" w:cs="Arial"/>
            <w:sz w:val="22"/>
            <w:szCs w:val="22"/>
          </w:rPr>
          <w:delText>,</w:delText>
        </w:r>
        <w:r w:rsidR="00A57A44" w:rsidRPr="00B306C3" w:rsidDel="00965798">
          <w:rPr>
            <w:rFonts w:ascii="Arial" w:hAnsi="Arial" w:cs="Arial"/>
            <w:sz w:val="22"/>
            <w:szCs w:val="22"/>
          </w:rPr>
          <w:delText xml:space="preserve"> </w:delText>
        </w:r>
        <w:r w:rsidR="00A57A44" w:rsidDel="00965798">
          <w:rPr>
            <w:rFonts w:ascii="Arial" w:hAnsi="Arial" w:cs="Arial"/>
            <w:sz w:val="22"/>
            <w:szCs w:val="22"/>
          </w:rPr>
          <w:delText>yet</w:delText>
        </w:r>
        <w:r w:rsidR="00A57A44" w:rsidRPr="00B306C3" w:rsidDel="00965798">
          <w:rPr>
            <w:rFonts w:ascii="Arial" w:hAnsi="Arial" w:cs="Arial"/>
            <w:sz w:val="22"/>
            <w:szCs w:val="22"/>
          </w:rPr>
          <w:delText xml:space="preserve"> confounding</w:delText>
        </w:r>
        <w:r w:rsidR="00A57A44" w:rsidDel="00965798">
          <w:rPr>
            <w:rFonts w:ascii="Arial" w:hAnsi="Arial" w:cs="Arial"/>
            <w:sz w:val="22"/>
            <w:szCs w:val="22"/>
          </w:rPr>
          <w:delText xml:space="preserve"> bias is still present in the </w:delText>
        </w:r>
        <w:r w:rsidR="00A57A44" w:rsidRPr="00274B08" w:rsidDel="00965798">
          <w:rPr>
            <w:rFonts w:ascii="Arial" w:hAnsi="Arial" w:cs="Arial"/>
            <w:i/>
            <w:iCs/>
            <w:sz w:val="22"/>
            <w:szCs w:val="22"/>
          </w:rPr>
          <w:delText xml:space="preserve">A </w:delText>
        </w:r>
        <w:r w:rsidR="00A57A44" w:rsidDel="00965798">
          <w:rPr>
            <w:rFonts w:ascii="Arial" w:hAnsi="Arial" w:cs="Arial"/>
            <w:sz w:val="22"/>
            <w:szCs w:val="22"/>
          </w:rPr>
          <w:delText xml:space="preserve">– </w:delText>
        </w:r>
        <w:r w:rsidR="00A57A44" w:rsidRPr="00274B08" w:rsidDel="00965798">
          <w:rPr>
            <w:rFonts w:ascii="Arial" w:hAnsi="Arial" w:cs="Arial"/>
            <w:i/>
            <w:iCs/>
            <w:sz w:val="22"/>
            <w:szCs w:val="22"/>
          </w:rPr>
          <w:delText>Y</w:delText>
        </w:r>
        <w:r w:rsidR="00A57A44" w:rsidDel="00965798">
          <w:rPr>
            <w:rFonts w:ascii="Arial" w:hAnsi="Arial" w:cs="Arial"/>
            <w:sz w:val="22"/>
            <w:szCs w:val="22"/>
          </w:rPr>
          <w:delText xml:space="preserve"> association</w:delText>
        </w:r>
        <w:r w:rsidR="00A57A44" w:rsidRPr="00B306C3" w:rsidDel="00965798">
          <w:rPr>
            <w:rFonts w:ascii="Arial" w:hAnsi="Arial" w:cs="Arial"/>
            <w:sz w:val="22"/>
            <w:szCs w:val="22"/>
          </w:rPr>
          <w:delText xml:space="preserve">. </w:delText>
        </w:r>
        <w:commentRangeEnd w:id="50"/>
        <w:r w:rsidR="00095AD9" w:rsidDel="00965798">
          <w:rPr>
            <w:rStyle w:val="CommentReference"/>
            <w:rFonts w:asciiTheme="minorHAnsi" w:eastAsiaTheme="minorHAnsi" w:hAnsiTheme="minorHAnsi" w:cstheme="minorBidi"/>
            <w:kern w:val="2"/>
            <w14:ligatures w14:val="standardContextual"/>
          </w:rPr>
          <w:commentReference w:id="50"/>
        </w:r>
        <w:r w:rsidR="00A57A44" w:rsidRPr="00B306C3" w:rsidDel="00965798">
          <w:rPr>
            <w:rFonts w:ascii="Arial" w:hAnsi="Arial" w:cs="Arial"/>
            <w:sz w:val="22"/>
            <w:szCs w:val="22"/>
          </w:rPr>
          <w:delText xml:space="preserve">In </w:delText>
        </w:r>
      </w:del>
      <w:r w:rsidR="00A57A44" w:rsidRPr="00B306C3">
        <w:rPr>
          <w:rFonts w:ascii="Arial" w:hAnsi="Arial" w:cs="Arial"/>
          <w:sz w:val="22"/>
          <w:szCs w:val="22"/>
        </w:rPr>
        <w:t xml:space="preserve">these cases, </w:t>
      </w:r>
      <w:r w:rsidR="00A57A44">
        <w:rPr>
          <w:rFonts w:ascii="Arial" w:hAnsi="Arial" w:cs="Arial"/>
          <w:sz w:val="22"/>
          <w:szCs w:val="22"/>
        </w:rPr>
        <w:t>the</w:t>
      </w:r>
      <w:r w:rsidR="00A57A44" w:rsidRPr="00B306C3">
        <w:rPr>
          <w:rFonts w:ascii="Arial" w:hAnsi="Arial" w:cs="Arial"/>
          <w:sz w:val="22"/>
          <w:szCs w:val="22"/>
        </w:rPr>
        <w:t xml:space="preserve"> negative control analysis</w:t>
      </w:r>
      <w:r w:rsidR="00A57A44">
        <w:rPr>
          <w:rFonts w:ascii="Arial" w:hAnsi="Arial" w:cs="Arial"/>
          <w:sz w:val="22"/>
          <w:szCs w:val="22"/>
        </w:rPr>
        <w:t xml:space="preserve"> results</w:t>
      </w:r>
      <w:r w:rsidR="00A57A44" w:rsidRPr="00B306C3">
        <w:rPr>
          <w:rFonts w:ascii="Arial" w:hAnsi="Arial" w:cs="Arial"/>
          <w:sz w:val="22"/>
          <w:szCs w:val="22"/>
        </w:rPr>
        <w:t xml:space="preserve"> may give </w:t>
      </w:r>
      <w:r w:rsidR="00A57A44">
        <w:rPr>
          <w:rFonts w:ascii="Arial" w:hAnsi="Arial" w:cs="Arial"/>
          <w:sz w:val="22"/>
          <w:szCs w:val="22"/>
        </w:rPr>
        <w:t>a</w:t>
      </w:r>
      <w:r w:rsidR="00A57A44" w:rsidRPr="00B306C3">
        <w:rPr>
          <w:rFonts w:ascii="Arial" w:hAnsi="Arial" w:cs="Arial"/>
          <w:sz w:val="22"/>
          <w:szCs w:val="22"/>
        </w:rPr>
        <w:t xml:space="preserve"> researcher false confidence that they have adequately controlled for confounding</w:t>
      </w:r>
      <w:r w:rsidR="00A57A44">
        <w:rPr>
          <w:rFonts w:ascii="Arial" w:hAnsi="Arial" w:cs="Arial"/>
          <w:sz w:val="22"/>
          <w:szCs w:val="22"/>
        </w:rPr>
        <w:t xml:space="preserve"> bias,</w:t>
      </w:r>
      <w:r w:rsidR="00A57A44" w:rsidRPr="00B306C3">
        <w:rPr>
          <w:rFonts w:ascii="Arial" w:hAnsi="Arial" w:cs="Arial"/>
          <w:sz w:val="22"/>
          <w:szCs w:val="22"/>
        </w:rPr>
        <w:t xml:space="preserve"> when they have not.</w:t>
      </w:r>
    </w:p>
    <w:p w14:paraId="20E6C6E7" w14:textId="1EFA0D35" w:rsidR="0063490A" w:rsidRPr="00B306C3" w:rsidRDefault="00587051" w:rsidP="00B534F4">
      <w:pPr>
        <w:spacing w:line="360" w:lineRule="auto"/>
        <w:ind w:firstLine="720"/>
        <w:rPr>
          <w:rFonts w:ascii="Arial" w:hAnsi="Arial" w:cs="Arial"/>
          <w:sz w:val="22"/>
          <w:szCs w:val="22"/>
        </w:rPr>
      </w:pPr>
      <w:r>
        <w:rPr>
          <w:rFonts w:ascii="Arial" w:hAnsi="Arial" w:cs="Arial"/>
          <w:sz w:val="22"/>
          <w:szCs w:val="22"/>
        </w:rPr>
        <w:t xml:space="preserve">In some instances, </w:t>
      </w:r>
      <w:r w:rsidR="00C2440D">
        <w:rPr>
          <w:rFonts w:ascii="Arial" w:hAnsi="Arial" w:cs="Arial"/>
          <w:sz w:val="22"/>
          <w:szCs w:val="22"/>
        </w:rPr>
        <w:t xml:space="preserve">researchers </w:t>
      </w:r>
      <w:r w:rsidR="00DB4040">
        <w:rPr>
          <w:rFonts w:ascii="Arial" w:hAnsi="Arial" w:cs="Arial"/>
          <w:sz w:val="22"/>
          <w:szCs w:val="22"/>
        </w:rPr>
        <w:t xml:space="preserve">may choose </w:t>
      </w:r>
      <w:r w:rsidR="00C2440D">
        <w:rPr>
          <w:rFonts w:ascii="Arial" w:hAnsi="Arial" w:cs="Arial"/>
          <w:sz w:val="22"/>
          <w:szCs w:val="22"/>
        </w:rPr>
        <w:t>to</w:t>
      </w:r>
      <w:r>
        <w:rPr>
          <w:rFonts w:ascii="Arial" w:hAnsi="Arial" w:cs="Arial"/>
          <w:sz w:val="22"/>
          <w:szCs w:val="22"/>
        </w:rPr>
        <w:t xml:space="preserve"> identif</w:t>
      </w:r>
      <w:r w:rsidR="00C2440D">
        <w:rPr>
          <w:rFonts w:ascii="Arial" w:hAnsi="Arial" w:cs="Arial"/>
          <w:sz w:val="22"/>
          <w:szCs w:val="22"/>
        </w:rPr>
        <w:t>y</w:t>
      </w:r>
      <w:r>
        <w:rPr>
          <w:rFonts w:ascii="Arial" w:hAnsi="Arial" w:cs="Arial"/>
          <w:sz w:val="22"/>
          <w:szCs w:val="22"/>
        </w:rPr>
        <w:t xml:space="preserve"> an imperfect negative control outcome that is known to be very weakly associated with the exposure of interest</w:t>
      </w:r>
      <w:commentRangeStart w:id="52"/>
      <w:commentRangeStart w:id="53"/>
      <w:r>
        <w:rPr>
          <w:rFonts w:ascii="Arial" w:hAnsi="Arial" w:cs="Arial"/>
          <w:sz w:val="22"/>
          <w:szCs w:val="22"/>
        </w:rPr>
        <w:t>.</w:t>
      </w:r>
      <w:commentRangeEnd w:id="52"/>
      <w:r w:rsidR="00095AD9">
        <w:rPr>
          <w:rStyle w:val="CommentReference"/>
          <w:rFonts w:asciiTheme="minorHAnsi" w:eastAsiaTheme="minorHAnsi" w:hAnsiTheme="minorHAnsi" w:cstheme="minorBidi"/>
          <w:kern w:val="2"/>
          <w14:ligatures w14:val="standardContextual"/>
        </w:rPr>
        <w:commentReference w:id="52"/>
      </w:r>
      <w:commentRangeEnd w:id="53"/>
      <w:r w:rsidR="00FF3D91">
        <w:rPr>
          <w:rStyle w:val="CommentReference"/>
          <w:rFonts w:asciiTheme="minorHAnsi" w:eastAsiaTheme="minorHAnsi" w:hAnsiTheme="minorHAnsi" w:cstheme="minorBidi"/>
          <w:kern w:val="2"/>
          <w14:ligatures w14:val="standardContextual"/>
        </w:rPr>
        <w:commentReference w:id="53"/>
      </w:r>
      <w:r>
        <w:rPr>
          <w:rFonts w:ascii="Arial" w:hAnsi="Arial" w:cs="Arial"/>
          <w:sz w:val="22"/>
          <w:szCs w:val="22"/>
        </w:rPr>
        <w:t xml:space="preserve"> If a much larger association than expected is detected between </w:t>
      </w:r>
      <w:r w:rsidRPr="00F536E3">
        <w:rPr>
          <w:rFonts w:ascii="Arial" w:hAnsi="Arial" w:cs="Arial"/>
          <w:i/>
          <w:iCs/>
          <w:sz w:val="22"/>
          <w:szCs w:val="22"/>
        </w:rPr>
        <w:t>A</w:t>
      </w:r>
      <w:r>
        <w:rPr>
          <w:rFonts w:ascii="Arial" w:hAnsi="Arial" w:cs="Arial"/>
          <w:sz w:val="22"/>
          <w:szCs w:val="22"/>
        </w:rPr>
        <w:t xml:space="preserve"> and </w:t>
      </w:r>
      <w:r w:rsidRPr="00F536E3">
        <w:rPr>
          <w:rFonts w:ascii="Arial" w:hAnsi="Arial" w:cs="Arial"/>
          <w:i/>
          <w:iCs/>
          <w:sz w:val="22"/>
          <w:szCs w:val="22"/>
        </w:rPr>
        <w:t>N</w:t>
      </w:r>
      <w:r>
        <w:rPr>
          <w:rFonts w:ascii="Arial" w:hAnsi="Arial" w:cs="Arial"/>
          <w:sz w:val="22"/>
          <w:szCs w:val="22"/>
        </w:rPr>
        <w:t>, then that can also indicate residual confounding bias in the primary outcome analysis.</w:t>
      </w:r>
      <w:r w:rsidR="00DB4040">
        <w:rPr>
          <w:rFonts w:ascii="Arial" w:hAnsi="Arial" w:cs="Arial"/>
          <w:sz w:val="22"/>
          <w:szCs w:val="22"/>
        </w:rPr>
        <w:t xml:space="preserve"> In those cases, the researchers should explicitly acknowledge the use of the imperfect negative control outcome, state the expected association between </w:t>
      </w:r>
      <w:r w:rsidR="00DB4040">
        <w:rPr>
          <w:rFonts w:ascii="Arial" w:hAnsi="Arial" w:cs="Arial"/>
          <w:i/>
          <w:iCs/>
          <w:sz w:val="22"/>
          <w:szCs w:val="22"/>
        </w:rPr>
        <w:t>A</w:t>
      </w:r>
      <w:r w:rsidR="00DB4040">
        <w:rPr>
          <w:rFonts w:ascii="Arial" w:hAnsi="Arial" w:cs="Arial"/>
          <w:sz w:val="22"/>
          <w:szCs w:val="22"/>
        </w:rPr>
        <w:t xml:space="preserve"> and </w:t>
      </w:r>
      <w:r w:rsidR="00DB4040">
        <w:rPr>
          <w:rFonts w:ascii="Arial" w:hAnsi="Arial" w:cs="Arial"/>
          <w:i/>
          <w:iCs/>
          <w:sz w:val="22"/>
          <w:szCs w:val="22"/>
        </w:rPr>
        <w:t>N</w:t>
      </w:r>
      <w:r w:rsidR="00DB4040" w:rsidRPr="00DB4040">
        <w:rPr>
          <w:rFonts w:ascii="Arial" w:hAnsi="Arial" w:cs="Arial"/>
          <w:sz w:val="22"/>
          <w:szCs w:val="22"/>
        </w:rPr>
        <w:t xml:space="preserve"> </w:t>
      </w:r>
      <w:r w:rsidR="00DB4040" w:rsidRPr="00B534F4">
        <w:rPr>
          <w:rFonts w:ascii="Arial" w:hAnsi="Arial" w:cs="Arial"/>
          <w:sz w:val="22"/>
          <w:szCs w:val="22"/>
        </w:rPr>
        <w:t>before</w:t>
      </w:r>
      <w:r w:rsidR="007F7F54">
        <w:rPr>
          <w:rFonts w:ascii="Arial" w:hAnsi="Arial" w:cs="Arial"/>
          <w:sz w:val="22"/>
          <w:szCs w:val="22"/>
        </w:rPr>
        <w:t xml:space="preserve"> any</w:t>
      </w:r>
      <w:r w:rsidR="00DB4040" w:rsidRPr="00B534F4">
        <w:rPr>
          <w:rFonts w:ascii="Arial" w:hAnsi="Arial" w:cs="Arial"/>
          <w:sz w:val="22"/>
          <w:szCs w:val="22"/>
        </w:rPr>
        <w:t xml:space="preserve"> analysis</w:t>
      </w:r>
      <w:r w:rsidR="00DB4040">
        <w:rPr>
          <w:rFonts w:ascii="Arial" w:hAnsi="Arial" w:cs="Arial"/>
          <w:sz w:val="22"/>
          <w:szCs w:val="22"/>
        </w:rPr>
        <w:t>, and very carefully interpret the results from the negative control outcome analysis.</w:t>
      </w:r>
    </w:p>
    <w:p w14:paraId="6448BEA8" w14:textId="79A4576C" w:rsidR="007B2801" w:rsidRDefault="00B07B5C" w:rsidP="00D029B7">
      <w:pPr>
        <w:spacing w:line="360" w:lineRule="auto"/>
        <w:ind w:firstLine="720"/>
        <w:rPr>
          <w:rFonts w:ascii="Arial" w:hAnsi="Arial" w:cs="Arial"/>
          <w:sz w:val="22"/>
          <w:szCs w:val="22"/>
        </w:rPr>
      </w:pPr>
      <w:r w:rsidRPr="00B306C3">
        <w:rPr>
          <w:rFonts w:ascii="Arial" w:hAnsi="Arial" w:cs="Arial"/>
          <w:sz w:val="22"/>
          <w:szCs w:val="22"/>
        </w:rPr>
        <w:lastRenderedPageBreak/>
        <w:t xml:space="preserve">Additionally, for a negative control analysis to be </w:t>
      </w:r>
      <w:r w:rsidR="00A57A44">
        <w:rPr>
          <w:rFonts w:ascii="Arial" w:hAnsi="Arial" w:cs="Arial"/>
          <w:sz w:val="22"/>
          <w:szCs w:val="22"/>
        </w:rPr>
        <w:t>helpful</w:t>
      </w:r>
      <w:r w:rsidRPr="00B306C3">
        <w:rPr>
          <w:rFonts w:ascii="Arial" w:hAnsi="Arial" w:cs="Arial"/>
          <w:sz w:val="22"/>
          <w:szCs w:val="22"/>
        </w:rPr>
        <w:t xml:space="preser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 xml:space="preserve">modelled correctly. </w:t>
      </w:r>
      <w:commentRangeStart w:id="54"/>
      <w:commentRangeStart w:id="55"/>
      <w:r w:rsidRPr="00B306C3">
        <w:rPr>
          <w:rFonts w:ascii="Arial" w:hAnsi="Arial" w:cs="Arial"/>
          <w:sz w:val="22"/>
          <w:szCs w:val="22"/>
        </w:rPr>
        <w:t>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w:t>
      </w:r>
      <w:ins w:id="56" w:author="Heather M" w:date="2025-10-13T17:33:00Z" w16du:dateUtc="2025-10-13T21:33:00Z">
        <w:r w:rsidR="00D11C3C">
          <w:rPr>
            <w:rFonts w:ascii="Arial" w:hAnsi="Arial" w:cs="Arial"/>
            <w:sz w:val="22"/>
            <w:szCs w:val="22"/>
          </w:rPr>
          <w:t>functional form</w:t>
        </w:r>
      </w:ins>
      <w:ins w:id="57" w:author="Heather M" w:date="2025-10-13T20:10:00Z" w16du:dateUtc="2025-10-14T00:10:00Z">
        <w:r w:rsidR="006A7AAA">
          <w:rPr>
            <w:rFonts w:ascii="Arial" w:hAnsi="Arial" w:cs="Arial"/>
            <w:sz w:val="22"/>
            <w:szCs w:val="22"/>
          </w:rPr>
          <w:t>s</w:t>
        </w:r>
      </w:ins>
      <w:ins w:id="58" w:author="Heather M" w:date="2025-10-13T17:33:00Z" w16du:dateUtc="2025-10-13T21:33:00Z">
        <w:r w:rsidR="00D11C3C">
          <w:rPr>
            <w:rFonts w:ascii="Arial" w:hAnsi="Arial" w:cs="Arial"/>
            <w:sz w:val="22"/>
            <w:szCs w:val="22"/>
          </w:rPr>
          <w:t xml:space="preserve"> of the </w:t>
        </w:r>
      </w:ins>
      <w:del w:id="59" w:author="Heather M" w:date="2025-10-13T17:25:00Z" w16du:dateUtc="2025-10-13T21:25:00Z">
        <w:r w:rsidRPr="00B306C3" w:rsidDel="0083791C">
          <w:rPr>
            <w:rFonts w:ascii="Arial" w:hAnsi="Arial" w:cs="Arial"/>
            <w:sz w:val="22"/>
            <w:szCs w:val="22"/>
          </w:rPr>
          <w:delText xml:space="preserve">relationships </w:delText>
        </w:r>
      </w:del>
      <w:ins w:id="60" w:author="Heather M" w:date="2025-10-13T17:25:00Z" w16du:dateUtc="2025-10-13T21:25:00Z">
        <w:r w:rsidR="0083791C">
          <w:rPr>
            <w:rFonts w:ascii="Arial" w:hAnsi="Arial" w:cs="Arial"/>
            <w:sz w:val="22"/>
            <w:szCs w:val="22"/>
          </w:rPr>
          <w:t>relationships</w:t>
        </w:r>
        <w:r w:rsidR="0083791C" w:rsidRPr="00B306C3">
          <w:rPr>
            <w:rFonts w:ascii="Arial" w:hAnsi="Arial" w:cs="Arial"/>
            <w:sz w:val="22"/>
            <w:szCs w:val="22"/>
          </w:rPr>
          <w:t xml:space="preserve"> </w:t>
        </w:r>
      </w:ins>
      <w:r w:rsidRPr="00B306C3">
        <w:rPr>
          <w:rFonts w:ascii="Arial" w:hAnsi="Arial" w:cs="Arial"/>
          <w:sz w:val="22"/>
          <w:szCs w:val="22"/>
        </w:rPr>
        <w:t>between the exposure, confounders, and primary outcome are different than those relationships with the negative control outcome.</w:t>
      </w:r>
      <w:ins w:id="61" w:author="Heather M" w:date="2025-10-13T17:21:00Z" w16du:dateUtc="2025-10-13T21:21:00Z">
        <w:r w:rsidR="00B4664A">
          <w:rPr>
            <w:rFonts w:ascii="Arial" w:hAnsi="Arial" w:cs="Arial"/>
            <w:sz w:val="22"/>
            <w:szCs w:val="22"/>
          </w:rPr>
          <w:t xml:space="preserve"> For example, </w:t>
        </w:r>
      </w:ins>
      <w:ins w:id="62" w:author="Heather M" w:date="2025-10-13T17:25:00Z" w16du:dateUtc="2025-10-13T21:25:00Z">
        <w:r w:rsidR="007D4682">
          <w:rPr>
            <w:rFonts w:ascii="Arial" w:hAnsi="Arial" w:cs="Arial"/>
            <w:sz w:val="22"/>
            <w:szCs w:val="22"/>
          </w:rPr>
          <w:t>a</w:t>
        </w:r>
      </w:ins>
      <w:ins w:id="63" w:author="Heather M" w:date="2025-10-13T17:21:00Z" w16du:dateUtc="2025-10-13T21:21:00Z">
        <w:r w:rsidR="00B4664A">
          <w:rPr>
            <w:rFonts w:ascii="Arial" w:hAnsi="Arial" w:cs="Arial"/>
            <w:sz w:val="22"/>
            <w:szCs w:val="22"/>
          </w:rPr>
          <w:t xml:space="preserve"> confounder </w:t>
        </w:r>
        <w:r w:rsidR="00B4664A" w:rsidRPr="00012015">
          <w:rPr>
            <w:rFonts w:ascii="Arial" w:hAnsi="Arial" w:cs="Arial"/>
            <w:i/>
            <w:iCs/>
            <w:sz w:val="22"/>
            <w:szCs w:val="22"/>
            <w:rPrChange w:id="64" w:author="Heather M" w:date="2025-10-13T18:04:00Z" w16du:dateUtc="2025-10-13T22:04:00Z">
              <w:rPr>
                <w:rFonts w:ascii="Arial" w:hAnsi="Arial" w:cs="Arial"/>
                <w:sz w:val="22"/>
                <w:szCs w:val="22"/>
              </w:rPr>
            </w:rPrChange>
          </w:rPr>
          <w:t>U</w:t>
        </w:r>
        <w:r w:rsidR="00B4664A">
          <w:rPr>
            <w:rFonts w:ascii="Arial" w:hAnsi="Arial" w:cs="Arial"/>
            <w:sz w:val="22"/>
            <w:szCs w:val="22"/>
          </w:rPr>
          <w:t xml:space="preserve"> </w:t>
        </w:r>
      </w:ins>
      <w:ins w:id="65" w:author="Heather M" w:date="2025-10-13T17:25:00Z" w16du:dateUtc="2025-10-13T21:25:00Z">
        <w:r w:rsidR="00434549">
          <w:rPr>
            <w:rFonts w:ascii="Arial" w:hAnsi="Arial" w:cs="Arial"/>
            <w:sz w:val="22"/>
            <w:szCs w:val="22"/>
          </w:rPr>
          <w:t xml:space="preserve">could </w:t>
        </w:r>
      </w:ins>
      <w:ins w:id="66" w:author="Heather M" w:date="2025-10-13T17:21:00Z" w16du:dateUtc="2025-10-13T21:21:00Z">
        <w:r w:rsidR="00B4664A">
          <w:rPr>
            <w:rFonts w:ascii="Arial" w:hAnsi="Arial" w:cs="Arial"/>
            <w:sz w:val="22"/>
            <w:szCs w:val="22"/>
          </w:rPr>
          <w:t xml:space="preserve">cause both the primary outcome </w:t>
        </w:r>
      </w:ins>
      <w:ins w:id="67" w:author="Heather M" w:date="2025-10-13T17:26:00Z" w16du:dateUtc="2025-10-13T21:26:00Z">
        <w:r w:rsidR="00B35E34" w:rsidRPr="00012015">
          <w:rPr>
            <w:rFonts w:ascii="Arial" w:hAnsi="Arial" w:cs="Arial"/>
            <w:i/>
            <w:iCs/>
            <w:sz w:val="22"/>
            <w:szCs w:val="22"/>
            <w:rPrChange w:id="68" w:author="Heather M" w:date="2025-10-13T18:04:00Z" w16du:dateUtc="2025-10-13T22:04:00Z">
              <w:rPr>
                <w:rFonts w:ascii="Arial" w:hAnsi="Arial" w:cs="Arial"/>
                <w:sz w:val="22"/>
                <w:szCs w:val="22"/>
              </w:rPr>
            </w:rPrChange>
          </w:rPr>
          <w:t>Y</w:t>
        </w:r>
        <w:r w:rsidR="00B35E34">
          <w:rPr>
            <w:rFonts w:ascii="Arial" w:hAnsi="Arial" w:cs="Arial"/>
            <w:sz w:val="22"/>
            <w:szCs w:val="22"/>
          </w:rPr>
          <w:t xml:space="preserve"> </w:t>
        </w:r>
      </w:ins>
      <w:ins w:id="69" w:author="Heather M" w:date="2025-10-13T17:21:00Z" w16du:dateUtc="2025-10-13T21:21:00Z">
        <w:r w:rsidR="00B4664A">
          <w:rPr>
            <w:rFonts w:ascii="Arial" w:hAnsi="Arial" w:cs="Arial"/>
            <w:sz w:val="22"/>
            <w:szCs w:val="22"/>
          </w:rPr>
          <w:t>and negative control outcome</w:t>
        </w:r>
      </w:ins>
      <w:ins w:id="70" w:author="Heather M" w:date="2025-10-13T17:26:00Z" w16du:dateUtc="2025-10-13T21:26:00Z">
        <w:r w:rsidR="00B35E34">
          <w:rPr>
            <w:rFonts w:ascii="Arial" w:hAnsi="Arial" w:cs="Arial"/>
            <w:sz w:val="22"/>
            <w:szCs w:val="22"/>
          </w:rPr>
          <w:t xml:space="preserve"> </w:t>
        </w:r>
        <w:r w:rsidR="00B35E34" w:rsidRPr="00012015">
          <w:rPr>
            <w:rFonts w:ascii="Arial" w:hAnsi="Arial" w:cs="Arial"/>
            <w:i/>
            <w:iCs/>
            <w:sz w:val="22"/>
            <w:szCs w:val="22"/>
            <w:rPrChange w:id="71" w:author="Heather M" w:date="2025-10-13T18:04:00Z" w16du:dateUtc="2025-10-13T22:04:00Z">
              <w:rPr>
                <w:rFonts w:ascii="Arial" w:hAnsi="Arial" w:cs="Arial"/>
                <w:sz w:val="22"/>
                <w:szCs w:val="22"/>
              </w:rPr>
            </w:rPrChange>
          </w:rPr>
          <w:t>N</w:t>
        </w:r>
      </w:ins>
      <w:ins w:id="72" w:author="Heather M" w:date="2025-10-13T17:21:00Z" w16du:dateUtc="2025-10-13T21:21:00Z">
        <w:r w:rsidR="00B4664A">
          <w:rPr>
            <w:rFonts w:ascii="Arial" w:hAnsi="Arial" w:cs="Arial"/>
            <w:sz w:val="22"/>
            <w:szCs w:val="22"/>
          </w:rPr>
          <w:t xml:space="preserve">, </w:t>
        </w:r>
      </w:ins>
      <w:ins w:id="73" w:author="Heather M" w:date="2025-10-13T17:26:00Z" w16du:dateUtc="2025-10-13T21:26:00Z">
        <w:r w:rsidR="00D10957">
          <w:rPr>
            <w:rFonts w:ascii="Arial" w:hAnsi="Arial" w:cs="Arial"/>
            <w:sz w:val="22"/>
            <w:szCs w:val="22"/>
          </w:rPr>
          <w:t xml:space="preserve">where </w:t>
        </w:r>
      </w:ins>
      <w:ins w:id="74" w:author="Heather M" w:date="2025-10-13T17:29:00Z" w16du:dateUtc="2025-10-13T21:29:00Z">
        <w:r w:rsidR="00BA306C" w:rsidRPr="009410E6">
          <w:rPr>
            <w:rFonts w:ascii="Arial" w:hAnsi="Arial" w:cs="Arial"/>
            <w:i/>
            <w:iCs/>
            <w:sz w:val="22"/>
            <w:szCs w:val="22"/>
            <w:rPrChange w:id="75" w:author="Heather M" w:date="2025-10-13T18:04:00Z" w16du:dateUtc="2025-10-13T22:04:00Z">
              <w:rPr>
                <w:rFonts w:ascii="Arial" w:hAnsi="Arial" w:cs="Arial"/>
                <w:sz w:val="22"/>
                <w:szCs w:val="22"/>
              </w:rPr>
            </w:rPrChange>
          </w:rPr>
          <w:t>Y</w:t>
        </w:r>
        <w:r w:rsidR="00BA306C">
          <w:rPr>
            <w:rFonts w:ascii="Arial" w:hAnsi="Arial" w:cs="Arial"/>
            <w:sz w:val="22"/>
            <w:szCs w:val="22"/>
          </w:rPr>
          <w:t xml:space="preserve"> is a linear function of </w:t>
        </w:r>
        <w:r w:rsidR="00BA306C" w:rsidRPr="009410E6">
          <w:rPr>
            <w:rFonts w:ascii="Arial" w:hAnsi="Arial" w:cs="Arial"/>
            <w:i/>
            <w:iCs/>
            <w:sz w:val="22"/>
            <w:szCs w:val="22"/>
            <w:rPrChange w:id="76" w:author="Heather M" w:date="2025-10-13T18:04:00Z" w16du:dateUtc="2025-10-13T22:04:00Z">
              <w:rPr>
                <w:rFonts w:ascii="Arial" w:hAnsi="Arial" w:cs="Arial"/>
                <w:sz w:val="22"/>
                <w:szCs w:val="22"/>
              </w:rPr>
            </w:rPrChange>
          </w:rPr>
          <w:t>U</w:t>
        </w:r>
      </w:ins>
      <w:ins w:id="77" w:author="Heather M" w:date="2025-10-13T17:30:00Z" w16du:dateUtc="2025-10-13T21:30:00Z">
        <w:r w:rsidR="00BA306C">
          <w:rPr>
            <w:rFonts w:ascii="Arial" w:hAnsi="Arial" w:cs="Arial"/>
            <w:sz w:val="22"/>
            <w:szCs w:val="22"/>
          </w:rPr>
          <w:t xml:space="preserve">. </w:t>
        </w:r>
      </w:ins>
      <w:ins w:id="78" w:author="Heather M" w:date="2025-10-13T18:04:00Z" w16du:dateUtc="2025-10-13T22:04:00Z">
        <w:r w:rsidR="00635B30">
          <w:rPr>
            <w:rFonts w:ascii="Arial" w:hAnsi="Arial" w:cs="Arial"/>
            <w:sz w:val="22"/>
            <w:szCs w:val="22"/>
          </w:rPr>
          <w:t xml:space="preserve">If </w:t>
        </w:r>
        <w:r w:rsidR="00635B30" w:rsidRPr="002110FF">
          <w:rPr>
            <w:rFonts w:ascii="Arial" w:hAnsi="Arial" w:cs="Arial"/>
            <w:i/>
            <w:iCs/>
            <w:sz w:val="22"/>
            <w:szCs w:val="22"/>
            <w:rPrChange w:id="79" w:author="Heather M" w:date="2025-10-13T18:04:00Z" w16du:dateUtc="2025-10-13T22:04:00Z">
              <w:rPr>
                <w:rFonts w:ascii="Arial" w:hAnsi="Arial" w:cs="Arial"/>
                <w:sz w:val="22"/>
                <w:szCs w:val="22"/>
              </w:rPr>
            </w:rPrChange>
          </w:rPr>
          <w:t>N</w:t>
        </w:r>
        <w:r w:rsidR="00635B30">
          <w:rPr>
            <w:rFonts w:ascii="Arial" w:hAnsi="Arial" w:cs="Arial"/>
            <w:sz w:val="22"/>
            <w:szCs w:val="22"/>
          </w:rPr>
          <w:t xml:space="preserve"> is a non-linear function of </w:t>
        </w:r>
        <w:r w:rsidR="00635B30" w:rsidRPr="002110FF">
          <w:rPr>
            <w:rFonts w:ascii="Arial" w:hAnsi="Arial" w:cs="Arial"/>
            <w:i/>
            <w:iCs/>
            <w:sz w:val="22"/>
            <w:szCs w:val="22"/>
            <w:rPrChange w:id="80" w:author="Heather M" w:date="2025-10-13T18:04:00Z" w16du:dateUtc="2025-10-13T22:04:00Z">
              <w:rPr>
                <w:rFonts w:ascii="Arial" w:hAnsi="Arial" w:cs="Arial"/>
                <w:sz w:val="22"/>
                <w:szCs w:val="22"/>
              </w:rPr>
            </w:rPrChange>
          </w:rPr>
          <w:t>U</w:t>
        </w:r>
        <w:r w:rsidR="00635B30">
          <w:rPr>
            <w:rFonts w:ascii="Arial" w:hAnsi="Arial" w:cs="Arial"/>
            <w:sz w:val="22"/>
            <w:szCs w:val="22"/>
          </w:rPr>
          <w:t>, and</w:t>
        </w:r>
      </w:ins>
      <w:ins w:id="81" w:author="Heather M" w:date="2025-10-13T17:26:00Z" w16du:dateUtc="2025-10-13T21:26:00Z">
        <w:r w:rsidR="007D776C">
          <w:rPr>
            <w:rFonts w:ascii="Arial" w:hAnsi="Arial" w:cs="Arial"/>
            <w:sz w:val="22"/>
            <w:szCs w:val="22"/>
          </w:rPr>
          <w:t xml:space="preserve"> </w:t>
        </w:r>
      </w:ins>
      <w:ins w:id="82" w:author="Heather M" w:date="2025-10-13T17:30:00Z" w16du:dateUtc="2025-10-13T21:30:00Z">
        <w:r w:rsidR="00BA306C">
          <w:rPr>
            <w:rFonts w:ascii="Arial" w:hAnsi="Arial" w:cs="Arial"/>
            <w:sz w:val="22"/>
            <w:szCs w:val="22"/>
          </w:rPr>
          <w:t xml:space="preserve">both the </w:t>
        </w:r>
        <w:r w:rsidR="00BA306C" w:rsidRPr="00C916C8">
          <w:rPr>
            <w:rFonts w:ascii="Arial" w:hAnsi="Arial" w:cs="Arial"/>
            <w:i/>
            <w:iCs/>
            <w:sz w:val="22"/>
            <w:szCs w:val="22"/>
            <w:rPrChange w:id="83" w:author="Heather M" w:date="2025-10-13T18:04:00Z" w16du:dateUtc="2025-10-13T22:04:00Z">
              <w:rPr>
                <w:rFonts w:ascii="Arial" w:hAnsi="Arial" w:cs="Arial"/>
                <w:sz w:val="22"/>
                <w:szCs w:val="22"/>
              </w:rPr>
            </w:rPrChange>
          </w:rPr>
          <w:t>U</w:t>
        </w:r>
        <w:r w:rsidR="00BA306C">
          <w:rPr>
            <w:rFonts w:ascii="Arial" w:hAnsi="Arial" w:cs="Arial"/>
            <w:sz w:val="22"/>
            <w:szCs w:val="22"/>
          </w:rPr>
          <w:t xml:space="preserve"> – </w:t>
        </w:r>
        <w:r w:rsidR="00BA306C" w:rsidRPr="00C916C8">
          <w:rPr>
            <w:rFonts w:ascii="Arial" w:hAnsi="Arial" w:cs="Arial"/>
            <w:i/>
            <w:iCs/>
            <w:sz w:val="22"/>
            <w:szCs w:val="22"/>
            <w:rPrChange w:id="84" w:author="Heather M" w:date="2025-10-13T18:04:00Z" w16du:dateUtc="2025-10-13T22:04:00Z">
              <w:rPr>
                <w:rFonts w:ascii="Arial" w:hAnsi="Arial" w:cs="Arial"/>
                <w:sz w:val="22"/>
                <w:szCs w:val="22"/>
              </w:rPr>
            </w:rPrChange>
          </w:rPr>
          <w:t>Y</w:t>
        </w:r>
        <w:r w:rsidR="00BA306C">
          <w:rPr>
            <w:rFonts w:ascii="Arial" w:hAnsi="Arial" w:cs="Arial"/>
            <w:sz w:val="22"/>
            <w:szCs w:val="22"/>
          </w:rPr>
          <w:t xml:space="preserve"> and </w:t>
        </w:r>
        <w:r w:rsidR="00BA306C" w:rsidRPr="00136663">
          <w:rPr>
            <w:rFonts w:ascii="Arial" w:hAnsi="Arial" w:cs="Arial"/>
            <w:i/>
            <w:iCs/>
            <w:sz w:val="22"/>
            <w:szCs w:val="22"/>
            <w:rPrChange w:id="85" w:author="Heather M" w:date="2025-10-13T18:04:00Z" w16du:dateUtc="2025-10-13T22:04:00Z">
              <w:rPr>
                <w:rFonts w:ascii="Arial" w:hAnsi="Arial" w:cs="Arial"/>
                <w:sz w:val="22"/>
                <w:szCs w:val="22"/>
              </w:rPr>
            </w:rPrChange>
          </w:rPr>
          <w:t>U</w:t>
        </w:r>
        <w:r w:rsidR="00BA306C">
          <w:rPr>
            <w:rFonts w:ascii="Arial" w:hAnsi="Arial" w:cs="Arial"/>
            <w:sz w:val="22"/>
            <w:szCs w:val="22"/>
          </w:rPr>
          <w:t xml:space="preserve"> – </w:t>
        </w:r>
        <w:r w:rsidR="00BA306C" w:rsidRPr="00136663">
          <w:rPr>
            <w:rFonts w:ascii="Arial" w:hAnsi="Arial" w:cs="Arial"/>
            <w:i/>
            <w:iCs/>
            <w:sz w:val="22"/>
            <w:szCs w:val="22"/>
            <w:rPrChange w:id="86" w:author="Heather M" w:date="2025-10-13T18:04:00Z" w16du:dateUtc="2025-10-13T22:04:00Z">
              <w:rPr>
                <w:rFonts w:ascii="Arial" w:hAnsi="Arial" w:cs="Arial"/>
                <w:sz w:val="22"/>
                <w:szCs w:val="22"/>
              </w:rPr>
            </w:rPrChange>
          </w:rPr>
          <w:t>N</w:t>
        </w:r>
        <w:r w:rsidR="00BA306C">
          <w:rPr>
            <w:rFonts w:ascii="Arial" w:hAnsi="Arial" w:cs="Arial"/>
            <w:sz w:val="22"/>
            <w:szCs w:val="22"/>
          </w:rPr>
          <w:t xml:space="preserve"> relationships are modelled as linear, a researcher </w:t>
        </w:r>
        <w:r w:rsidR="00433868">
          <w:rPr>
            <w:rFonts w:ascii="Arial" w:hAnsi="Arial" w:cs="Arial"/>
            <w:sz w:val="22"/>
            <w:szCs w:val="22"/>
          </w:rPr>
          <w:t>could</w:t>
        </w:r>
        <w:r w:rsidR="00BA306C">
          <w:rPr>
            <w:rFonts w:ascii="Arial" w:hAnsi="Arial" w:cs="Arial"/>
            <w:sz w:val="22"/>
            <w:szCs w:val="22"/>
          </w:rPr>
          <w:t xml:space="preserve"> observe a</w:t>
        </w:r>
      </w:ins>
      <w:ins w:id="87" w:author="Heather M" w:date="2025-10-13T17:26:00Z" w16du:dateUtc="2025-10-13T21:26:00Z">
        <w:r w:rsidR="0052078B">
          <w:rPr>
            <w:rFonts w:ascii="Arial" w:hAnsi="Arial" w:cs="Arial"/>
            <w:sz w:val="22"/>
            <w:szCs w:val="22"/>
          </w:rPr>
          <w:t xml:space="preserve"> non-null association between </w:t>
        </w:r>
        <w:r w:rsidR="0052078B" w:rsidRPr="00FF1C9B">
          <w:rPr>
            <w:rFonts w:ascii="Arial" w:hAnsi="Arial" w:cs="Arial"/>
            <w:i/>
            <w:iCs/>
            <w:sz w:val="22"/>
            <w:szCs w:val="22"/>
            <w:rPrChange w:id="88" w:author="Heather M" w:date="2025-10-13T18:04:00Z" w16du:dateUtc="2025-10-13T22:04:00Z">
              <w:rPr>
                <w:rFonts w:ascii="Arial" w:hAnsi="Arial" w:cs="Arial"/>
                <w:sz w:val="22"/>
                <w:szCs w:val="22"/>
              </w:rPr>
            </w:rPrChange>
          </w:rPr>
          <w:t>U</w:t>
        </w:r>
        <w:r w:rsidR="0052078B">
          <w:rPr>
            <w:rFonts w:ascii="Arial" w:hAnsi="Arial" w:cs="Arial"/>
            <w:sz w:val="22"/>
            <w:szCs w:val="22"/>
          </w:rPr>
          <w:t xml:space="preserve"> and </w:t>
        </w:r>
      </w:ins>
      <w:ins w:id="89" w:author="Heather M" w:date="2025-10-13T18:20:00Z" w16du:dateUtc="2025-10-13T22:20:00Z">
        <w:r w:rsidR="001A1339">
          <w:rPr>
            <w:rFonts w:ascii="Arial" w:hAnsi="Arial" w:cs="Arial"/>
            <w:i/>
            <w:iCs/>
            <w:sz w:val="22"/>
            <w:szCs w:val="22"/>
          </w:rPr>
          <w:t>N</w:t>
        </w:r>
        <w:r w:rsidR="001A1339" w:rsidRPr="001A1339">
          <w:rPr>
            <w:rFonts w:ascii="Arial" w:hAnsi="Arial" w:cs="Arial"/>
            <w:sz w:val="22"/>
            <w:szCs w:val="22"/>
            <w:rPrChange w:id="90" w:author="Heather M" w:date="2025-10-13T18:20:00Z" w16du:dateUtc="2025-10-13T22:20:00Z">
              <w:rPr>
                <w:rFonts w:ascii="Arial" w:hAnsi="Arial" w:cs="Arial"/>
                <w:i/>
                <w:iCs/>
                <w:sz w:val="22"/>
                <w:szCs w:val="22"/>
              </w:rPr>
            </w:rPrChange>
          </w:rPr>
          <w:t>.</w:t>
        </w:r>
        <w:r w:rsidR="001A1339">
          <w:rPr>
            <w:rFonts w:ascii="Arial" w:hAnsi="Arial" w:cs="Arial"/>
            <w:sz w:val="22"/>
            <w:szCs w:val="22"/>
          </w:rPr>
          <w:t xml:space="preserve"> This may happen</w:t>
        </w:r>
      </w:ins>
      <w:ins w:id="91" w:author="Heather M" w:date="2025-10-13T17:26:00Z" w16du:dateUtc="2025-10-13T21:26:00Z">
        <w:r w:rsidR="0052078B">
          <w:rPr>
            <w:rFonts w:ascii="Arial" w:hAnsi="Arial" w:cs="Arial"/>
            <w:sz w:val="22"/>
            <w:szCs w:val="22"/>
          </w:rPr>
          <w:t xml:space="preserve"> despite adequate confounding control in the</w:t>
        </w:r>
        <w:r w:rsidR="00E541FE">
          <w:rPr>
            <w:rFonts w:ascii="Arial" w:hAnsi="Arial" w:cs="Arial"/>
            <w:sz w:val="22"/>
            <w:szCs w:val="22"/>
          </w:rPr>
          <w:t xml:space="preserve"> </w:t>
        </w:r>
        <w:r w:rsidR="0052078B">
          <w:rPr>
            <w:rFonts w:ascii="Arial" w:hAnsi="Arial" w:cs="Arial"/>
            <w:sz w:val="22"/>
            <w:szCs w:val="22"/>
          </w:rPr>
          <w:t>primary analysis</w:t>
        </w:r>
      </w:ins>
      <w:ins w:id="92" w:author="Heather M" w:date="2025-10-13T20:10:00Z" w16du:dateUtc="2025-10-14T00:10:00Z">
        <w:r w:rsidR="004851EA">
          <w:rPr>
            <w:rFonts w:ascii="Arial" w:hAnsi="Arial" w:cs="Arial"/>
            <w:sz w:val="22"/>
            <w:szCs w:val="22"/>
          </w:rPr>
          <w:t>, and could lead the researcher to falsely conclude that the</w:t>
        </w:r>
      </w:ins>
      <w:ins w:id="93" w:author="Heather M" w:date="2025-10-13T20:11:00Z" w16du:dateUtc="2025-10-14T00:11:00Z">
        <w:r w:rsidR="00A63F33">
          <w:rPr>
            <w:rFonts w:ascii="Arial" w:hAnsi="Arial" w:cs="Arial"/>
            <w:sz w:val="22"/>
            <w:szCs w:val="22"/>
          </w:rPr>
          <w:t>ir original analysis is confounded.</w:t>
        </w:r>
      </w:ins>
      <w:ins w:id="94" w:author="Heather M" w:date="2025-10-13T18:04:00Z" w16du:dateUtc="2025-10-13T22:04:00Z">
        <w:r w:rsidR="00E257FD">
          <w:rPr>
            <w:rFonts w:ascii="Arial" w:hAnsi="Arial" w:cs="Arial"/>
            <w:sz w:val="22"/>
            <w:szCs w:val="22"/>
          </w:rPr>
          <w:t xml:space="preserve"> </w:t>
        </w:r>
      </w:ins>
      <w:del w:id="95" w:author="Heather M" w:date="2025-10-13T17:34:00Z" w16du:dateUtc="2025-10-13T21:34:00Z">
        <w:r w:rsidRPr="00B306C3" w:rsidDel="00D029B7">
          <w:rPr>
            <w:rFonts w:ascii="Arial" w:hAnsi="Arial" w:cs="Arial"/>
            <w:sz w:val="22"/>
            <w:szCs w:val="22"/>
          </w:rPr>
          <w:delText xml:space="preserve"> </w:delText>
        </w:r>
      </w:del>
      <w:commentRangeEnd w:id="54"/>
      <w:del w:id="96" w:author="Heather M" w:date="2025-10-13T18:21:00Z" w16du:dateUtc="2025-10-13T22:21:00Z">
        <w:r w:rsidR="00095AD9" w:rsidDel="00590BE1">
          <w:rPr>
            <w:rStyle w:val="CommentReference"/>
            <w:rFonts w:asciiTheme="minorHAnsi" w:eastAsiaTheme="minorHAnsi" w:hAnsiTheme="minorHAnsi" w:cstheme="minorBidi"/>
            <w:kern w:val="2"/>
            <w14:ligatures w14:val="standardContextual"/>
          </w:rPr>
          <w:commentReference w:id="54"/>
        </w:r>
        <w:commentRangeEnd w:id="55"/>
        <w:r w:rsidR="00AC4209" w:rsidDel="00590BE1">
          <w:rPr>
            <w:rStyle w:val="CommentReference"/>
            <w:rFonts w:asciiTheme="minorHAnsi" w:eastAsiaTheme="minorHAnsi" w:hAnsiTheme="minorHAnsi" w:cstheme="minorBidi"/>
            <w:kern w:val="2"/>
            <w14:ligatures w14:val="standardContextual"/>
          </w:rPr>
          <w:commentReference w:id="55"/>
        </w:r>
      </w:del>
      <w:del w:id="97" w:author="Heather M" w:date="2025-10-13T18:06:00Z" w16du:dateUtc="2025-10-13T22:06:00Z">
        <w:r w:rsidRPr="00B306C3" w:rsidDel="00A85DA7">
          <w:rPr>
            <w:rFonts w:ascii="Arial" w:hAnsi="Arial" w:cs="Arial"/>
            <w:sz w:val="22"/>
            <w:szCs w:val="22"/>
          </w:rPr>
          <w:delText>In these cases,</w:delText>
        </w:r>
      </w:del>
      <w:del w:id="98" w:author="Heather M" w:date="2025-10-13T18:21:00Z" w16du:dateUtc="2025-10-13T22:21:00Z">
        <w:r w:rsidRPr="00B306C3" w:rsidDel="00590BE1">
          <w:rPr>
            <w:rFonts w:ascii="Arial" w:hAnsi="Arial" w:cs="Arial"/>
            <w:sz w:val="22"/>
            <w:szCs w:val="22"/>
          </w:rPr>
          <w:delText xml:space="preserve"> </w:delText>
        </w:r>
      </w:del>
      <w:ins w:id="99" w:author="Heather M" w:date="2025-10-13T18:20:00Z" w16du:dateUtc="2025-10-13T22:20:00Z">
        <w:r w:rsidR="00590BE1">
          <w:rPr>
            <w:rFonts w:ascii="Arial" w:hAnsi="Arial" w:cs="Arial"/>
            <w:sz w:val="22"/>
            <w:szCs w:val="22"/>
          </w:rPr>
          <w:t>It can also happen that the p</w:t>
        </w:r>
      </w:ins>
      <w:ins w:id="100" w:author="Heather M" w:date="2025-10-13T18:21:00Z" w16du:dateUtc="2025-10-13T22:21:00Z">
        <w:r w:rsidR="00590BE1">
          <w:rPr>
            <w:rFonts w:ascii="Arial" w:hAnsi="Arial" w:cs="Arial"/>
            <w:sz w:val="22"/>
            <w:szCs w:val="22"/>
          </w:rPr>
          <w:t xml:space="preserve">rimary analysis is biased in this way and the negative control analysis is not. </w:t>
        </w:r>
      </w:ins>
      <w:ins w:id="101" w:author="Heather M" w:date="2025-10-13T18:07:00Z" w16du:dateUtc="2025-10-13T22:07:00Z">
        <w:r w:rsidR="00765839">
          <w:rPr>
            <w:rFonts w:ascii="Arial" w:hAnsi="Arial" w:cs="Arial"/>
            <w:sz w:val="22"/>
            <w:szCs w:val="22"/>
          </w:rPr>
          <w:t>I</w:t>
        </w:r>
      </w:ins>
      <w:ins w:id="102" w:author="Heather M" w:date="2025-10-13T17:35:00Z" w16du:dateUtc="2025-10-13T21:35:00Z">
        <w:r w:rsidR="009D33B4">
          <w:rPr>
            <w:rFonts w:ascii="Arial" w:hAnsi="Arial" w:cs="Arial"/>
            <w:sz w:val="22"/>
            <w:szCs w:val="22"/>
          </w:rPr>
          <w:t xml:space="preserve">f </w:t>
        </w:r>
      </w:ins>
      <w:r w:rsidRPr="00B306C3">
        <w:rPr>
          <w:rFonts w:ascii="Arial" w:hAnsi="Arial" w:cs="Arial"/>
          <w:sz w:val="22"/>
          <w:szCs w:val="22"/>
        </w:rPr>
        <w:t>analysis procedure</w:t>
      </w:r>
      <w:ins w:id="103" w:author="Heather M" w:date="2025-10-13T17:35:00Z" w16du:dateUtc="2025-10-13T21:35:00Z">
        <w:r w:rsidR="00D82680">
          <w:rPr>
            <w:rFonts w:ascii="Arial" w:hAnsi="Arial" w:cs="Arial"/>
            <w:sz w:val="22"/>
            <w:szCs w:val="22"/>
          </w:rPr>
          <w:t>s are not</w:t>
        </w:r>
      </w:ins>
      <w:del w:id="104" w:author="Heather M" w:date="2025-10-13T17:35:00Z" w16du:dateUtc="2025-10-13T21:35:00Z">
        <w:r w:rsidRPr="00B306C3" w:rsidDel="00D82680">
          <w:rPr>
            <w:rFonts w:ascii="Arial" w:hAnsi="Arial" w:cs="Arial"/>
            <w:sz w:val="22"/>
            <w:szCs w:val="22"/>
          </w:rPr>
          <w:delText>s need to be</w:delText>
        </w:r>
      </w:del>
      <w:r w:rsidRPr="00B306C3">
        <w:rPr>
          <w:rFonts w:ascii="Arial" w:hAnsi="Arial" w:cs="Arial"/>
          <w:sz w:val="22"/>
          <w:szCs w:val="22"/>
        </w:rPr>
        <w:t xml:space="preserve"> flexible enough </w:t>
      </w:r>
      <w:r w:rsidR="00F21C71">
        <w:rPr>
          <w:rFonts w:ascii="Arial" w:hAnsi="Arial" w:cs="Arial"/>
          <w:sz w:val="22"/>
          <w:szCs w:val="22"/>
        </w:rPr>
        <w:t>to model</w:t>
      </w:r>
      <w:r w:rsidR="00F21C71" w:rsidRPr="00B306C3">
        <w:rPr>
          <w:rFonts w:ascii="Arial" w:hAnsi="Arial" w:cs="Arial"/>
          <w:sz w:val="22"/>
          <w:szCs w:val="22"/>
        </w:rPr>
        <w:t xml:space="preserve"> </w:t>
      </w:r>
      <w:ins w:id="105" w:author="Heather M" w:date="2025-10-13T20:11:00Z" w16du:dateUtc="2025-10-14T00:11:00Z">
        <w:r w:rsidR="00307B4E">
          <w:rPr>
            <w:rFonts w:ascii="Arial" w:hAnsi="Arial" w:cs="Arial"/>
            <w:sz w:val="22"/>
            <w:szCs w:val="22"/>
          </w:rPr>
          <w:t>exposure-</w:t>
        </w:r>
        <w:r w:rsidR="00A63F33">
          <w:rPr>
            <w:rFonts w:ascii="Arial" w:hAnsi="Arial" w:cs="Arial"/>
            <w:sz w:val="22"/>
            <w:szCs w:val="22"/>
          </w:rPr>
          <w:t xml:space="preserve">confounder-outcome </w:t>
        </w:r>
      </w:ins>
      <w:del w:id="106" w:author="Heather M" w:date="2025-10-13T20:11:00Z" w16du:dateUtc="2025-10-14T00:11:00Z">
        <w:r w:rsidRPr="00B306C3" w:rsidDel="00A63F33">
          <w:rPr>
            <w:rFonts w:ascii="Arial" w:hAnsi="Arial" w:cs="Arial"/>
            <w:sz w:val="22"/>
            <w:szCs w:val="22"/>
          </w:rPr>
          <w:delText xml:space="preserve">those </w:delText>
        </w:r>
      </w:del>
      <w:r w:rsidRPr="00B306C3">
        <w:rPr>
          <w:rFonts w:ascii="Arial" w:hAnsi="Arial" w:cs="Arial"/>
          <w:sz w:val="22"/>
          <w:szCs w:val="22"/>
        </w:rPr>
        <w:t>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xml:space="preserve">, </w:t>
      </w:r>
      <w:del w:id="107" w:author="Heather M" w:date="2025-10-13T17:34:00Z" w16du:dateUtc="2025-10-13T21:34:00Z">
        <w:r w:rsidRPr="00B306C3" w:rsidDel="009D33B4">
          <w:rPr>
            <w:rFonts w:ascii="Arial" w:hAnsi="Arial" w:cs="Arial"/>
            <w:sz w:val="22"/>
            <w:szCs w:val="22"/>
          </w:rPr>
          <w:delText xml:space="preserve">or </w:delText>
        </w:r>
      </w:del>
      <w:r w:rsidRPr="00B306C3">
        <w:rPr>
          <w:rFonts w:ascii="Arial" w:hAnsi="Arial" w:cs="Arial"/>
          <w:sz w:val="22"/>
          <w:szCs w:val="22"/>
        </w:rPr>
        <w:t>residual confounding bias</w:t>
      </w:r>
      <w:r w:rsidR="00F21C71">
        <w:rPr>
          <w:rFonts w:ascii="Arial" w:hAnsi="Arial" w:cs="Arial"/>
          <w:sz w:val="22"/>
          <w:szCs w:val="22"/>
        </w:rPr>
        <w:t xml:space="preserve"> can remain</w:t>
      </w:r>
      <w:r w:rsidRPr="00B306C3">
        <w:rPr>
          <w:rFonts w:ascii="Arial" w:hAnsi="Arial" w:cs="Arial"/>
          <w:sz w:val="22"/>
          <w:szCs w:val="22"/>
        </w:rPr>
        <w:t xml:space="preserve"> in </w:t>
      </w:r>
      <w:r w:rsidRPr="00EA62C6">
        <w:rPr>
          <w:rFonts w:ascii="Arial" w:hAnsi="Arial" w:cs="Arial"/>
          <w:i/>
          <w:iCs/>
          <w:sz w:val="22"/>
          <w:szCs w:val="22"/>
          <w:rPrChange w:id="108" w:author="Heather M" w:date="2025-10-13T18:06:00Z" w16du:dateUtc="2025-10-13T22:06:00Z">
            <w:rPr>
              <w:rFonts w:ascii="Arial" w:hAnsi="Arial" w:cs="Arial"/>
              <w:sz w:val="22"/>
              <w:szCs w:val="22"/>
            </w:rPr>
          </w:rPrChange>
        </w:rPr>
        <w:t>either</w:t>
      </w:r>
      <w:r w:rsidRPr="00B306C3">
        <w:rPr>
          <w:rFonts w:ascii="Arial" w:hAnsi="Arial" w:cs="Arial"/>
          <w:sz w:val="22"/>
          <w:szCs w:val="22"/>
        </w:rPr>
        <w:t xml:space="preserve">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w:t>
      </w:r>
      <w:ins w:id="109" w:author="Heather M" w:date="2025-10-13T20:11:00Z" w16du:dateUtc="2025-10-14T00:11:00Z">
        <w:r w:rsidR="00F6165D">
          <w:rPr>
            <w:rFonts w:ascii="Arial" w:hAnsi="Arial" w:cs="Arial"/>
            <w:sz w:val="22"/>
            <w:szCs w:val="22"/>
          </w:rPr>
          <w:t xml:space="preserve"> This can be confusing</w:t>
        </w:r>
        <w:r w:rsidR="00067819">
          <w:rPr>
            <w:rFonts w:ascii="Arial" w:hAnsi="Arial" w:cs="Arial"/>
            <w:sz w:val="22"/>
            <w:szCs w:val="22"/>
          </w:rPr>
          <w:t xml:space="preserve"> and muddy interpretation</w:t>
        </w:r>
        <w:r w:rsidR="00F6165D">
          <w:rPr>
            <w:rFonts w:ascii="Arial" w:hAnsi="Arial" w:cs="Arial"/>
            <w:sz w:val="22"/>
            <w:szCs w:val="22"/>
          </w:rPr>
          <w:t xml:space="preserve">! </w:t>
        </w:r>
      </w:ins>
      <w:r w:rsidR="003B6F84">
        <w:rPr>
          <w:rFonts w:ascii="Arial" w:hAnsi="Arial" w:cs="Arial"/>
          <w:sz w:val="22"/>
          <w:szCs w:val="22"/>
        </w:rPr>
        <w:t xml:space="preserve"> </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3EAEE233" w14:textId="3FC2C1FF" w:rsidR="006B7A2B" w:rsidRDefault="00152ECD" w:rsidP="00CA4501">
      <w:pPr>
        <w:spacing w:line="360" w:lineRule="auto"/>
        <w:ind w:firstLine="720"/>
        <w:rPr>
          <w:ins w:id="110" w:author="Heather M" w:date="2025-09-10T18:47:00Z" w16du:dateUtc="2025-09-10T22:47:00Z"/>
          <w:rFonts w:ascii="Arial" w:hAnsi="Arial" w:cs="Arial"/>
          <w:sz w:val="22"/>
          <w:szCs w:val="22"/>
        </w:rPr>
      </w:pPr>
      <w:r w:rsidRPr="000944A9">
        <w:rPr>
          <w:rFonts w:ascii="Arial" w:hAnsi="Arial" w:cs="Arial"/>
          <w:sz w:val="22"/>
          <w:szCs w:val="22"/>
        </w:rPr>
        <w:t xml:space="preserve">While </w:t>
      </w:r>
      <w:r>
        <w:rPr>
          <w:rFonts w:ascii="Arial" w:hAnsi="Arial" w:cs="Arial"/>
          <w:sz w:val="22"/>
          <w:szCs w:val="22"/>
        </w:rPr>
        <w:t>negative control</w:t>
      </w:r>
      <w:r w:rsidR="00A75331">
        <w:rPr>
          <w:rFonts w:ascii="Arial" w:hAnsi="Arial" w:cs="Arial"/>
          <w:sz w:val="22"/>
          <w:szCs w:val="22"/>
        </w:rPr>
        <w:t xml:space="preserve"> outcome</w:t>
      </w:r>
      <w:r>
        <w:rPr>
          <w:rFonts w:ascii="Arial" w:hAnsi="Arial" w:cs="Arial"/>
          <w:sz w:val="22"/>
          <w:szCs w:val="22"/>
        </w:rPr>
        <w:t xml:space="preserve"> analys</w:t>
      </w:r>
      <w:ins w:id="111" w:author="Heather M" w:date="2025-10-13T20:12:00Z" w16du:dateUtc="2025-10-14T00:12:00Z">
        <w:r w:rsidR="002701D4">
          <w:rPr>
            <w:rFonts w:ascii="Arial" w:hAnsi="Arial" w:cs="Arial"/>
            <w:sz w:val="22"/>
            <w:szCs w:val="22"/>
          </w:rPr>
          <w:t>e</w:t>
        </w:r>
      </w:ins>
      <w:del w:id="112" w:author="Heather M" w:date="2025-10-13T20:12:00Z" w16du:dateUtc="2025-10-14T00:12:00Z">
        <w:r w:rsidDel="002701D4">
          <w:rPr>
            <w:rFonts w:ascii="Arial" w:hAnsi="Arial" w:cs="Arial"/>
            <w:sz w:val="22"/>
            <w:szCs w:val="22"/>
          </w:rPr>
          <w:delText>i</w:delText>
        </w:r>
      </w:del>
      <w:r>
        <w:rPr>
          <w:rFonts w:ascii="Arial" w:hAnsi="Arial" w:cs="Arial"/>
          <w:sz w:val="22"/>
          <w:szCs w:val="22"/>
        </w:rPr>
        <w:t>s</w:t>
      </w:r>
      <w:r w:rsidRPr="000944A9">
        <w:rPr>
          <w:rFonts w:ascii="Arial" w:hAnsi="Arial" w:cs="Arial"/>
          <w:sz w:val="22"/>
          <w:szCs w:val="22"/>
        </w:rPr>
        <w:t xml:space="preserve"> has been adopted</w:t>
      </w:r>
      <w:r w:rsidR="000501EF">
        <w:rPr>
          <w:rFonts w:ascii="Arial" w:hAnsi="Arial" w:cs="Arial"/>
          <w:sz w:val="22"/>
          <w:szCs w:val="22"/>
        </w:rPr>
        <w:t xml:space="preserve"> by some environmental epidemio</w:t>
      </w:r>
      <w:r w:rsidR="00A34EBA">
        <w:rPr>
          <w:rFonts w:ascii="Arial" w:hAnsi="Arial" w:cs="Arial"/>
          <w:sz w:val="22"/>
          <w:szCs w:val="22"/>
        </w:rPr>
        <w:t>lo</w:t>
      </w:r>
      <w:r w:rsidR="000501EF">
        <w:rPr>
          <w:rFonts w:ascii="Arial" w:hAnsi="Arial" w:cs="Arial"/>
          <w:sz w:val="22"/>
          <w:szCs w:val="22"/>
        </w:rPr>
        <w:t>gist</w:t>
      </w:r>
      <w:r w:rsidR="00017A73">
        <w:rPr>
          <w:rFonts w:ascii="Arial" w:hAnsi="Arial" w:cs="Arial"/>
          <w:sz w:val="22"/>
          <w:szCs w:val="22"/>
        </w:rPr>
        <w:t>s</w:t>
      </w:r>
      <w:r w:rsidRPr="000944A9">
        <w:rPr>
          <w:rFonts w:ascii="Arial" w:hAnsi="Arial" w:cs="Arial"/>
          <w:sz w:val="22"/>
          <w:szCs w:val="22"/>
        </w:rPr>
        <w:t xml:space="preserve">, it is often applied in ways that may not align with its underlying assumptions.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CA3E2E">
        <w:rPr>
          <w:rFonts w:ascii="Arial" w:hAnsi="Arial" w:cs="Arial"/>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CA3E2E">
        <w:rPr>
          <w:rFonts w:ascii="Arial" w:hAnsi="Arial" w:cs="Arial"/>
          <w:noProof/>
          <w:sz w:val="22"/>
          <w:szCs w:val="22"/>
        </w:rPr>
        <w:t>[7]</w:t>
      </w:r>
      <w:r w:rsidR="00AE1F5E">
        <w:rPr>
          <w:rFonts w:ascii="Arial" w:hAnsi="Arial" w:cs="Arial"/>
          <w:sz w:val="22"/>
          <w:szCs w:val="22"/>
        </w:rPr>
        <w:fldChar w:fldCharType="end"/>
      </w:r>
      <w:r w:rsidR="00F21C71">
        <w:rPr>
          <w:rFonts w:ascii="Arial" w:hAnsi="Arial" w:cs="Arial"/>
          <w:sz w:val="22"/>
          <w:szCs w:val="22"/>
        </w:rPr>
        <w:t xml:space="preserve">. </w:t>
      </w:r>
      <w:ins w:id="113" w:author="Heather M" w:date="2025-09-10T18:48:00Z" w16du:dateUtc="2025-09-10T22:48:00Z">
        <w:r w:rsidR="006B7A2B">
          <w:rPr>
            <w:rFonts w:ascii="Arial" w:hAnsi="Arial" w:cs="Arial"/>
            <w:sz w:val="22"/>
            <w:szCs w:val="22"/>
          </w:rPr>
          <w:t xml:space="preserve">In our experience, negative control outcome analyses where the negative control outcome does not share a confounding structure </w:t>
        </w:r>
        <w:r w:rsidR="006F2E90">
          <w:rPr>
            <w:rFonts w:ascii="Arial" w:hAnsi="Arial" w:cs="Arial"/>
            <w:sz w:val="22"/>
            <w:szCs w:val="22"/>
          </w:rPr>
          <w:t xml:space="preserve">with the primary outcome of interest are common in the environmental epidemiology literature. </w:t>
        </w:r>
        <w:r w:rsidR="001B10CF">
          <w:rPr>
            <w:rFonts w:ascii="Arial" w:hAnsi="Arial" w:cs="Arial"/>
            <w:sz w:val="22"/>
            <w:szCs w:val="22"/>
          </w:rPr>
          <w:t>While epidemiologists may</w:t>
        </w:r>
      </w:ins>
      <w:ins w:id="114" w:author="Heather M" w:date="2025-09-10T18:51:00Z" w16du:dateUtc="2025-09-10T22:51:00Z">
        <w:r w:rsidR="00A20D61">
          <w:rPr>
            <w:rFonts w:ascii="Arial" w:hAnsi="Arial" w:cs="Arial"/>
            <w:sz w:val="22"/>
            <w:szCs w:val="22"/>
          </w:rPr>
          <w:t xml:space="preserve"> receive training on how to implement and interpret negative control outcome analyses, environmental health scientists may be less familiar with these methods and nuances in their application and interpretation. </w:t>
        </w:r>
      </w:ins>
      <w:ins w:id="115" w:author="Heather M" w:date="2025-09-10T18:52:00Z" w16du:dateUtc="2025-09-10T22:52:00Z">
        <w:r w:rsidR="000A233C">
          <w:rPr>
            <w:rFonts w:ascii="Arial" w:hAnsi="Arial" w:cs="Arial"/>
            <w:sz w:val="22"/>
            <w:szCs w:val="22"/>
          </w:rPr>
          <w:t>In our case, this gap in understanding contributed to our misapplication of this approach</w:t>
        </w:r>
        <w:del w:id="116" w:author="Mayeda, Elizabeth Rose" w:date="2025-10-09T18:02:00Z" w16du:dateUtc="2025-10-10T01:02:00Z">
          <w:r w:rsidR="000A233C" w:rsidDel="006406B7">
            <w:rPr>
              <w:rFonts w:ascii="Arial" w:hAnsi="Arial" w:cs="Arial"/>
              <w:sz w:val="22"/>
              <w:szCs w:val="22"/>
            </w:rPr>
            <w:delText>,</w:delText>
          </w:r>
        </w:del>
        <w:r w:rsidR="000A233C">
          <w:rPr>
            <w:rFonts w:ascii="Arial" w:hAnsi="Arial" w:cs="Arial"/>
            <w:sz w:val="22"/>
            <w:szCs w:val="22"/>
          </w:rPr>
          <w:t xml:space="preserve"> and motivated us to write this paper. </w:t>
        </w:r>
      </w:ins>
    </w:p>
    <w:p w14:paraId="1B33359B" w14:textId="45C9369D" w:rsidR="00C54A80" w:rsidRDefault="000D511C" w:rsidP="000B2FF4">
      <w:pPr>
        <w:spacing w:line="360" w:lineRule="auto"/>
        <w:ind w:firstLine="720"/>
        <w:rPr>
          <w:rFonts w:ascii="Arial" w:hAnsi="Arial" w:cs="Arial"/>
          <w:sz w:val="22"/>
          <w:szCs w:val="22"/>
        </w:rPr>
      </w:pPr>
      <w:ins w:id="117" w:author="Heather M" w:date="2025-10-13T20:14:00Z" w16du:dateUtc="2025-10-14T00:14:00Z">
        <w:r>
          <w:rPr>
            <w:rFonts w:ascii="Arial" w:hAnsi="Arial" w:cs="Arial"/>
            <w:sz w:val="22"/>
            <w:szCs w:val="22"/>
          </w:rPr>
          <w:t xml:space="preserve">In this paper, we illustrate the potential pitfalls of negative control outcome analyses. </w:t>
        </w:r>
      </w:ins>
      <w:ins w:id="118" w:author="Heather M" w:date="2025-10-13T20:13:00Z" w16du:dateUtc="2025-10-14T00:13:00Z">
        <w:r>
          <w:rPr>
            <w:rFonts w:ascii="Arial" w:hAnsi="Arial" w:cs="Arial"/>
            <w:sz w:val="22"/>
            <w:szCs w:val="22"/>
          </w:rPr>
          <w:t>To begin,</w:t>
        </w:r>
      </w:ins>
      <w:ins w:id="119" w:author="Heather M" w:date="2025-10-13T20:14:00Z" w16du:dateUtc="2025-10-14T00:14:00Z">
        <w:r w:rsidR="006D66FA">
          <w:rPr>
            <w:rFonts w:ascii="Arial" w:hAnsi="Arial" w:cs="Arial"/>
            <w:sz w:val="22"/>
            <w:szCs w:val="22"/>
          </w:rPr>
          <w:t xml:space="preserve"> </w:t>
        </w:r>
      </w:ins>
      <w:del w:id="120" w:author="Heather M" w:date="2025-10-13T20:13:00Z" w16du:dateUtc="2025-10-14T00:13:00Z">
        <w:r w:rsidR="00152ECD" w:rsidRPr="000944A9" w:rsidDel="000D511C">
          <w:rPr>
            <w:rFonts w:ascii="Arial" w:hAnsi="Arial" w:cs="Arial"/>
            <w:sz w:val="22"/>
            <w:szCs w:val="22"/>
          </w:rPr>
          <w:delText>To illustrate</w:delText>
        </w:r>
      </w:del>
      <w:del w:id="121" w:author="Heather M" w:date="2025-09-10T18:52:00Z" w16du:dateUtc="2025-09-10T22:52:00Z">
        <w:r w:rsidR="00152ECD" w:rsidRPr="000944A9" w:rsidDel="005756CD">
          <w:rPr>
            <w:rFonts w:ascii="Arial" w:hAnsi="Arial" w:cs="Arial"/>
            <w:sz w:val="22"/>
            <w:szCs w:val="22"/>
          </w:rPr>
          <w:delText xml:space="preserve"> </w:delText>
        </w:r>
        <w:r w:rsidR="00F21C71" w:rsidDel="005756CD">
          <w:rPr>
            <w:rFonts w:ascii="Arial" w:hAnsi="Arial" w:cs="Arial"/>
            <w:sz w:val="22"/>
            <w:szCs w:val="22"/>
          </w:rPr>
          <w:delText>such</w:delText>
        </w:r>
      </w:del>
      <w:del w:id="122" w:author="Heather M" w:date="2025-10-13T20:13:00Z" w16du:dateUtc="2025-10-14T00:13:00Z">
        <w:r w:rsidR="00F21C71" w:rsidDel="000D511C">
          <w:rPr>
            <w:rFonts w:ascii="Arial" w:hAnsi="Arial" w:cs="Arial"/>
            <w:sz w:val="22"/>
            <w:szCs w:val="22"/>
          </w:rPr>
          <w:delText xml:space="preserve"> </w:delText>
        </w:r>
        <w:r w:rsidR="00152ECD" w:rsidRPr="000944A9" w:rsidDel="000D511C">
          <w:rPr>
            <w:rFonts w:ascii="Arial" w:hAnsi="Arial" w:cs="Arial"/>
            <w:sz w:val="22"/>
            <w:szCs w:val="22"/>
          </w:rPr>
          <w:delText>potential pitfalls</w:delText>
        </w:r>
      </w:del>
      <w:del w:id="123" w:author="Heather M" w:date="2025-10-13T20:14:00Z" w16du:dateUtc="2025-10-14T00:14:00Z">
        <w:r w:rsidR="00152ECD" w:rsidRPr="000944A9" w:rsidDel="000D511C">
          <w:rPr>
            <w:rFonts w:ascii="Arial" w:hAnsi="Arial" w:cs="Arial"/>
            <w:sz w:val="22"/>
            <w:szCs w:val="22"/>
          </w:rPr>
          <w:delText>,</w:delText>
        </w:r>
      </w:del>
      <w:ins w:id="124" w:author="Heather M" w:date="2025-10-13T20:13:00Z" w16du:dateUtc="2025-10-14T00:13:00Z">
        <w:r>
          <w:rPr>
            <w:rFonts w:ascii="Arial" w:hAnsi="Arial" w:cs="Arial"/>
            <w:sz w:val="22"/>
            <w:szCs w:val="22"/>
          </w:rPr>
          <w:t>consider the follo</w:t>
        </w:r>
      </w:ins>
      <w:ins w:id="125" w:author="Heather M" w:date="2025-10-13T20:14:00Z" w16du:dateUtc="2025-10-14T00:14:00Z">
        <w:r>
          <w:rPr>
            <w:rFonts w:ascii="Arial" w:hAnsi="Arial" w:cs="Arial"/>
            <w:sz w:val="22"/>
            <w:szCs w:val="22"/>
          </w:rPr>
          <w:t>wing example</w:t>
        </w:r>
        <w:r w:rsidR="008E3797">
          <w:rPr>
            <w:rFonts w:ascii="Arial" w:hAnsi="Arial" w:cs="Arial"/>
            <w:sz w:val="22"/>
            <w:szCs w:val="22"/>
          </w:rPr>
          <w:t xml:space="preserve"> of an environmental epidemiological study.</w:t>
        </w:r>
      </w:ins>
      <w:del w:id="126" w:author="Heather M" w:date="2025-10-13T20:13:00Z" w16du:dateUtc="2025-10-14T00:13:00Z">
        <w:r w:rsidR="00152ECD" w:rsidRPr="000944A9" w:rsidDel="000D511C">
          <w:rPr>
            <w:rFonts w:ascii="Arial" w:hAnsi="Arial" w:cs="Arial"/>
            <w:sz w:val="22"/>
            <w:szCs w:val="22"/>
          </w:rPr>
          <w:delText xml:space="preserve"> w</w:delText>
        </w:r>
      </w:del>
      <w:del w:id="127" w:author="Heather M" w:date="2025-10-13T20:12:00Z" w16du:dateUtc="2025-10-14T00:12:00Z">
        <w:r w:rsidR="00152ECD" w:rsidRPr="000944A9" w:rsidDel="001B76AF">
          <w:rPr>
            <w:rFonts w:ascii="Arial" w:hAnsi="Arial" w:cs="Arial"/>
            <w:sz w:val="22"/>
            <w:szCs w:val="22"/>
          </w:rPr>
          <w:delText>e present</w:delText>
        </w:r>
      </w:del>
      <w:del w:id="128" w:author="Heather M" w:date="2025-10-13T18:23:00Z" w16du:dateUtc="2025-10-13T22:23:00Z">
        <w:r w:rsidR="00152ECD" w:rsidRPr="000944A9" w:rsidDel="00DB40FF">
          <w:rPr>
            <w:rFonts w:ascii="Arial" w:hAnsi="Arial" w:cs="Arial"/>
            <w:sz w:val="22"/>
            <w:szCs w:val="22"/>
          </w:rPr>
          <w:delText xml:space="preserve"> a</w:delText>
        </w:r>
      </w:del>
      <w:del w:id="129" w:author="Heather M" w:date="2025-10-13T20:14:00Z" w16du:dateUtc="2025-10-14T00:14:00Z">
        <w:r w:rsidR="00152ECD" w:rsidRPr="000944A9" w:rsidDel="000D511C">
          <w:rPr>
            <w:rFonts w:ascii="Arial" w:hAnsi="Arial" w:cs="Arial"/>
            <w:sz w:val="22"/>
            <w:szCs w:val="22"/>
          </w:rPr>
          <w:delText xml:space="preserve"> hypothetical example</w:delText>
        </w:r>
      </w:del>
      <w:del w:id="130" w:author="Heather M" w:date="2025-10-13T20:13:00Z" w16du:dateUtc="2025-10-14T00:13:00Z">
        <w:r w:rsidR="00152ECD" w:rsidRPr="000944A9" w:rsidDel="00DB61F4">
          <w:rPr>
            <w:rFonts w:ascii="Arial" w:hAnsi="Arial" w:cs="Arial"/>
            <w:sz w:val="22"/>
            <w:szCs w:val="22"/>
          </w:rPr>
          <w:delText xml:space="preserve"> </w:delText>
        </w:r>
      </w:del>
      <w:del w:id="131" w:author="Heather M" w:date="2025-10-13T18:23:00Z" w16du:dateUtc="2025-10-13T22:23:00Z">
        <w:r w:rsidR="00152ECD" w:rsidRPr="000944A9" w:rsidDel="00B160E2">
          <w:rPr>
            <w:rFonts w:ascii="Arial" w:hAnsi="Arial" w:cs="Arial"/>
            <w:sz w:val="22"/>
            <w:szCs w:val="22"/>
          </w:rPr>
          <w:delText>followed by simulation</w:delText>
        </w:r>
        <w:r w:rsidR="007F6503" w:rsidDel="00B160E2">
          <w:rPr>
            <w:rFonts w:ascii="Arial" w:hAnsi="Arial" w:cs="Arial"/>
            <w:sz w:val="22"/>
            <w:szCs w:val="22"/>
          </w:rPr>
          <w:delText>s</w:delText>
        </w:r>
        <w:r w:rsidR="00152ECD" w:rsidRPr="000944A9" w:rsidDel="00B160E2">
          <w:rPr>
            <w:rFonts w:ascii="Arial" w:hAnsi="Arial" w:cs="Arial"/>
            <w:sz w:val="22"/>
            <w:szCs w:val="22"/>
          </w:rPr>
          <w:delText xml:space="preserve"> that highlight the implications of such misapplication.</w:delText>
        </w:r>
      </w:del>
    </w:p>
    <w:p w14:paraId="1E823BAB" w14:textId="6D08676D"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w:t>
      </w:r>
      <w:ins w:id="132" w:author="Mayeda, Elizabeth Rose" w:date="2025-10-09T18:08:00Z" w16du:dateUtc="2025-10-10T01:08:00Z">
        <w:r w:rsidR="0089570F">
          <w:rPr>
            <w:rFonts w:ascii="Arial" w:hAnsi="Arial" w:cs="Arial"/>
            <w:sz w:val="22"/>
            <w:szCs w:val="22"/>
          </w:rPr>
          <w:t>ZIP-code</w:t>
        </w:r>
        <w:r w:rsidR="0089570F" w:rsidRPr="00B306C3">
          <w:rPr>
            <w:rFonts w:ascii="Arial" w:hAnsi="Arial" w:cs="Arial"/>
            <w:sz w:val="22"/>
            <w:szCs w:val="22"/>
          </w:rPr>
          <w:t>-level</w:t>
        </w:r>
        <w:del w:id="133" w:author="Heather M" w:date="2025-10-13T16:57:00Z" w16du:dateUtc="2025-10-13T20:57:00Z">
          <w:r w:rsidR="0089570F" w:rsidDel="007E2338">
            <w:rPr>
              <w:rFonts w:ascii="Arial" w:hAnsi="Arial" w:cs="Arial"/>
              <w:sz w:val="22"/>
              <w:szCs w:val="22"/>
            </w:rPr>
            <w:delText>(?)</w:delText>
          </w:r>
        </w:del>
        <w:r w:rsidR="0089570F">
          <w:rPr>
            <w:rFonts w:ascii="Arial" w:hAnsi="Arial" w:cs="Arial"/>
            <w:sz w:val="22"/>
            <w:szCs w:val="22"/>
          </w:rPr>
          <w:t xml:space="preserve"> </w:t>
        </w:r>
      </w:ins>
      <w:r w:rsidR="003759A9">
        <w:rPr>
          <w:rFonts w:ascii="Arial" w:hAnsi="Arial" w:cs="Arial"/>
          <w:sz w:val="22"/>
          <w:szCs w:val="22"/>
        </w:rPr>
        <w:t>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lastRenderedPageBreak/>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w:t>
      </w:r>
      <w:ins w:id="134" w:author="Heather M" w:date="2025-10-13T20:15:00Z" w16du:dateUtc="2025-10-14T00:15:00Z">
        <w:r w:rsidR="00BA46E9">
          <w:rPr>
            <w:rFonts w:ascii="Arial" w:hAnsi="Arial" w:cs="Arial"/>
            <w:sz w:val="22"/>
            <w:szCs w:val="22"/>
          </w:rPr>
          <w:t xml:space="preserve">. They might </w:t>
        </w:r>
      </w:ins>
      <w:del w:id="135" w:author="Heather M" w:date="2025-10-13T20:15:00Z" w16du:dateUtc="2025-10-14T00:15:00Z">
        <w:r w:rsidRPr="00B306C3" w:rsidDel="00BA46E9">
          <w:rPr>
            <w:rFonts w:ascii="Arial" w:hAnsi="Arial" w:cs="Arial"/>
            <w:sz w:val="22"/>
            <w:szCs w:val="22"/>
          </w:rPr>
          <w:delText xml:space="preserve">, and </w:delText>
        </w:r>
      </w:del>
      <w:r w:rsidRPr="00B306C3">
        <w:rPr>
          <w:rFonts w:ascii="Arial" w:hAnsi="Arial" w:cs="Arial"/>
          <w:sz w:val="22"/>
          <w:szCs w:val="22"/>
        </w:rPr>
        <w:t xml:space="preserve">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r w:rsidR="00FE0E20">
        <w:rPr>
          <w:rFonts w:ascii="Arial" w:hAnsi="Arial" w:cs="Arial"/>
          <w:sz w:val="22"/>
          <w:szCs w:val="22"/>
        </w:rPr>
        <w:t xml:space="preserve"> </w:t>
      </w:r>
    </w:p>
    <w:p w14:paraId="2A62E170" w14:textId="51A1EDE2" w:rsidR="004C7E44" w:rsidRDefault="009A3DEA" w:rsidP="00642B29">
      <w:pPr>
        <w:spacing w:line="360" w:lineRule="auto"/>
        <w:ind w:firstLine="720"/>
        <w:rPr>
          <w:ins w:id="136" w:author="Heather M" w:date="2025-10-13T20:15:00Z" w16du:dateUtc="2025-10-14T00:15:00Z"/>
          <w:rFonts w:ascii="Arial" w:hAnsi="Arial" w:cs="Arial"/>
          <w:sz w:val="22"/>
          <w:szCs w:val="22"/>
        </w:rPr>
      </w:pPr>
      <w:r w:rsidRPr="009A3DEA">
        <w:rPr>
          <w:rFonts w:ascii="Arial" w:hAnsi="Arial" w:cs="Arial"/>
          <w:sz w:val="22"/>
          <w:szCs w:val="22"/>
        </w:rPr>
        <w:t xml:space="preserve">To our knowledge, scheduled hip surgery hospitalizations cannot be caused by </w:t>
      </w:r>
      <w:del w:id="137" w:author="Mayeda, Elizabeth Rose" w:date="2025-10-09T18:08:00Z" w16du:dateUtc="2025-10-10T01:08:00Z">
        <w:r w:rsidRPr="009A3DEA" w:rsidDel="0089570F">
          <w:rPr>
            <w:rFonts w:ascii="Arial" w:hAnsi="Arial" w:cs="Arial"/>
            <w:sz w:val="22"/>
            <w:szCs w:val="22"/>
          </w:rPr>
          <w:delText xml:space="preserve">or </w:delText>
        </w:r>
        <w:r w:rsidR="009B37DC" w:rsidDel="0089570F">
          <w:rPr>
            <w:rFonts w:ascii="Arial" w:hAnsi="Arial" w:cs="Arial"/>
            <w:sz w:val="22"/>
            <w:szCs w:val="22"/>
          </w:rPr>
          <w:delText xml:space="preserve">be </w:delText>
        </w:r>
        <w:r w:rsidRPr="009A3DEA" w:rsidDel="0089570F">
          <w:rPr>
            <w:rFonts w:ascii="Arial" w:hAnsi="Arial" w:cs="Arial"/>
            <w:sz w:val="22"/>
            <w:szCs w:val="22"/>
          </w:rPr>
          <w:delText xml:space="preserve">associated with </w:delText>
        </w:r>
      </w:del>
      <w:r w:rsidRPr="009A3DEA">
        <w:rPr>
          <w:rFonts w:ascii="Arial" w:hAnsi="Arial" w:cs="Arial"/>
          <w:sz w:val="22"/>
          <w:szCs w:val="22"/>
        </w:rPr>
        <w:t>PM</w:t>
      </w:r>
      <w:r w:rsidRPr="00B534F4">
        <w:rPr>
          <w:rFonts w:ascii="Arial" w:hAnsi="Arial" w:cs="Arial"/>
          <w:sz w:val="22"/>
          <w:szCs w:val="22"/>
          <w:vertAlign w:val="subscript"/>
        </w:rPr>
        <w:t>2.5</w:t>
      </w:r>
      <w:r w:rsidRPr="009A3DEA">
        <w:rPr>
          <w:rFonts w:ascii="Arial" w:hAnsi="Arial" w:cs="Arial"/>
          <w:sz w:val="22"/>
          <w:szCs w:val="22"/>
        </w:rPr>
        <w:t xml:space="preserve"> exposure, so they meet the first criterion for a negative control</w:t>
      </w:r>
      <w:r w:rsidR="00515E6F">
        <w:rPr>
          <w:rFonts w:ascii="Arial" w:hAnsi="Arial" w:cs="Arial"/>
          <w:sz w:val="22"/>
          <w:szCs w:val="22"/>
        </w:rPr>
        <w:t xml:space="preserve"> outcome</w:t>
      </w:r>
      <w:r w:rsidRPr="009A3DEA">
        <w:rPr>
          <w:rFonts w:ascii="Arial" w:hAnsi="Arial" w:cs="Arial"/>
          <w:sz w:val="22"/>
          <w:szCs w:val="22"/>
        </w:rPr>
        <w:t>: they are known to not be caused by the exposure of interest. However, scheduled hip surgery hospitalizations are also not u-comparable with the primary outcome of interest. Temperature and seasonality likely do not predict</w:t>
      </w:r>
      <w:r w:rsidR="00F40E02">
        <w:rPr>
          <w:rFonts w:ascii="Arial" w:hAnsi="Arial" w:cs="Arial"/>
          <w:sz w:val="22"/>
          <w:szCs w:val="22"/>
        </w:rPr>
        <w:t xml:space="preserve"> scheduled</w:t>
      </w:r>
      <w:r w:rsidRPr="009A3DEA">
        <w:rPr>
          <w:rFonts w:ascii="Arial" w:hAnsi="Arial" w:cs="Arial"/>
          <w:sz w:val="22"/>
          <w:szCs w:val="22"/>
        </w:rPr>
        <w:t xml:space="preserve"> hip surgery hospitalizations as they do respiratory hospitalizations, and they may not share unobserved confounders with respiratory hospitalizations either. </w:t>
      </w:r>
      <w:r w:rsidR="004C7E44">
        <w:rPr>
          <w:rFonts w:ascii="Arial" w:hAnsi="Arial" w:cs="Arial"/>
          <w:sz w:val="22"/>
          <w:szCs w:val="22"/>
        </w:rPr>
        <w:t xml:space="preserve">For example, if temperature </w:t>
      </w:r>
      <w:r w:rsidR="00F95DEF">
        <w:rPr>
          <w:rFonts w:ascii="Arial" w:hAnsi="Arial" w:cs="Arial"/>
          <w:sz w:val="22"/>
          <w:szCs w:val="22"/>
        </w:rPr>
        <w:t>or</w:t>
      </w:r>
      <w:r w:rsidR="004C7E44">
        <w:rPr>
          <w:rFonts w:ascii="Arial" w:hAnsi="Arial" w:cs="Arial"/>
          <w:sz w:val="22"/>
          <w:szCs w:val="22"/>
        </w:rPr>
        <w:t xml:space="preserve"> seasonality are not adequately controlled for in the primary outcome model, a null association in the negative control outcome analysis </w:t>
      </w:r>
      <w:del w:id="138" w:author="Heather M" w:date="2025-10-13T20:15:00Z" w16du:dateUtc="2025-10-14T00:15:00Z">
        <w:r w:rsidR="004C7E44" w:rsidDel="00B91835">
          <w:rPr>
            <w:rFonts w:ascii="Arial" w:hAnsi="Arial" w:cs="Arial"/>
            <w:sz w:val="22"/>
            <w:szCs w:val="22"/>
          </w:rPr>
          <w:delText xml:space="preserve">should </w:delText>
        </w:r>
      </w:del>
      <w:ins w:id="139" w:author="Heather M" w:date="2025-10-13T20:15:00Z" w16du:dateUtc="2025-10-14T00:15:00Z">
        <w:r w:rsidR="00B91835">
          <w:rPr>
            <w:rFonts w:ascii="Arial" w:hAnsi="Arial" w:cs="Arial"/>
            <w:sz w:val="22"/>
            <w:szCs w:val="22"/>
          </w:rPr>
          <w:t>would</w:t>
        </w:r>
        <w:r w:rsidR="00B91835">
          <w:rPr>
            <w:rFonts w:ascii="Arial" w:hAnsi="Arial" w:cs="Arial"/>
            <w:sz w:val="22"/>
            <w:szCs w:val="22"/>
          </w:rPr>
          <w:t xml:space="preserve"> </w:t>
        </w:r>
      </w:ins>
      <w:r w:rsidR="004C7E44">
        <w:rPr>
          <w:rFonts w:ascii="Arial" w:hAnsi="Arial" w:cs="Arial"/>
          <w:sz w:val="22"/>
          <w:szCs w:val="22"/>
        </w:rPr>
        <w:t>not alleviate concerns of residual confounding, since these factors are likely not associated with scheduled hip surgery hospitalization.</w:t>
      </w:r>
    </w:p>
    <w:p w14:paraId="214B8250" w14:textId="341844FC" w:rsidR="00214B4E" w:rsidRDefault="00214B4E" w:rsidP="00642B29">
      <w:pPr>
        <w:spacing w:line="360" w:lineRule="auto"/>
        <w:ind w:firstLine="720"/>
        <w:rPr>
          <w:ins w:id="140" w:author="Heather M" w:date="2025-10-13T18:23:00Z" w16du:dateUtc="2025-10-13T22:23:00Z"/>
          <w:rFonts w:ascii="Arial" w:hAnsi="Arial" w:cs="Arial"/>
          <w:sz w:val="22"/>
          <w:szCs w:val="22"/>
        </w:rPr>
      </w:pPr>
      <w:ins w:id="141" w:author="Heather M" w:date="2025-10-13T20:15:00Z" w16du:dateUtc="2025-10-14T00:15:00Z">
        <w:r>
          <w:rPr>
            <w:rFonts w:ascii="Arial" w:hAnsi="Arial" w:cs="Arial"/>
            <w:sz w:val="22"/>
            <w:szCs w:val="22"/>
          </w:rPr>
          <w:t>In</w:t>
        </w:r>
        <w:r>
          <w:rPr>
            <w:rFonts w:ascii="Arial" w:hAnsi="Arial" w:cs="Arial"/>
            <w:sz w:val="22"/>
            <w:szCs w:val="22"/>
          </w:rPr>
          <w:t xml:space="preserve"> the rest of the paper, we present simulations of several </w:t>
        </w:r>
      </w:ins>
      <w:ins w:id="142" w:author="Heather M" w:date="2025-10-13T20:16:00Z" w16du:dateUtc="2025-10-14T00:16:00Z">
        <w:r>
          <w:rPr>
            <w:rFonts w:ascii="Arial" w:hAnsi="Arial" w:cs="Arial"/>
            <w:sz w:val="22"/>
            <w:szCs w:val="22"/>
          </w:rPr>
          <w:t xml:space="preserve">hypothetical </w:t>
        </w:r>
      </w:ins>
      <w:ins w:id="143" w:author="Heather M" w:date="2025-10-13T20:15:00Z" w16du:dateUtc="2025-10-14T00:15:00Z">
        <w:r>
          <w:rPr>
            <w:rFonts w:ascii="Arial" w:hAnsi="Arial" w:cs="Arial"/>
            <w:sz w:val="22"/>
            <w:szCs w:val="22"/>
          </w:rPr>
          <w:t>misapplications of negative control outcome</w:t>
        </w:r>
      </w:ins>
      <w:ins w:id="144" w:author="Heather M" w:date="2025-10-13T20:16:00Z" w16du:dateUtc="2025-10-14T00:16:00Z">
        <w:r>
          <w:rPr>
            <w:rFonts w:ascii="Arial" w:hAnsi="Arial" w:cs="Arial"/>
            <w:sz w:val="22"/>
            <w:szCs w:val="22"/>
          </w:rPr>
          <w:t xml:space="preserve">s and discuss their implications. </w:t>
        </w:r>
      </w:ins>
    </w:p>
    <w:p w14:paraId="2FE2515F" w14:textId="7B03C9E1" w:rsidR="00B160E2" w:rsidDel="000B2FF4" w:rsidRDefault="00B160E2" w:rsidP="00642B29">
      <w:pPr>
        <w:spacing w:line="360" w:lineRule="auto"/>
        <w:ind w:firstLine="720"/>
        <w:rPr>
          <w:del w:id="145" w:author="Heather M" w:date="2025-10-13T18:24:00Z" w16du:dateUtc="2025-10-13T22:24:00Z"/>
          <w:rFonts w:ascii="Arial" w:hAnsi="Arial" w:cs="Arial"/>
          <w:sz w:val="22"/>
          <w:szCs w:val="22"/>
        </w:rPr>
      </w:pPr>
    </w:p>
    <w:p w14:paraId="03A72986" w14:textId="77777777" w:rsidR="001C6A8A" w:rsidDel="00BA2451" w:rsidRDefault="001C6A8A" w:rsidP="00DA1DB2">
      <w:pPr>
        <w:spacing w:line="360" w:lineRule="auto"/>
        <w:rPr>
          <w:del w:id="146" w:author="Heather M" w:date="2025-10-13T18:08:00Z" w16du:dateUtc="2025-10-13T22:08:00Z"/>
          <w:rFonts w:ascii="Arial" w:hAnsi="Arial" w:cs="Arial"/>
          <w:sz w:val="22"/>
          <w:szCs w:val="22"/>
        </w:rPr>
      </w:pPr>
    </w:p>
    <w:p w14:paraId="34D2B3D0" w14:textId="77777777" w:rsidR="00E044D6" w:rsidDel="00BA2451" w:rsidRDefault="00E044D6" w:rsidP="00DA1DB2">
      <w:pPr>
        <w:spacing w:line="360" w:lineRule="auto"/>
        <w:rPr>
          <w:del w:id="147" w:author="Heather M" w:date="2025-10-13T18:08:00Z" w16du:dateUtc="2025-10-13T22:08:00Z"/>
          <w:rFonts w:ascii="Arial" w:hAnsi="Arial" w:cs="Arial"/>
          <w:sz w:val="22"/>
          <w:szCs w:val="22"/>
        </w:rPr>
      </w:pPr>
    </w:p>
    <w:p w14:paraId="16344B30" w14:textId="77777777" w:rsidR="00E044D6" w:rsidRDefault="00E044D6" w:rsidP="00DA1DB2">
      <w:pPr>
        <w:spacing w:line="360" w:lineRule="auto"/>
        <w:rPr>
          <w:rFonts w:ascii="Arial" w:hAnsi="Arial" w:cs="Arial"/>
          <w:sz w:val="22"/>
          <w:szCs w:val="22"/>
        </w:rPr>
      </w:pPr>
    </w:p>
    <w:p w14:paraId="1B2C01F4" w14:textId="02514A97"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t>Methods</w:t>
      </w:r>
      <w:r w:rsidR="00AD6976">
        <w:rPr>
          <w:rFonts w:ascii="Arial" w:hAnsi="Arial" w:cs="Arial"/>
          <w:b/>
          <w:bCs/>
          <w:sz w:val="28"/>
          <w:szCs w:val="28"/>
        </w:rPr>
        <w:t>: Simulations</w:t>
      </w:r>
    </w:p>
    <w:p w14:paraId="27484F64" w14:textId="45C8BCB4"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t xml:space="preserve">In the remainder of this paper, we present simulated negative control </w:t>
      </w:r>
      <w:r w:rsidR="00E24461">
        <w:rPr>
          <w:rFonts w:ascii="Arial" w:hAnsi="Arial" w:cs="Arial"/>
          <w:sz w:val="22"/>
          <w:szCs w:val="22"/>
        </w:rPr>
        <w:t xml:space="preserve">outcome </w:t>
      </w:r>
      <w:r w:rsidRPr="00B306C3">
        <w:rPr>
          <w:rFonts w:ascii="Arial" w:hAnsi="Arial" w:cs="Arial"/>
          <w:sz w:val="22"/>
          <w:szCs w:val="22"/>
        </w:rPr>
        <w:t xml:space="preserve">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4C4BFC3E"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357F7">
        <w:rPr>
          <w:rFonts w:ascii="Arial" w:hAnsi="Arial" w:cs="Arial"/>
          <w:sz w:val="22"/>
          <w:szCs w:val="22"/>
        </w:rPr>
        <w:t>, while</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w:t>
      </w:r>
      <w:ins w:id="148" w:author="Mayeda, Elizabeth Rose" w:date="2025-10-09T18:15:00Z" w16du:dateUtc="2025-10-10T01:15:00Z">
        <w:r w:rsidR="000C7487">
          <w:rPr>
            <w:rFonts w:ascii="Arial" w:hAnsi="Arial" w:cs="Arial"/>
            <w:sz w:val="22"/>
            <w:szCs w:val="22"/>
          </w:rPr>
          <w:t xml:space="preserve">continuous </w:t>
        </w:r>
      </w:ins>
      <w:r w:rsidR="00B07B5C" w:rsidRPr="00B306C3">
        <w:rPr>
          <w:rFonts w:ascii="Arial" w:hAnsi="Arial" w:cs="Arial"/>
          <w:sz w:val="22"/>
          <w:szCs w:val="22"/>
        </w:rPr>
        <w:t xml:space="preserve">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w:t>
      </w:r>
      <w:r w:rsidR="00B07078">
        <w:rPr>
          <w:rFonts w:ascii="Arial" w:hAnsi="Arial" w:cs="Arial"/>
          <w:sz w:val="22"/>
          <w:szCs w:val="22"/>
        </w:rPr>
        <w:t xml:space="preserve"> Depending on the scenario,</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8A62A3">
        <w:rPr>
          <w:rFonts w:ascii="Arial" w:hAnsi="Arial" w:cs="Arial"/>
          <w:sz w:val="22"/>
          <w:szCs w:val="22"/>
        </w:rPr>
        <w:t>could each</w:t>
      </w:r>
      <w:r w:rsidR="00B07B5C" w:rsidRPr="00B306C3">
        <w:rPr>
          <w:rFonts w:ascii="Arial" w:hAnsi="Arial" w:cs="Arial"/>
          <w:sz w:val="22"/>
          <w:szCs w:val="22"/>
        </w:rPr>
        <w:t xml:space="preserve"> be caused by unmeasured confounder</w:t>
      </w:r>
      <w:ins w:id="149" w:author="Heather M" w:date="2025-10-13T20:17:00Z" w16du:dateUtc="2025-10-14T00:17:00Z">
        <w:r w:rsidR="00816AF5">
          <w:rPr>
            <w:rFonts w:ascii="Arial" w:hAnsi="Arial" w:cs="Arial"/>
            <w:sz w:val="22"/>
            <w:szCs w:val="22"/>
          </w:rPr>
          <w:t xml:space="preserve"> </w:t>
        </w:r>
      </w:ins>
      <w:del w:id="150" w:author="Heather M" w:date="2025-10-13T20:17:00Z" w16du:dateUtc="2025-10-14T00:17:00Z">
        <w:r w:rsidR="00B07B5C" w:rsidRPr="00B306C3" w:rsidDel="00816AF5">
          <w:rPr>
            <w:rFonts w:ascii="Arial" w:hAnsi="Arial" w:cs="Arial"/>
            <w:sz w:val="22"/>
            <w:szCs w:val="22"/>
          </w:rPr>
          <w:delText xml:space="preserve">(s) </w:delText>
        </w:r>
      </w:del>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w:t>
      </w:r>
      <w:del w:id="151" w:author="Heather M" w:date="2025-10-13T20:17:00Z" w16du:dateUtc="2025-10-14T00:17:00Z">
        <w:r w:rsidR="00B07B5C" w:rsidRPr="00B306C3" w:rsidDel="00816AF5">
          <w:rPr>
            <w:rFonts w:ascii="Arial" w:hAnsi="Arial" w:cs="Arial"/>
            <w:sz w:val="22"/>
            <w:szCs w:val="22"/>
          </w:rPr>
          <w:delText>(s)</w:delText>
        </w:r>
      </w:del>
      <w:r w:rsidR="00B07B5C" w:rsidRPr="00B306C3">
        <w:rPr>
          <w:rFonts w:ascii="Arial" w:hAnsi="Arial" w:cs="Arial"/>
          <w:sz w:val="22"/>
          <w:szCs w:val="22"/>
        </w:rPr>
        <w:t xml:space="preserve"> </w:t>
      </w:r>
      <w:r w:rsidR="00B07B5C" w:rsidRPr="004C03D9">
        <w:rPr>
          <w:rFonts w:ascii="Arial" w:hAnsi="Arial" w:cs="Arial"/>
          <w:i/>
          <w:iCs/>
          <w:sz w:val="22"/>
          <w:szCs w:val="22"/>
        </w:rPr>
        <w:t>L</w:t>
      </w:r>
      <w:r w:rsidR="00D63405">
        <w:rPr>
          <w:rFonts w:ascii="Arial" w:hAnsi="Arial" w:cs="Arial"/>
          <w:sz w:val="22"/>
          <w:szCs w:val="22"/>
        </w:rPr>
        <w:t>.</w:t>
      </w:r>
    </w:p>
    <w:p w14:paraId="79539AE1" w14:textId="016B9EEE"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0052324E">
        <w:rPr>
          <w:rFonts w:ascii="Arial" w:hAnsi="Arial" w:cs="Arial"/>
          <w:sz w:val="22"/>
          <w:szCs w:val="22"/>
        </w:rPr>
        <w:t xml:space="preserve"> simulated</w:t>
      </w:r>
      <w:r w:rsidRPr="00B306C3">
        <w:rPr>
          <w:rFonts w:ascii="Arial" w:hAnsi="Arial" w:cs="Arial"/>
          <w:sz w:val="22"/>
          <w:szCs w:val="22"/>
        </w:rPr>
        <w:t xml:space="preserve"> normally distributed with some arbitrary mean</w:t>
      </w:r>
      <w:r w:rsidR="00F22EBB">
        <w:rPr>
          <w:rFonts w:ascii="Arial" w:hAnsi="Arial" w:cs="Arial"/>
          <w:sz w:val="22"/>
          <w:szCs w:val="22"/>
        </w:rPr>
        <w:t>s</w:t>
      </w:r>
      <w:r w:rsidRPr="00B306C3">
        <w:rPr>
          <w:rFonts w:ascii="Arial" w:hAnsi="Arial" w:cs="Arial"/>
          <w:sz w:val="22"/>
          <w:szCs w:val="22"/>
        </w:rPr>
        <w:t xml:space="preserve"> and variance</w:t>
      </w:r>
      <w:r w:rsidR="00F22EBB">
        <w:rPr>
          <w:rFonts w:ascii="Arial" w:hAnsi="Arial" w:cs="Arial"/>
          <w:sz w:val="22"/>
          <w:szCs w:val="22"/>
        </w:rPr>
        <w:t>s</w:t>
      </w:r>
      <w:r w:rsidR="00106D20">
        <w:rPr>
          <w:rFonts w:ascii="Arial" w:hAnsi="Arial" w:cs="Arial"/>
          <w:sz w:val="22"/>
          <w:szCs w:val="22"/>
        </w:rPr>
        <w:t>, and</w:t>
      </w:r>
      <w:r w:rsidRPr="00B306C3">
        <w:rPr>
          <w:rFonts w:ascii="Arial" w:hAnsi="Arial" w:cs="Arial"/>
          <w:sz w:val="22"/>
          <w:szCs w:val="22"/>
        </w:rPr>
        <w:t xml:space="preserve"> </w:t>
      </w:r>
      <w:r w:rsidR="00106D20">
        <w:rPr>
          <w:rFonts w:ascii="Arial" w:hAnsi="Arial" w:cs="Arial"/>
          <w:sz w:val="22"/>
          <w:szCs w:val="22"/>
        </w:rPr>
        <w:t>w</w:t>
      </w:r>
      <w:r w:rsidR="00724873">
        <w:rPr>
          <w:rFonts w:ascii="Arial" w:hAnsi="Arial" w:cs="Arial"/>
          <w:sz w:val="22"/>
          <w:szCs w:val="22"/>
        </w:rPr>
        <w:t xml:space="preserve">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w:t>
      </w:r>
      <w:r w:rsidRPr="00B306C3">
        <w:rPr>
          <w:rFonts w:ascii="Arial" w:hAnsi="Arial" w:cs="Arial"/>
          <w:sz w:val="22"/>
          <w:szCs w:val="22"/>
        </w:rPr>
        <w:t>unless otherwise specified</w:t>
      </w:r>
      <w:r w:rsidR="007807DB">
        <w:rPr>
          <w:rFonts w:ascii="Arial" w:hAnsi="Arial" w:cs="Arial"/>
          <w:sz w:val="22"/>
          <w:szCs w:val="22"/>
        </w:rPr>
        <w:t xml:space="preserve"> in the detailed simulation scenario descriptions below</w:t>
      </w:r>
      <w:ins w:id="152" w:author="Heather M" w:date="2025-10-13T20:17:00Z" w16du:dateUtc="2025-10-14T00:17:00Z">
        <w:r w:rsidR="006375AA">
          <w:rPr>
            <w:rFonts w:ascii="Arial" w:hAnsi="Arial" w:cs="Arial"/>
            <w:sz w:val="22"/>
            <w:szCs w:val="22"/>
          </w:rPr>
          <w:t xml:space="preserve"> and DAGs in </w:t>
        </w:r>
      </w:ins>
      <w:ins w:id="153" w:author="Heather M" w:date="2025-10-13T20:18:00Z" w16du:dateUtc="2025-10-14T00:18:00Z">
        <w:r w:rsidR="006375AA" w:rsidRPr="006375AA">
          <w:rPr>
            <w:rFonts w:ascii="Arial" w:hAnsi="Arial" w:cs="Arial"/>
            <w:b/>
            <w:bCs/>
            <w:sz w:val="22"/>
            <w:szCs w:val="22"/>
            <w:rPrChange w:id="154" w:author="Heather M" w:date="2025-10-13T20:18:00Z" w16du:dateUtc="2025-10-14T00:18:00Z">
              <w:rPr>
                <w:rFonts w:ascii="Arial" w:hAnsi="Arial" w:cs="Arial"/>
                <w:sz w:val="22"/>
                <w:szCs w:val="22"/>
              </w:rPr>
            </w:rPrChange>
          </w:rPr>
          <w:t>Table 1</w:t>
        </w:r>
        <w:r w:rsidR="006375AA">
          <w:rPr>
            <w:rFonts w:ascii="Arial" w:hAnsi="Arial" w:cs="Arial"/>
            <w:sz w:val="22"/>
            <w:szCs w:val="22"/>
          </w:rPr>
          <w:t>.</w:t>
        </w:r>
      </w:ins>
      <w:r w:rsidR="00B819CE">
        <w:rPr>
          <w:rFonts w:ascii="Arial" w:hAnsi="Arial" w:cs="Arial"/>
          <w:sz w:val="22"/>
          <w:szCs w:val="22"/>
        </w:rPr>
        <w:t xml:space="preserve">. </w:t>
      </w:r>
      <w:r w:rsidRPr="00B306C3">
        <w:rPr>
          <w:rFonts w:ascii="Arial" w:hAnsi="Arial" w:cs="Arial"/>
          <w:sz w:val="22"/>
          <w:szCs w:val="22"/>
        </w:rPr>
        <w:t>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w:t>
      </w:r>
      <w:commentRangeStart w:id="155"/>
      <w:commentRangeStart w:id="156"/>
      <w:r w:rsidRPr="00B306C3">
        <w:rPr>
          <w:rFonts w:ascii="Arial" w:hAnsi="Arial" w:cs="Arial"/>
          <w:sz w:val="22"/>
          <w:szCs w:val="22"/>
        </w:rPr>
        <w:t xml:space="preserve">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commentRangeEnd w:id="155"/>
      <w:r w:rsidR="000D5962">
        <w:rPr>
          <w:rStyle w:val="CommentReference"/>
          <w:rFonts w:asciiTheme="minorHAnsi" w:eastAsiaTheme="minorHAnsi" w:hAnsiTheme="minorHAnsi" w:cstheme="minorBidi"/>
          <w:kern w:val="2"/>
          <w14:ligatures w14:val="standardContextual"/>
        </w:rPr>
        <w:commentReference w:id="155"/>
      </w:r>
      <w:commentRangeEnd w:id="156"/>
      <w:r w:rsidR="00BE0B99">
        <w:rPr>
          <w:rStyle w:val="CommentReference"/>
          <w:rFonts w:asciiTheme="minorHAnsi" w:eastAsiaTheme="minorHAnsi" w:hAnsiTheme="minorHAnsi" w:cstheme="minorBidi"/>
          <w:kern w:val="2"/>
          <w14:ligatures w14:val="standardContextual"/>
        </w:rPr>
        <w:commentReference w:id="156"/>
      </w:r>
    </w:p>
    <w:p w14:paraId="6B98EF20" w14:textId="4DE8D55B" w:rsidR="007C759C" w:rsidRDefault="0098322E" w:rsidP="007D3882">
      <w:pPr>
        <w:spacing w:line="360" w:lineRule="auto"/>
        <w:ind w:firstLine="720"/>
        <w:rPr>
          <w:rFonts w:ascii="Arial" w:hAnsi="Arial" w:cs="Arial"/>
          <w:sz w:val="22"/>
          <w:szCs w:val="22"/>
        </w:rPr>
      </w:pPr>
      <w:r>
        <w:rPr>
          <w:rFonts w:ascii="Arial" w:hAnsi="Arial" w:cs="Arial"/>
          <w:sz w:val="22"/>
          <w:szCs w:val="22"/>
        </w:rPr>
        <w:t>Across all scenarios, t</w:t>
      </w:r>
      <w:r w:rsidR="000F2563" w:rsidRPr="000F2563">
        <w:rPr>
          <w:rFonts w:ascii="Arial" w:hAnsi="Arial" w:cs="Arial"/>
          <w:sz w:val="22"/>
          <w:szCs w:val="22"/>
        </w:rPr>
        <w:t xml:space="preserve">he primary association of interest—between </w:t>
      </w:r>
      <w:r w:rsidR="000F2563" w:rsidRPr="000F2563">
        <w:rPr>
          <w:rFonts w:ascii="Arial" w:hAnsi="Arial" w:cs="Arial"/>
          <w:i/>
          <w:iCs/>
          <w:sz w:val="22"/>
          <w:szCs w:val="22"/>
        </w:rPr>
        <w:t>A</w:t>
      </w:r>
      <w:r w:rsidR="000F2563" w:rsidRPr="000F2563">
        <w:rPr>
          <w:rFonts w:ascii="Arial" w:hAnsi="Arial" w:cs="Arial"/>
          <w:sz w:val="22"/>
          <w:szCs w:val="22"/>
        </w:rPr>
        <w:t xml:space="preserve"> and </w:t>
      </w:r>
      <w:r w:rsidR="000F2563" w:rsidRPr="000F2563">
        <w:rPr>
          <w:rFonts w:ascii="Arial" w:hAnsi="Arial" w:cs="Arial"/>
          <w:i/>
          <w:iCs/>
          <w:sz w:val="22"/>
          <w:szCs w:val="22"/>
        </w:rPr>
        <w:t>Y</w:t>
      </w:r>
      <w:r w:rsidR="000F2563" w:rsidRPr="000F2563">
        <w:rPr>
          <w:rFonts w:ascii="Arial" w:hAnsi="Arial" w:cs="Arial"/>
          <w:sz w:val="22"/>
          <w:szCs w:val="22"/>
        </w:rPr>
        <w:t xml:space="preserve">—was consistently subject to upward confounding bias. Across nearly all simulated scenarios, the association between </w:t>
      </w:r>
      <w:r w:rsidR="000F2563" w:rsidRPr="00B87F74">
        <w:rPr>
          <w:rFonts w:ascii="Arial" w:hAnsi="Arial" w:cs="Arial"/>
          <w:i/>
          <w:iCs/>
          <w:sz w:val="22"/>
          <w:szCs w:val="22"/>
        </w:rPr>
        <w:t>A</w:t>
      </w:r>
      <w:r w:rsidR="000F2563" w:rsidRPr="000F2563">
        <w:rPr>
          <w:rFonts w:ascii="Arial" w:hAnsi="Arial" w:cs="Arial"/>
          <w:sz w:val="22"/>
          <w:szCs w:val="22"/>
        </w:rPr>
        <w:t xml:space="preserve"> and the negative control outcome </w:t>
      </w:r>
      <w:r w:rsidR="000F2563" w:rsidRPr="00B87F74">
        <w:rPr>
          <w:rFonts w:ascii="Arial" w:hAnsi="Arial" w:cs="Arial"/>
          <w:i/>
          <w:iCs/>
          <w:sz w:val="22"/>
          <w:szCs w:val="22"/>
        </w:rPr>
        <w:t>N</w:t>
      </w:r>
      <w:r w:rsidR="000F2563" w:rsidRPr="000F2563">
        <w:rPr>
          <w:rFonts w:ascii="Arial" w:hAnsi="Arial" w:cs="Arial"/>
          <w:sz w:val="22"/>
          <w:szCs w:val="22"/>
        </w:rPr>
        <w:t xml:space="preserve"> appeared null, even in the presence of residual confounding in the </w:t>
      </w:r>
      <w:r w:rsidR="000F2563" w:rsidRPr="007A4A07">
        <w:rPr>
          <w:rFonts w:ascii="Arial" w:hAnsi="Arial" w:cs="Arial"/>
          <w:i/>
          <w:iCs/>
          <w:sz w:val="22"/>
          <w:szCs w:val="22"/>
        </w:rPr>
        <w:t>A</w:t>
      </w:r>
      <w:r w:rsidR="000F2563" w:rsidRPr="000F2563">
        <w:rPr>
          <w:rFonts w:ascii="Arial" w:hAnsi="Arial" w:cs="Arial"/>
          <w:sz w:val="22"/>
          <w:szCs w:val="22"/>
        </w:rPr>
        <w:t>–</w:t>
      </w:r>
      <w:r w:rsidR="000F2563" w:rsidRPr="007A4A07">
        <w:rPr>
          <w:rFonts w:ascii="Arial" w:hAnsi="Arial" w:cs="Arial"/>
          <w:i/>
          <w:iCs/>
          <w:sz w:val="22"/>
          <w:szCs w:val="22"/>
        </w:rPr>
        <w:t>Y</w:t>
      </w:r>
      <w:r w:rsidR="000F2563" w:rsidRPr="000F2563">
        <w:rPr>
          <w:rFonts w:ascii="Arial" w:hAnsi="Arial" w:cs="Arial"/>
          <w:sz w:val="22"/>
          <w:szCs w:val="22"/>
        </w:rPr>
        <w:t xml:space="preserve"> model. Thus, in all but one scenario, the negative control </w:t>
      </w:r>
      <w:r w:rsidR="000F2563" w:rsidRPr="000F2563">
        <w:rPr>
          <w:rFonts w:ascii="Arial" w:hAnsi="Arial" w:cs="Arial"/>
          <w:sz w:val="22"/>
          <w:szCs w:val="22"/>
        </w:rPr>
        <w:lastRenderedPageBreak/>
        <w:t xml:space="preserve">analysis failed to reveal the presence of confounding, despite </w:t>
      </w:r>
      <w:r w:rsidR="00A443DF">
        <w:rPr>
          <w:rFonts w:ascii="Arial" w:hAnsi="Arial" w:cs="Arial"/>
          <w:sz w:val="22"/>
          <w:szCs w:val="22"/>
        </w:rPr>
        <w:t>such bias</w:t>
      </w:r>
      <w:r w:rsidR="00B76312" w:rsidRPr="000F2563">
        <w:rPr>
          <w:rFonts w:ascii="Arial" w:hAnsi="Arial" w:cs="Arial"/>
          <w:sz w:val="22"/>
          <w:szCs w:val="22"/>
        </w:rPr>
        <w:t xml:space="preserve"> </w:t>
      </w:r>
      <w:r w:rsidR="000F2563" w:rsidRPr="000F2563">
        <w:rPr>
          <w:rFonts w:ascii="Arial" w:hAnsi="Arial" w:cs="Arial"/>
          <w:sz w:val="22"/>
          <w:szCs w:val="22"/>
        </w:rPr>
        <w:t>being present in the primary</w:t>
      </w:r>
      <w:r w:rsidR="00DA0C93">
        <w:rPr>
          <w:rFonts w:ascii="Arial" w:hAnsi="Arial" w:cs="Arial"/>
          <w:sz w:val="22"/>
          <w:szCs w:val="22"/>
        </w:rPr>
        <w:t xml:space="preserve"> outcome</w:t>
      </w:r>
      <w:r w:rsidR="000F2563" w:rsidRPr="000F2563">
        <w:rPr>
          <w:rFonts w:ascii="Arial" w:hAnsi="Arial" w:cs="Arial"/>
          <w:sz w:val="22"/>
          <w:szCs w:val="22"/>
        </w:rPr>
        <w:t xml:space="preserve"> analysis.</w:t>
      </w:r>
    </w:p>
    <w:p w14:paraId="101D71A8" w14:textId="77777777" w:rsidR="00C54649" w:rsidRPr="00B306C3" w:rsidRDefault="00C54649"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784DD654"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w:t>
      </w:r>
      <w:r w:rsidR="00D71DF1">
        <w:rPr>
          <w:rFonts w:ascii="Arial" w:hAnsi="Arial" w:cs="Arial"/>
          <w:b/>
          <w:bCs/>
          <w:sz w:val="22"/>
          <w:szCs w:val="22"/>
        </w:rPr>
        <w:t>s</w:t>
      </w:r>
      <w:r w:rsidRPr="000944A9">
        <w:rPr>
          <w:rFonts w:ascii="Arial" w:hAnsi="Arial" w:cs="Arial"/>
          <w:b/>
          <w:bCs/>
          <w:sz w:val="22"/>
          <w:szCs w:val="22"/>
        </w:rPr>
        <w:t xml:space="preserve"> 1</w:t>
      </w:r>
      <w:r w:rsidR="001C5F2C">
        <w:rPr>
          <w:rFonts w:ascii="Arial" w:hAnsi="Arial" w:cs="Arial"/>
          <w:sz w:val="22"/>
          <w:szCs w:val="22"/>
        </w:rPr>
        <w:t xml:space="preserve"> and </w:t>
      </w:r>
      <w:r w:rsidR="001C5F2C" w:rsidRPr="001C5F2C">
        <w:rPr>
          <w:rFonts w:ascii="Arial" w:hAnsi="Arial" w:cs="Arial"/>
          <w:b/>
          <w:bCs/>
          <w:sz w:val="22"/>
          <w:szCs w:val="22"/>
        </w:rPr>
        <w:t>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35E789B4" w:rsidR="00B07B5C" w:rsidRDefault="00B07B5C" w:rsidP="00332D2F">
      <w:pPr>
        <w:spacing w:line="360" w:lineRule="auto"/>
        <w:ind w:firstLine="720"/>
        <w:rPr>
          <w:rFonts w:ascii="Arial" w:hAnsi="Arial" w:cs="Arial"/>
          <w:sz w:val="22"/>
          <w:szCs w:val="22"/>
        </w:rPr>
      </w:pPr>
      <w:commentRangeStart w:id="157"/>
      <w:commentRangeStart w:id="158"/>
      <w:r w:rsidRPr="00B306C3">
        <w:rPr>
          <w:rFonts w:ascii="Arial" w:hAnsi="Arial" w:cs="Arial"/>
          <w:sz w:val="22"/>
          <w:szCs w:val="22"/>
        </w:rPr>
        <w:t>In this correct scenario, the exposure</w:t>
      </w:r>
      <w:ins w:id="159" w:author="Heather M" w:date="2025-10-13T17:08:00Z" w16du:dateUtc="2025-10-13T21:08:00Z">
        <w:r w:rsidR="00BE6B40">
          <w:rPr>
            <w:rFonts w:ascii="Arial" w:hAnsi="Arial" w:cs="Arial"/>
            <w:sz w:val="22"/>
            <w:szCs w:val="22"/>
          </w:rPr>
          <w:t xml:space="preserve"> (</w:t>
        </w:r>
        <w:r w:rsidR="00BE6B40" w:rsidRPr="00BE6B40">
          <w:rPr>
            <w:rFonts w:ascii="Arial" w:hAnsi="Arial" w:cs="Arial"/>
            <w:i/>
            <w:iCs/>
            <w:sz w:val="22"/>
            <w:szCs w:val="22"/>
            <w:rPrChange w:id="160" w:author="Heather M" w:date="2025-10-13T17:08:00Z" w16du:dateUtc="2025-10-13T21:08:00Z">
              <w:rPr>
                <w:rFonts w:ascii="Arial" w:hAnsi="Arial" w:cs="Arial"/>
                <w:sz w:val="22"/>
                <w:szCs w:val="22"/>
              </w:rPr>
            </w:rPrChange>
          </w:rPr>
          <w:t>A</w:t>
        </w:r>
        <w:r w:rsidR="00BE6B40">
          <w:rPr>
            <w:rFonts w:ascii="Arial" w:hAnsi="Arial" w:cs="Arial"/>
            <w:sz w:val="22"/>
            <w:szCs w:val="22"/>
          </w:rPr>
          <w:t>)</w:t>
        </w:r>
      </w:ins>
      <w:r w:rsidRPr="00B306C3">
        <w:rPr>
          <w:rFonts w:ascii="Arial" w:hAnsi="Arial" w:cs="Arial"/>
          <w:sz w:val="22"/>
          <w:szCs w:val="22"/>
        </w:rPr>
        <w:t xml:space="preserve"> and </w:t>
      </w:r>
      <w:ins w:id="161" w:author="Heather M" w:date="2025-10-13T17:08:00Z" w16du:dateUtc="2025-10-13T21:08:00Z">
        <w:r w:rsidR="00BE6B40">
          <w:rPr>
            <w:rFonts w:ascii="Arial" w:hAnsi="Arial" w:cs="Arial"/>
            <w:sz w:val="22"/>
            <w:szCs w:val="22"/>
          </w:rPr>
          <w:t xml:space="preserve">primary </w:t>
        </w:r>
      </w:ins>
      <w:r w:rsidRPr="00B306C3">
        <w:rPr>
          <w:rFonts w:ascii="Arial" w:hAnsi="Arial" w:cs="Arial"/>
          <w:sz w:val="22"/>
          <w:szCs w:val="22"/>
        </w:rPr>
        <w:t>outcome</w:t>
      </w:r>
      <w:ins w:id="162" w:author="Heather M" w:date="2025-10-13T17:08:00Z" w16du:dateUtc="2025-10-13T21:08:00Z">
        <w:r w:rsidR="00BE6B40">
          <w:rPr>
            <w:rFonts w:ascii="Arial" w:hAnsi="Arial" w:cs="Arial"/>
            <w:sz w:val="22"/>
            <w:szCs w:val="22"/>
          </w:rPr>
          <w:t xml:space="preserve"> (</w:t>
        </w:r>
        <w:r w:rsidR="00BE6B40" w:rsidRPr="00BE6B40">
          <w:rPr>
            <w:rFonts w:ascii="Arial" w:hAnsi="Arial" w:cs="Arial"/>
            <w:i/>
            <w:iCs/>
            <w:sz w:val="22"/>
            <w:szCs w:val="22"/>
            <w:rPrChange w:id="163" w:author="Heather M" w:date="2025-10-13T17:08:00Z" w16du:dateUtc="2025-10-13T21:08:00Z">
              <w:rPr>
                <w:rFonts w:ascii="Arial" w:hAnsi="Arial" w:cs="Arial"/>
                <w:sz w:val="22"/>
                <w:szCs w:val="22"/>
              </w:rPr>
            </w:rPrChange>
          </w:rPr>
          <w:t>Y</w:t>
        </w:r>
        <w:r w:rsidR="00BE6B40">
          <w:rPr>
            <w:rFonts w:ascii="Arial" w:hAnsi="Arial" w:cs="Arial"/>
            <w:sz w:val="22"/>
            <w:szCs w:val="22"/>
          </w:rPr>
          <w:t>)</w:t>
        </w:r>
      </w:ins>
      <w:r w:rsidRPr="00B306C3">
        <w:rPr>
          <w:rFonts w:ascii="Arial" w:hAnsi="Arial" w:cs="Arial"/>
          <w:sz w:val="22"/>
          <w:szCs w:val="22"/>
        </w:rPr>
        <w:t xml:space="preserv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w:t>
      </w:r>
      <w:ins w:id="164" w:author="Heather M" w:date="2025-10-13T17:49:00Z" w16du:dateUtc="2025-10-13T21:49:00Z">
        <w:r w:rsidR="007527DB">
          <w:rPr>
            <w:rFonts w:ascii="Arial" w:hAnsi="Arial" w:cs="Arial"/>
            <w:sz w:val="22"/>
            <w:szCs w:val="22"/>
          </w:rPr>
          <w:t xml:space="preserve">a </w:t>
        </w:r>
      </w:ins>
      <w:r w:rsidRPr="00B306C3">
        <w:rPr>
          <w:rFonts w:ascii="Arial" w:hAnsi="Arial" w:cs="Arial"/>
          <w:sz w:val="22"/>
          <w:szCs w:val="22"/>
        </w:rPr>
        <w:t>measured confounder</w:t>
      </w:r>
      <w:del w:id="165" w:author="Heather M" w:date="2025-10-13T17:49:00Z" w16du:dateUtc="2025-10-13T21:49:00Z">
        <w:r w:rsidRPr="00B306C3" w:rsidDel="007527DB">
          <w:rPr>
            <w:rFonts w:ascii="Arial" w:hAnsi="Arial" w:cs="Arial"/>
            <w:sz w:val="22"/>
            <w:szCs w:val="22"/>
          </w:rPr>
          <w:delText>s</w:delText>
        </w:r>
      </w:del>
      <w:r w:rsidRPr="00B306C3">
        <w:rPr>
          <w:rFonts w:ascii="Arial" w:hAnsi="Arial" w:cs="Arial"/>
          <w:sz w:val="22"/>
          <w:szCs w:val="22"/>
        </w:rPr>
        <w:t xml:space="preserve">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w:t>
      </w:r>
      <w:ins w:id="166" w:author="Heather M" w:date="2025-10-13T17:09:00Z" w16du:dateUtc="2025-10-13T21:09:00Z">
        <w:r w:rsidR="007A2720">
          <w:rPr>
            <w:rFonts w:ascii="Arial" w:hAnsi="Arial" w:cs="Arial"/>
            <w:sz w:val="22"/>
            <w:szCs w:val="22"/>
          </w:rPr>
          <w:t xml:space="preserve"> </w:t>
        </w:r>
      </w:ins>
      <w:del w:id="167" w:author="Heather M" w:date="2025-10-13T17:08:00Z" w16du:dateUtc="2025-10-13T21:08:00Z">
        <w:r w:rsidR="002B7680" w:rsidRPr="00B306C3" w:rsidDel="007A2720">
          <w:rPr>
            <w:rFonts w:ascii="Arial" w:hAnsi="Arial" w:cs="Arial"/>
            <w:sz w:val="22"/>
            <w:szCs w:val="22"/>
          </w:rPr>
          <w:delText xml:space="preserve"> exposure</w:delText>
        </w:r>
      </w:del>
      <w:ins w:id="168" w:author="Mayeda, Elizabeth Rose" w:date="2025-10-09T18:36:00Z" w16du:dateUtc="2025-10-10T01:36:00Z">
        <w:del w:id="169" w:author="Heather M" w:date="2025-10-13T17:08:00Z" w16du:dateUtc="2025-10-13T21:08:00Z">
          <w:r w:rsidR="000D5962" w:rsidDel="007A2720">
            <w:rPr>
              <w:rFonts w:ascii="Arial" w:hAnsi="Arial" w:cs="Arial"/>
              <w:sz w:val="22"/>
              <w:szCs w:val="22"/>
            </w:rPr>
            <w:delText xml:space="preserve"> (</w:delText>
          </w:r>
        </w:del>
        <w:r w:rsidR="000D5962" w:rsidRPr="009D5DF2">
          <w:rPr>
            <w:rFonts w:ascii="Arial" w:hAnsi="Arial" w:cs="Arial"/>
            <w:i/>
            <w:iCs/>
            <w:sz w:val="22"/>
            <w:szCs w:val="22"/>
            <w:rPrChange w:id="170" w:author="Heather M" w:date="2025-10-13T17:06:00Z" w16du:dateUtc="2025-10-13T21:06:00Z">
              <w:rPr>
                <w:rFonts w:ascii="Arial" w:hAnsi="Arial" w:cs="Arial"/>
                <w:sz w:val="22"/>
                <w:szCs w:val="22"/>
              </w:rPr>
            </w:rPrChange>
          </w:rPr>
          <w:t>A</w:t>
        </w:r>
        <w:del w:id="171" w:author="Heather M" w:date="2025-10-13T17:08:00Z" w16du:dateUtc="2025-10-13T21:08:00Z">
          <w:r w:rsidR="000D5962" w:rsidDel="007A2720">
            <w:rPr>
              <w:rFonts w:ascii="Arial" w:hAnsi="Arial" w:cs="Arial"/>
              <w:sz w:val="22"/>
              <w:szCs w:val="22"/>
            </w:rPr>
            <w:delText>)</w:delText>
          </w:r>
        </w:del>
      </w:ins>
      <w:r w:rsidR="001E3D10">
        <w:rPr>
          <w:rFonts w:ascii="Arial" w:hAnsi="Arial" w:cs="Arial"/>
          <w:sz w:val="22"/>
          <w:szCs w:val="22"/>
        </w:rPr>
        <w:t xml:space="preserve"> – </w:t>
      </w:r>
      <w:del w:id="172" w:author="Heather M" w:date="2025-10-13T17:08:00Z" w16du:dateUtc="2025-10-13T21:08:00Z">
        <w:r w:rsidR="001E3D10" w:rsidDel="007A2720">
          <w:rPr>
            <w:rFonts w:ascii="Arial" w:hAnsi="Arial" w:cs="Arial"/>
            <w:sz w:val="22"/>
            <w:szCs w:val="22"/>
          </w:rPr>
          <w:delText xml:space="preserve">primary </w:delText>
        </w:r>
        <w:r w:rsidR="002B7680" w:rsidRPr="00B306C3" w:rsidDel="007A2720">
          <w:rPr>
            <w:rFonts w:ascii="Arial" w:hAnsi="Arial" w:cs="Arial"/>
            <w:sz w:val="22"/>
            <w:szCs w:val="22"/>
          </w:rPr>
          <w:delText>outcome</w:delText>
        </w:r>
      </w:del>
      <w:ins w:id="173" w:author="Mayeda, Elizabeth Rose" w:date="2025-10-09T18:36:00Z" w16du:dateUtc="2025-10-10T01:36:00Z">
        <w:del w:id="174" w:author="Heather M" w:date="2025-10-13T17:09:00Z" w16du:dateUtc="2025-10-13T21:09:00Z">
          <w:r w:rsidR="000D5962" w:rsidDel="007A2720">
            <w:rPr>
              <w:rFonts w:ascii="Arial" w:hAnsi="Arial" w:cs="Arial"/>
              <w:sz w:val="22"/>
              <w:szCs w:val="22"/>
            </w:rPr>
            <w:delText xml:space="preserve"> (</w:delText>
          </w:r>
        </w:del>
        <w:r w:rsidR="000D5962" w:rsidRPr="009D5DF2">
          <w:rPr>
            <w:rFonts w:ascii="Arial" w:hAnsi="Arial" w:cs="Arial"/>
            <w:i/>
            <w:iCs/>
            <w:sz w:val="22"/>
            <w:szCs w:val="22"/>
            <w:rPrChange w:id="175" w:author="Heather M" w:date="2025-10-13T17:06:00Z" w16du:dateUtc="2025-10-13T21:06:00Z">
              <w:rPr>
                <w:rFonts w:ascii="Arial" w:hAnsi="Arial" w:cs="Arial"/>
                <w:sz w:val="22"/>
                <w:szCs w:val="22"/>
              </w:rPr>
            </w:rPrChange>
          </w:rPr>
          <w:t>Y</w:t>
        </w:r>
        <w:del w:id="176" w:author="Heather M" w:date="2025-10-13T17:09:00Z" w16du:dateUtc="2025-10-13T21:09:00Z">
          <w:r w:rsidR="000D5962" w:rsidDel="007A2720">
            <w:rPr>
              <w:rFonts w:ascii="Arial" w:hAnsi="Arial" w:cs="Arial"/>
              <w:sz w:val="22"/>
              <w:szCs w:val="22"/>
            </w:rPr>
            <w:delText>)</w:delText>
          </w:r>
        </w:del>
      </w:ins>
      <w:r w:rsidR="002B7680" w:rsidRPr="00B306C3">
        <w:rPr>
          <w:rFonts w:ascii="Arial" w:hAnsi="Arial" w:cs="Arial"/>
          <w:sz w:val="22"/>
          <w:szCs w:val="22"/>
        </w:rPr>
        <w:t xml:space="preserve"> 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w:t>
      </w:r>
      <w:ins w:id="177" w:author="Mayeda, Elizabeth Rose" w:date="2025-10-09T18:36:00Z" w16du:dateUtc="2025-10-10T01:36:00Z">
        <w:r w:rsidR="000D5962">
          <w:rPr>
            <w:rFonts w:ascii="Arial" w:hAnsi="Arial" w:cs="Arial"/>
            <w:sz w:val="22"/>
            <w:szCs w:val="22"/>
          </w:rPr>
          <w:t xml:space="preserve"> </w:t>
        </w:r>
        <w:del w:id="178" w:author="Heather M" w:date="2025-10-13T17:49:00Z" w16du:dateUtc="2025-10-13T21:49:00Z">
          <w:r w:rsidR="000D5962" w:rsidDel="00AD7598">
            <w:rPr>
              <w:rFonts w:ascii="Arial" w:hAnsi="Arial" w:cs="Arial"/>
              <w:sz w:val="22"/>
              <w:szCs w:val="22"/>
            </w:rPr>
            <w:delText>(</w:delText>
          </w:r>
        </w:del>
        <w:r w:rsidR="000D5962" w:rsidRPr="009D5DF2">
          <w:rPr>
            <w:rFonts w:ascii="Arial" w:hAnsi="Arial" w:cs="Arial"/>
            <w:i/>
            <w:iCs/>
            <w:sz w:val="22"/>
            <w:szCs w:val="22"/>
            <w:rPrChange w:id="179" w:author="Heather M" w:date="2025-10-13T17:06:00Z" w16du:dateUtc="2025-10-13T21:06:00Z">
              <w:rPr>
                <w:rFonts w:ascii="Arial" w:hAnsi="Arial" w:cs="Arial"/>
                <w:sz w:val="22"/>
                <w:szCs w:val="22"/>
              </w:rPr>
            </w:rPrChange>
          </w:rPr>
          <w:t>N</w:t>
        </w:r>
        <w:del w:id="180" w:author="Heather M" w:date="2025-10-13T17:49:00Z" w16du:dateUtc="2025-10-13T21:49:00Z">
          <w:r w:rsidR="000D5962" w:rsidDel="00AD7598">
            <w:rPr>
              <w:rFonts w:ascii="Arial" w:hAnsi="Arial" w:cs="Arial"/>
              <w:sz w:val="22"/>
              <w:szCs w:val="22"/>
            </w:rPr>
            <w:delText>)</w:delText>
          </w:r>
        </w:del>
      </w:ins>
      <w:r w:rsidRPr="00B306C3">
        <w:rPr>
          <w:rFonts w:ascii="Arial" w:hAnsi="Arial" w:cs="Arial"/>
          <w:sz w:val="22"/>
          <w:szCs w:val="22"/>
        </w:rPr>
        <w:t xml:space="preserve"> </w:t>
      </w:r>
      <w:r w:rsidR="001E3D10">
        <w:rPr>
          <w:rFonts w:ascii="Arial" w:hAnsi="Arial" w:cs="Arial"/>
          <w:sz w:val="22"/>
          <w:szCs w:val="22"/>
        </w:rPr>
        <w:t xml:space="preserve">is </w:t>
      </w:r>
      <w:r w:rsidRPr="00B306C3">
        <w:rPr>
          <w:rFonts w:ascii="Arial" w:hAnsi="Arial" w:cs="Arial"/>
          <w:sz w:val="22"/>
          <w:szCs w:val="22"/>
        </w:rPr>
        <w:t>perfectly u-comparable to the primary outcome</w:t>
      </w:r>
      <w:ins w:id="181" w:author="Mayeda, Elizabeth Rose" w:date="2025-10-09T18:36:00Z" w16du:dateUtc="2025-10-10T01:36:00Z">
        <w:r w:rsidR="000D5962">
          <w:rPr>
            <w:rFonts w:ascii="Arial" w:hAnsi="Arial" w:cs="Arial"/>
            <w:sz w:val="22"/>
            <w:szCs w:val="22"/>
          </w:rPr>
          <w:t xml:space="preserve"> </w:t>
        </w:r>
        <w:del w:id="182" w:author="Heather M" w:date="2025-10-13T17:09:00Z" w16du:dateUtc="2025-10-13T21:09:00Z">
          <w:r w:rsidR="000D5962" w:rsidDel="00081D9E">
            <w:rPr>
              <w:rFonts w:ascii="Arial" w:hAnsi="Arial" w:cs="Arial"/>
              <w:sz w:val="22"/>
              <w:szCs w:val="22"/>
            </w:rPr>
            <w:delText>(</w:delText>
          </w:r>
        </w:del>
        <w:r w:rsidR="000D5962" w:rsidRPr="009D5DF2">
          <w:rPr>
            <w:rFonts w:ascii="Arial" w:hAnsi="Arial" w:cs="Arial"/>
            <w:i/>
            <w:iCs/>
            <w:sz w:val="22"/>
            <w:szCs w:val="22"/>
            <w:rPrChange w:id="183" w:author="Heather M" w:date="2025-10-13T17:06:00Z" w16du:dateUtc="2025-10-13T21:06:00Z">
              <w:rPr>
                <w:rFonts w:ascii="Arial" w:hAnsi="Arial" w:cs="Arial"/>
                <w:sz w:val="22"/>
                <w:szCs w:val="22"/>
              </w:rPr>
            </w:rPrChange>
          </w:rPr>
          <w:t>Y</w:t>
        </w:r>
        <w:del w:id="184" w:author="Heather M" w:date="2025-10-13T17:09:00Z" w16du:dateUtc="2025-10-13T21:09:00Z">
          <w:r w:rsidR="000D5962" w:rsidDel="00081D9E">
            <w:rPr>
              <w:rFonts w:ascii="Arial" w:hAnsi="Arial" w:cs="Arial"/>
              <w:sz w:val="22"/>
              <w:szCs w:val="22"/>
            </w:rPr>
            <w:delText>)</w:delText>
          </w:r>
        </w:del>
      </w:ins>
      <w:r w:rsidRPr="00B306C3">
        <w:rPr>
          <w:rFonts w:ascii="Arial" w:hAnsi="Arial" w:cs="Arial"/>
          <w:sz w:val="22"/>
          <w:szCs w:val="22"/>
        </w:rPr>
        <w:t xml:space="preserve">. </w:t>
      </w:r>
      <w:commentRangeEnd w:id="157"/>
      <w:r w:rsidR="000D5962">
        <w:rPr>
          <w:rStyle w:val="CommentReference"/>
          <w:rFonts w:asciiTheme="minorHAnsi" w:eastAsiaTheme="minorHAnsi" w:hAnsiTheme="minorHAnsi" w:cstheme="minorBidi"/>
          <w:kern w:val="2"/>
          <w14:ligatures w14:val="standardContextual"/>
        </w:rPr>
        <w:commentReference w:id="157"/>
      </w:r>
      <w:commentRangeEnd w:id="158"/>
      <w:r w:rsidR="0081190D">
        <w:rPr>
          <w:rStyle w:val="CommentReference"/>
          <w:rFonts w:asciiTheme="minorHAnsi" w:eastAsiaTheme="minorHAnsi" w:hAnsiTheme="minorHAnsi" w:cstheme="minorBidi"/>
          <w:kern w:val="2"/>
          <w14:ligatures w14:val="standardContextual"/>
        </w:rPr>
        <w:commentReference w:id="158"/>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6119EA5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 xml:space="preserve">2: </w:t>
      </w:r>
      <w:r w:rsidR="00233F1D">
        <w:rPr>
          <w:rFonts w:ascii="Arial" w:hAnsi="Arial" w:cs="Arial"/>
          <w:i/>
          <w:iCs/>
          <w:sz w:val="22"/>
          <w:szCs w:val="22"/>
        </w:rPr>
        <w:t>Different unobserved confounding mechanisms</w:t>
      </w:r>
    </w:p>
    <w:p w14:paraId="19890D7B" w14:textId="51E055B3"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 xml:space="preserve">In this scenario, </w:t>
      </w:r>
      <w:ins w:id="185" w:author="Heather M" w:date="2025-10-13T17:12:00Z" w16du:dateUtc="2025-10-13T21:12:00Z">
        <w:r w:rsidR="00AD0218">
          <w:rPr>
            <w:rFonts w:ascii="Arial" w:hAnsi="Arial" w:cs="Arial"/>
            <w:sz w:val="22"/>
            <w:szCs w:val="22"/>
          </w:rPr>
          <w:t xml:space="preserve">exposure </w:t>
        </w:r>
      </w:ins>
      <w:ins w:id="186" w:author="Heather M" w:date="2025-10-13T16:59:00Z" w16du:dateUtc="2025-10-13T20:59:00Z">
        <w:r w:rsidR="00764641" w:rsidRPr="002E238B">
          <w:rPr>
            <w:rFonts w:ascii="Arial" w:hAnsi="Arial" w:cs="Arial"/>
            <w:i/>
            <w:iCs/>
            <w:sz w:val="22"/>
            <w:szCs w:val="22"/>
            <w:rPrChange w:id="187" w:author="Heather M" w:date="2025-10-13T16:59:00Z" w16du:dateUtc="2025-10-13T20:59:00Z">
              <w:rPr>
                <w:rFonts w:ascii="Arial" w:hAnsi="Arial" w:cs="Arial"/>
                <w:sz w:val="22"/>
                <w:szCs w:val="22"/>
              </w:rPr>
            </w:rPrChange>
          </w:rPr>
          <w:t>A</w:t>
        </w:r>
      </w:ins>
      <w:del w:id="188" w:author="Heather M" w:date="2025-10-13T16:59:00Z" w16du:dateUtc="2025-10-13T20:59:00Z">
        <w:r w:rsidRPr="00B306C3" w:rsidDel="00764641">
          <w:rPr>
            <w:rFonts w:ascii="Arial" w:hAnsi="Arial" w:cs="Arial"/>
            <w:sz w:val="22"/>
            <w:szCs w:val="22"/>
          </w:rPr>
          <w:delText>the exposure</w:delText>
        </w:r>
      </w:del>
      <w:r w:rsidRPr="00B306C3">
        <w:rPr>
          <w:rFonts w:ascii="Arial" w:hAnsi="Arial" w:cs="Arial"/>
          <w:sz w:val="22"/>
          <w:szCs w:val="22"/>
        </w:rPr>
        <w:t xml:space="preserve"> and</w:t>
      </w:r>
      <w:r w:rsidR="00A24C1E">
        <w:rPr>
          <w:rFonts w:ascii="Arial" w:hAnsi="Arial" w:cs="Arial"/>
          <w:sz w:val="22"/>
          <w:szCs w:val="22"/>
        </w:rPr>
        <w:t xml:space="preserve"> </w:t>
      </w:r>
      <w:ins w:id="189" w:author="Heather M" w:date="2025-10-13T17:12:00Z" w16du:dateUtc="2025-10-13T21:12:00Z">
        <w:r w:rsidR="00AD0218">
          <w:rPr>
            <w:rFonts w:ascii="Arial" w:hAnsi="Arial" w:cs="Arial"/>
            <w:sz w:val="22"/>
            <w:szCs w:val="22"/>
          </w:rPr>
          <w:t xml:space="preserve">primary outcome </w:t>
        </w:r>
      </w:ins>
      <w:ins w:id="190" w:author="Heather M" w:date="2025-10-13T16:59:00Z" w16du:dateUtc="2025-10-13T20:59:00Z">
        <w:r w:rsidR="00764641" w:rsidRPr="002E238B">
          <w:rPr>
            <w:rFonts w:ascii="Arial" w:hAnsi="Arial" w:cs="Arial"/>
            <w:i/>
            <w:iCs/>
            <w:sz w:val="22"/>
            <w:szCs w:val="22"/>
            <w:rPrChange w:id="191" w:author="Heather M" w:date="2025-10-13T16:59:00Z" w16du:dateUtc="2025-10-13T20:59:00Z">
              <w:rPr>
                <w:rFonts w:ascii="Arial" w:hAnsi="Arial" w:cs="Arial"/>
                <w:sz w:val="22"/>
                <w:szCs w:val="22"/>
              </w:rPr>
            </w:rPrChange>
          </w:rPr>
          <w:t>Y</w:t>
        </w:r>
      </w:ins>
      <w:del w:id="192" w:author="Heather M" w:date="2025-10-13T16:59:00Z" w16du:dateUtc="2025-10-13T20:59:00Z">
        <w:r w:rsidR="00A24C1E" w:rsidDel="00764641">
          <w:rPr>
            <w:rFonts w:ascii="Arial" w:hAnsi="Arial" w:cs="Arial"/>
            <w:sz w:val="22"/>
            <w:szCs w:val="22"/>
          </w:rPr>
          <w:delText>primary</w:delText>
        </w:r>
        <w:r w:rsidRPr="00B306C3" w:rsidDel="00764641">
          <w:rPr>
            <w:rFonts w:ascii="Arial" w:hAnsi="Arial" w:cs="Arial"/>
            <w:sz w:val="22"/>
            <w:szCs w:val="22"/>
          </w:rPr>
          <w:delText xml:space="preserve"> outcome</w:delText>
        </w:r>
      </w:del>
      <w:r w:rsidRPr="00B306C3">
        <w:rPr>
          <w:rFonts w:ascii="Arial" w:hAnsi="Arial" w:cs="Arial"/>
          <w:sz w:val="22"/>
          <w:szCs w:val="22"/>
        </w:rPr>
        <w:t xml:space="preserv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w:t>
      </w:r>
      <w:ins w:id="193" w:author="Heather M" w:date="2025-10-13T17:49:00Z" w16du:dateUtc="2025-10-13T21:49:00Z">
        <w:r w:rsidR="008876F0">
          <w:rPr>
            <w:rFonts w:ascii="Arial" w:hAnsi="Arial" w:cs="Arial"/>
            <w:sz w:val="22"/>
            <w:szCs w:val="22"/>
          </w:rPr>
          <w:t xml:space="preserve">a </w:t>
        </w:r>
      </w:ins>
      <w:r w:rsidRPr="00B306C3">
        <w:rPr>
          <w:rFonts w:ascii="Arial" w:hAnsi="Arial" w:cs="Arial"/>
          <w:sz w:val="22"/>
          <w:szCs w:val="22"/>
        </w:rPr>
        <w:t>measured confounder</w:t>
      </w:r>
      <w:del w:id="194" w:author="Heather M" w:date="2025-10-13T17:49:00Z" w16du:dateUtc="2025-10-13T21:49:00Z">
        <w:r w:rsidRPr="00B306C3" w:rsidDel="008876F0">
          <w:rPr>
            <w:rFonts w:ascii="Arial" w:hAnsi="Arial" w:cs="Arial"/>
            <w:sz w:val="22"/>
            <w:szCs w:val="22"/>
          </w:rPr>
          <w:delText>s</w:delText>
        </w:r>
      </w:del>
      <w:r w:rsidRPr="00B306C3">
        <w:rPr>
          <w:rFonts w:ascii="Arial" w:hAnsi="Arial" w:cs="Arial"/>
          <w:sz w:val="22"/>
          <w:szCs w:val="22"/>
        </w:rPr>
        <w:t xml:space="preserve"> </w:t>
      </w:r>
      <w:r w:rsidRPr="00283543">
        <w:rPr>
          <w:rFonts w:ascii="Arial" w:hAnsi="Arial" w:cs="Arial"/>
          <w:i/>
          <w:iCs/>
          <w:sz w:val="22"/>
          <w:szCs w:val="22"/>
        </w:rPr>
        <w:t>L</w:t>
      </w:r>
      <w:r w:rsidRPr="00B306C3">
        <w:rPr>
          <w:rFonts w:ascii="Arial" w:hAnsi="Arial" w:cs="Arial"/>
          <w:sz w:val="22"/>
          <w:szCs w:val="22"/>
        </w:rPr>
        <w:t xml:space="preserve">. The </w:t>
      </w:r>
      <w:ins w:id="195" w:author="Heather M" w:date="2025-10-13T17:15:00Z" w16du:dateUtc="2025-10-13T21:15:00Z">
        <w:r w:rsidR="00226260">
          <w:rPr>
            <w:rFonts w:ascii="Arial" w:hAnsi="Arial" w:cs="Arial"/>
            <w:sz w:val="22"/>
            <w:szCs w:val="22"/>
          </w:rPr>
          <w:t>association between</w:t>
        </w:r>
      </w:ins>
      <w:ins w:id="196" w:author="Heather M" w:date="2025-10-13T17:14:00Z" w16du:dateUtc="2025-10-13T21:14:00Z">
        <w:r w:rsidR="00B757F8">
          <w:rPr>
            <w:rFonts w:ascii="Arial" w:hAnsi="Arial" w:cs="Arial"/>
            <w:sz w:val="22"/>
            <w:szCs w:val="22"/>
          </w:rPr>
          <w:t xml:space="preserve"> </w:t>
        </w:r>
      </w:ins>
      <w:del w:id="197" w:author="Heather M" w:date="2025-10-13T17:12:00Z" w16du:dateUtc="2025-10-13T21:12:00Z">
        <w:r w:rsidRPr="00495BB7" w:rsidDel="00495BB7">
          <w:rPr>
            <w:rFonts w:ascii="Arial" w:hAnsi="Arial" w:cs="Arial"/>
            <w:i/>
            <w:iCs/>
            <w:sz w:val="22"/>
            <w:szCs w:val="22"/>
            <w:rPrChange w:id="198" w:author="Heather M" w:date="2025-10-13T17:12:00Z" w16du:dateUtc="2025-10-13T21:12:00Z">
              <w:rPr>
                <w:rFonts w:ascii="Arial" w:hAnsi="Arial" w:cs="Arial"/>
                <w:sz w:val="22"/>
                <w:szCs w:val="22"/>
              </w:rPr>
            </w:rPrChange>
          </w:rPr>
          <w:delText>exposure</w:delText>
        </w:r>
        <w:r w:rsidR="00A24C1E" w:rsidRPr="00495BB7" w:rsidDel="00495BB7">
          <w:rPr>
            <w:rFonts w:ascii="Arial" w:hAnsi="Arial" w:cs="Arial"/>
            <w:i/>
            <w:iCs/>
            <w:sz w:val="22"/>
            <w:szCs w:val="22"/>
            <w:rPrChange w:id="199" w:author="Heather M" w:date="2025-10-13T17:12:00Z" w16du:dateUtc="2025-10-13T21:12:00Z">
              <w:rPr>
                <w:rFonts w:ascii="Arial" w:hAnsi="Arial" w:cs="Arial"/>
                <w:sz w:val="22"/>
                <w:szCs w:val="22"/>
              </w:rPr>
            </w:rPrChange>
          </w:rPr>
          <w:delText xml:space="preserve"> </w:delText>
        </w:r>
      </w:del>
      <w:ins w:id="200" w:author="Heather M" w:date="2025-10-13T17:12:00Z" w16du:dateUtc="2025-10-13T21:12:00Z">
        <w:r w:rsidR="00495BB7" w:rsidRPr="00495BB7">
          <w:rPr>
            <w:rFonts w:ascii="Arial" w:hAnsi="Arial" w:cs="Arial"/>
            <w:i/>
            <w:iCs/>
            <w:sz w:val="22"/>
            <w:szCs w:val="22"/>
            <w:rPrChange w:id="201" w:author="Heather M" w:date="2025-10-13T17:12:00Z" w16du:dateUtc="2025-10-13T21:12:00Z">
              <w:rPr>
                <w:rFonts w:ascii="Arial" w:hAnsi="Arial" w:cs="Arial"/>
                <w:sz w:val="22"/>
                <w:szCs w:val="22"/>
              </w:rPr>
            </w:rPrChange>
          </w:rPr>
          <w:t>A</w:t>
        </w:r>
        <w:r w:rsidR="00495BB7">
          <w:rPr>
            <w:rFonts w:ascii="Arial" w:hAnsi="Arial" w:cs="Arial"/>
            <w:sz w:val="22"/>
            <w:szCs w:val="22"/>
          </w:rPr>
          <w:t xml:space="preserve"> </w:t>
        </w:r>
      </w:ins>
      <w:ins w:id="202" w:author="Heather M" w:date="2025-10-13T17:15:00Z" w16du:dateUtc="2025-10-13T21:15:00Z">
        <w:r w:rsidR="005008AD">
          <w:rPr>
            <w:rFonts w:ascii="Arial" w:hAnsi="Arial" w:cs="Arial"/>
            <w:sz w:val="22"/>
            <w:szCs w:val="22"/>
          </w:rPr>
          <w:t>and</w:t>
        </w:r>
      </w:ins>
      <w:ins w:id="203" w:author="Heather M" w:date="2025-10-13T17:17:00Z" w16du:dateUtc="2025-10-13T21:17:00Z">
        <w:r w:rsidR="00FB5802">
          <w:rPr>
            <w:rFonts w:ascii="Arial" w:hAnsi="Arial" w:cs="Arial"/>
            <w:sz w:val="22"/>
            <w:szCs w:val="22"/>
          </w:rPr>
          <w:t xml:space="preserve"> </w:t>
        </w:r>
      </w:ins>
      <w:del w:id="204" w:author="Heather M" w:date="2025-10-13T17:14:00Z" w16du:dateUtc="2025-10-13T21:14:00Z">
        <w:r w:rsidR="00A24C1E" w:rsidDel="00B757F8">
          <w:rPr>
            <w:rFonts w:ascii="Arial" w:hAnsi="Arial" w:cs="Arial"/>
            <w:sz w:val="22"/>
            <w:szCs w:val="22"/>
          </w:rPr>
          <w:delText xml:space="preserve">– </w:delText>
        </w:r>
      </w:del>
      <w:del w:id="205" w:author="Heather M" w:date="2025-10-13T17:12:00Z" w16du:dateUtc="2025-10-13T21:12:00Z">
        <w:r w:rsidR="00A24C1E" w:rsidRPr="00495BB7" w:rsidDel="00495BB7">
          <w:rPr>
            <w:rFonts w:ascii="Arial" w:hAnsi="Arial" w:cs="Arial"/>
            <w:i/>
            <w:iCs/>
            <w:sz w:val="22"/>
            <w:szCs w:val="22"/>
            <w:rPrChange w:id="206" w:author="Heather M" w:date="2025-10-13T17:12:00Z" w16du:dateUtc="2025-10-13T21:12:00Z">
              <w:rPr>
                <w:rFonts w:ascii="Arial" w:hAnsi="Arial" w:cs="Arial"/>
                <w:sz w:val="22"/>
                <w:szCs w:val="22"/>
              </w:rPr>
            </w:rPrChange>
          </w:rPr>
          <w:delText xml:space="preserve">primary </w:delText>
        </w:r>
        <w:r w:rsidRPr="00495BB7" w:rsidDel="00495BB7">
          <w:rPr>
            <w:rFonts w:ascii="Arial" w:hAnsi="Arial" w:cs="Arial"/>
            <w:i/>
            <w:iCs/>
            <w:sz w:val="22"/>
            <w:szCs w:val="22"/>
            <w:rPrChange w:id="207" w:author="Heather M" w:date="2025-10-13T17:12:00Z" w16du:dateUtc="2025-10-13T21:12:00Z">
              <w:rPr>
                <w:rFonts w:ascii="Arial" w:hAnsi="Arial" w:cs="Arial"/>
                <w:sz w:val="22"/>
                <w:szCs w:val="22"/>
              </w:rPr>
            </w:rPrChange>
          </w:rPr>
          <w:delText>outcome</w:delText>
        </w:r>
      </w:del>
      <w:ins w:id="208" w:author="Heather M" w:date="2025-10-13T17:12:00Z" w16du:dateUtc="2025-10-13T21:12:00Z">
        <w:r w:rsidR="00495BB7" w:rsidRPr="00495BB7">
          <w:rPr>
            <w:rFonts w:ascii="Arial" w:hAnsi="Arial" w:cs="Arial"/>
            <w:i/>
            <w:iCs/>
            <w:sz w:val="22"/>
            <w:szCs w:val="22"/>
            <w:rPrChange w:id="209" w:author="Heather M" w:date="2025-10-13T17:12:00Z" w16du:dateUtc="2025-10-13T21:12:00Z">
              <w:rPr>
                <w:rFonts w:ascii="Arial" w:hAnsi="Arial" w:cs="Arial"/>
                <w:sz w:val="22"/>
                <w:szCs w:val="22"/>
              </w:rPr>
            </w:rPrChange>
          </w:rPr>
          <w:t>Y</w:t>
        </w:r>
      </w:ins>
      <w:r w:rsidRPr="00B306C3">
        <w:rPr>
          <w:rFonts w:ascii="Arial" w:hAnsi="Arial" w:cs="Arial"/>
          <w:sz w:val="22"/>
          <w:szCs w:val="22"/>
        </w:rPr>
        <w:t xml:space="preserve"> </w:t>
      </w:r>
      <w:del w:id="210" w:author="Heather M" w:date="2025-10-13T17:12:00Z" w16du:dateUtc="2025-10-13T21:12:00Z">
        <w:r w:rsidRPr="00B306C3" w:rsidDel="006E7768">
          <w:rPr>
            <w:rFonts w:ascii="Arial" w:hAnsi="Arial" w:cs="Arial"/>
            <w:sz w:val="22"/>
            <w:szCs w:val="22"/>
          </w:rPr>
          <w:delText xml:space="preserve">association </w:delText>
        </w:r>
      </w:del>
      <w:r w:rsidRPr="00B306C3">
        <w:rPr>
          <w:rFonts w:ascii="Arial" w:hAnsi="Arial" w:cs="Arial"/>
          <w:sz w:val="22"/>
          <w:szCs w:val="22"/>
        </w:rPr>
        <w:t>is biased</w:t>
      </w:r>
      <w:r w:rsidR="00657EE2">
        <w:rPr>
          <w:rFonts w:ascii="Arial" w:hAnsi="Arial" w:cs="Arial"/>
          <w:sz w:val="22"/>
          <w:szCs w:val="22"/>
        </w:rPr>
        <w:t xml:space="preserve"> upward by confounding</w:t>
      </w:r>
      <w:ins w:id="211" w:author="Mayeda, Elizabeth Rose" w:date="2025-10-09T18:47:00Z" w16du:dateUtc="2025-10-10T01:47:00Z">
        <w:r w:rsidR="004D24A8">
          <w:rPr>
            <w:rFonts w:ascii="Arial" w:hAnsi="Arial" w:cs="Arial"/>
            <w:sz w:val="22"/>
            <w:szCs w:val="22"/>
          </w:rPr>
          <w:t xml:space="preserve"> b</w:t>
        </w:r>
        <w:del w:id="212" w:author="Heather M" w:date="2025-10-13T17:06:00Z" w16du:dateUtc="2025-10-13T21:06:00Z">
          <w:r w:rsidR="004D24A8" w:rsidDel="00992891">
            <w:rPr>
              <w:rFonts w:ascii="Arial" w:hAnsi="Arial" w:cs="Arial"/>
              <w:sz w:val="22"/>
              <w:szCs w:val="22"/>
            </w:rPr>
            <w:delText>u</w:delText>
          </w:r>
        </w:del>
        <w:r w:rsidR="004D24A8">
          <w:rPr>
            <w:rFonts w:ascii="Arial" w:hAnsi="Arial" w:cs="Arial"/>
            <w:sz w:val="22"/>
            <w:szCs w:val="22"/>
          </w:rPr>
          <w:t xml:space="preserve">y </w:t>
        </w:r>
        <w:r w:rsidR="004D24A8" w:rsidRPr="004D24A8">
          <w:rPr>
            <w:rFonts w:ascii="Arial" w:hAnsi="Arial" w:cs="Arial"/>
            <w:i/>
            <w:iCs/>
            <w:sz w:val="22"/>
            <w:szCs w:val="22"/>
            <w:rPrChange w:id="213" w:author="Mayeda, Elizabeth Rose" w:date="2025-10-09T18:47:00Z" w16du:dateUtc="2025-10-10T01:47:00Z">
              <w:rPr>
                <w:rFonts w:ascii="Arial" w:hAnsi="Arial" w:cs="Arial"/>
                <w:sz w:val="22"/>
                <w:szCs w:val="22"/>
              </w:rPr>
            </w:rPrChange>
          </w:rPr>
          <w:t>U</w:t>
        </w:r>
        <w:r w:rsidR="004D24A8">
          <w:rPr>
            <w:rFonts w:ascii="Arial" w:hAnsi="Arial" w:cs="Arial"/>
            <w:sz w:val="22"/>
            <w:szCs w:val="22"/>
          </w:rPr>
          <w:t xml:space="preserve"> and </w:t>
        </w:r>
        <w:r w:rsidR="004D24A8" w:rsidRPr="004D24A8">
          <w:rPr>
            <w:rFonts w:ascii="Arial" w:hAnsi="Arial" w:cs="Arial"/>
            <w:i/>
            <w:iCs/>
            <w:sz w:val="22"/>
            <w:szCs w:val="22"/>
            <w:rPrChange w:id="214" w:author="Mayeda, Elizabeth Rose" w:date="2025-10-09T18:47:00Z" w16du:dateUtc="2025-10-10T01:47:00Z">
              <w:rPr>
                <w:rFonts w:ascii="Arial" w:hAnsi="Arial" w:cs="Arial"/>
                <w:sz w:val="22"/>
                <w:szCs w:val="22"/>
              </w:rPr>
            </w:rPrChange>
          </w:rPr>
          <w:t>L</w:t>
        </w:r>
      </w:ins>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t>
      </w:r>
      <w:ins w:id="215" w:author="Heather M" w:date="2025-10-13T20:19:00Z" w16du:dateUtc="2025-10-14T00:19:00Z">
        <w:r w:rsidR="007733A4">
          <w:rPr>
            <w:rFonts w:ascii="Arial" w:hAnsi="Arial" w:cs="Arial"/>
            <w:sz w:val="22"/>
            <w:szCs w:val="22"/>
          </w:rPr>
          <w:t>(</w:t>
        </w:r>
        <w:r w:rsidR="007733A4" w:rsidRPr="007733A4">
          <w:rPr>
            <w:rFonts w:ascii="Arial" w:hAnsi="Arial" w:cs="Arial"/>
            <w:i/>
            <w:iCs/>
            <w:sz w:val="22"/>
            <w:szCs w:val="22"/>
            <w:rPrChange w:id="216" w:author="Heather M" w:date="2025-10-13T20:19:00Z" w16du:dateUtc="2025-10-14T00:19:00Z">
              <w:rPr>
                <w:rFonts w:ascii="Arial" w:hAnsi="Arial" w:cs="Arial"/>
                <w:sz w:val="22"/>
                <w:szCs w:val="22"/>
              </w:rPr>
            </w:rPrChange>
          </w:rPr>
          <w:t>L</w:t>
        </w:r>
        <w:r w:rsidR="007733A4">
          <w:rPr>
            <w:rFonts w:ascii="Arial" w:hAnsi="Arial" w:cs="Arial"/>
            <w:sz w:val="22"/>
            <w:szCs w:val="22"/>
          </w:rPr>
          <w:t xml:space="preserve">) </w:t>
        </w:r>
      </w:ins>
      <w:r w:rsidRPr="00B306C3">
        <w:rPr>
          <w:rFonts w:ascii="Arial" w:hAnsi="Arial" w:cs="Arial"/>
          <w:sz w:val="22"/>
          <w:szCs w:val="22"/>
        </w:rPr>
        <w:t xml:space="preserve">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del w:id="217" w:author="Heather M" w:date="2025-10-13T17:16:00Z" w16du:dateUtc="2025-10-13T21:16:00Z">
        <w:r w:rsidR="00A24C1E" w:rsidDel="006D6EF3">
          <w:rPr>
            <w:rFonts w:ascii="Arial" w:hAnsi="Arial" w:cs="Arial"/>
            <w:sz w:val="22"/>
            <w:szCs w:val="22"/>
          </w:rPr>
          <w:delText>Therefor</w:delText>
        </w:r>
      </w:del>
      <w:ins w:id="218" w:author="Heather M" w:date="2025-10-13T17:16:00Z" w16du:dateUtc="2025-10-13T21:16:00Z">
        <w:r w:rsidR="006D6EF3">
          <w:rPr>
            <w:rFonts w:ascii="Arial" w:hAnsi="Arial" w:cs="Arial"/>
            <w:sz w:val="22"/>
            <w:szCs w:val="22"/>
          </w:rPr>
          <w:t xml:space="preserve">Because of this </w:t>
        </w:r>
        <w:r w:rsidR="00042085">
          <w:rPr>
            <w:rFonts w:ascii="Arial" w:hAnsi="Arial" w:cs="Arial"/>
            <w:sz w:val="22"/>
            <w:szCs w:val="22"/>
          </w:rPr>
          <w:t>unaccounted</w:t>
        </w:r>
        <w:r w:rsidR="00E824A7">
          <w:rPr>
            <w:rFonts w:ascii="Arial" w:hAnsi="Arial" w:cs="Arial"/>
            <w:sz w:val="22"/>
            <w:szCs w:val="22"/>
          </w:rPr>
          <w:t>-f</w:t>
        </w:r>
        <w:r w:rsidR="00042085">
          <w:rPr>
            <w:rFonts w:ascii="Arial" w:hAnsi="Arial" w:cs="Arial"/>
            <w:sz w:val="22"/>
            <w:szCs w:val="22"/>
          </w:rPr>
          <w:t>or</w:t>
        </w:r>
        <w:r w:rsidR="006D6EF3">
          <w:rPr>
            <w:rFonts w:ascii="Arial" w:hAnsi="Arial" w:cs="Arial"/>
            <w:sz w:val="22"/>
            <w:szCs w:val="22"/>
          </w:rPr>
          <w:t xml:space="preserve"> confounder</w:t>
        </w:r>
      </w:ins>
      <w:del w:id="219" w:author="Heather M" w:date="2025-10-13T17:16:00Z" w16du:dateUtc="2025-10-13T21:16:00Z">
        <w:r w:rsidR="00A24C1E" w:rsidDel="006D6EF3">
          <w:rPr>
            <w:rFonts w:ascii="Arial" w:hAnsi="Arial" w:cs="Arial"/>
            <w:sz w:val="22"/>
            <w:szCs w:val="22"/>
          </w:rPr>
          <w:delText>e</w:delText>
        </w:r>
      </w:del>
      <w:r w:rsidR="00A24C1E">
        <w:rPr>
          <w:rFonts w:ascii="Arial" w:hAnsi="Arial" w:cs="Arial"/>
          <w:sz w:val="22"/>
          <w:szCs w:val="22"/>
        </w:rPr>
        <w:t xml:space="preserv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1645C189"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commentRangeStart w:id="220"/>
      <w:del w:id="221" w:author="Mayeda, Elizabeth Rose" w:date="2025-10-09T18:51:00Z" w16du:dateUtc="2025-10-10T01:51:00Z">
        <w:r w:rsidR="00571BBA" w:rsidDel="008F56C8">
          <w:rPr>
            <w:rFonts w:ascii="Arial" w:hAnsi="Arial" w:cs="Arial"/>
            <w:i/>
            <w:iCs/>
            <w:sz w:val="22"/>
            <w:szCs w:val="22"/>
          </w:rPr>
          <w:delText>C</w:delText>
        </w:r>
      </w:del>
      <w:ins w:id="222" w:author="Mayeda, Elizabeth Rose" w:date="2025-10-09T18:51:00Z" w16du:dateUtc="2025-10-10T01:51:00Z">
        <w:r w:rsidR="008F56C8">
          <w:rPr>
            <w:rFonts w:ascii="Arial" w:hAnsi="Arial" w:cs="Arial"/>
            <w:i/>
            <w:iCs/>
            <w:sz w:val="22"/>
            <w:szCs w:val="22"/>
          </w:rPr>
          <w:t>Different c</w:t>
        </w:r>
      </w:ins>
      <w:r w:rsidR="00571BBA">
        <w:rPr>
          <w:rFonts w:ascii="Arial" w:hAnsi="Arial" w:cs="Arial"/>
          <w:i/>
          <w:iCs/>
          <w:sz w:val="22"/>
          <w:szCs w:val="22"/>
        </w:rPr>
        <w:t>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commentRangeEnd w:id="220"/>
      <w:r w:rsidR="005B78B6">
        <w:rPr>
          <w:rStyle w:val="CommentReference"/>
          <w:rFonts w:asciiTheme="minorHAnsi" w:eastAsiaTheme="minorHAnsi" w:hAnsiTheme="minorHAnsi" w:cstheme="minorBidi"/>
          <w:kern w:val="2"/>
          <w14:ligatures w14:val="standardContextual"/>
        </w:rPr>
        <w:commentReference w:id="220"/>
      </w:r>
    </w:p>
    <w:p w14:paraId="586F9E4C" w14:textId="7DE21CC8"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w:t>
      </w:r>
      <w:ins w:id="223" w:author="Heather M" w:date="2025-10-13T17:07:00Z" w16du:dateUtc="2025-10-13T21:07:00Z">
        <w:r w:rsidR="0092182E" w:rsidRPr="0092182E">
          <w:rPr>
            <w:rFonts w:ascii="Arial" w:hAnsi="Arial" w:cs="Arial"/>
            <w:i/>
            <w:iCs/>
            <w:sz w:val="22"/>
            <w:szCs w:val="22"/>
            <w:rPrChange w:id="224" w:author="Heather M" w:date="2025-10-13T17:07:00Z" w16du:dateUtc="2025-10-13T21:07:00Z">
              <w:rPr>
                <w:rFonts w:ascii="Arial" w:hAnsi="Arial" w:cs="Arial"/>
                <w:sz w:val="22"/>
                <w:szCs w:val="22"/>
              </w:rPr>
            </w:rPrChange>
          </w:rPr>
          <w:t>A</w:t>
        </w:r>
      </w:ins>
      <w:del w:id="225" w:author="Heather M" w:date="2025-10-13T17:07:00Z" w16du:dateUtc="2025-10-13T21:07:00Z">
        <w:r w:rsidRPr="00B306C3" w:rsidDel="0092182E">
          <w:rPr>
            <w:rFonts w:ascii="Arial" w:hAnsi="Arial" w:cs="Arial"/>
            <w:sz w:val="22"/>
            <w:szCs w:val="22"/>
          </w:rPr>
          <w:delText>the exposure</w:delText>
        </w:r>
      </w:del>
      <w:r w:rsidRPr="00B306C3">
        <w:rPr>
          <w:rFonts w:ascii="Arial" w:hAnsi="Arial" w:cs="Arial"/>
          <w:sz w:val="22"/>
          <w:szCs w:val="22"/>
        </w:rPr>
        <w:t xml:space="preserve">, </w:t>
      </w:r>
      <w:del w:id="226" w:author="Heather M" w:date="2025-10-13T17:07:00Z" w16du:dateUtc="2025-10-13T21:07:00Z">
        <w:r w:rsidRPr="0092182E" w:rsidDel="0092182E">
          <w:rPr>
            <w:rFonts w:ascii="Arial" w:hAnsi="Arial" w:cs="Arial"/>
            <w:i/>
            <w:iCs/>
            <w:sz w:val="22"/>
            <w:szCs w:val="22"/>
            <w:rPrChange w:id="227" w:author="Heather M" w:date="2025-10-13T17:07:00Z" w16du:dateUtc="2025-10-13T21:07:00Z">
              <w:rPr>
                <w:rFonts w:ascii="Arial" w:hAnsi="Arial" w:cs="Arial"/>
                <w:sz w:val="22"/>
                <w:szCs w:val="22"/>
              </w:rPr>
            </w:rPrChange>
          </w:rPr>
          <w:delText>primary outcome</w:delText>
        </w:r>
      </w:del>
      <w:ins w:id="228" w:author="Heather M" w:date="2025-10-13T17:07:00Z" w16du:dateUtc="2025-10-13T21:07:00Z">
        <w:r w:rsidR="0092182E" w:rsidRPr="0092182E">
          <w:rPr>
            <w:rFonts w:ascii="Arial" w:hAnsi="Arial" w:cs="Arial"/>
            <w:i/>
            <w:iCs/>
            <w:sz w:val="22"/>
            <w:szCs w:val="22"/>
            <w:rPrChange w:id="229" w:author="Heather M" w:date="2025-10-13T17:07:00Z" w16du:dateUtc="2025-10-13T21:07:00Z">
              <w:rPr>
                <w:rFonts w:ascii="Arial" w:hAnsi="Arial" w:cs="Arial"/>
                <w:sz w:val="22"/>
                <w:szCs w:val="22"/>
              </w:rPr>
            </w:rPrChange>
          </w:rPr>
          <w:t>Y</w:t>
        </w:r>
      </w:ins>
      <w:r w:rsidRPr="00B306C3">
        <w:rPr>
          <w:rFonts w:ascii="Arial" w:hAnsi="Arial" w:cs="Arial"/>
          <w:sz w:val="22"/>
          <w:szCs w:val="22"/>
        </w:rPr>
        <w:t xml:space="preserve">, and </w:t>
      </w:r>
      <w:del w:id="230" w:author="Heather M" w:date="2025-10-13T17:07:00Z" w16du:dateUtc="2025-10-13T21:07:00Z">
        <w:r w:rsidRPr="0092182E" w:rsidDel="0092182E">
          <w:rPr>
            <w:rFonts w:ascii="Arial" w:hAnsi="Arial" w:cs="Arial"/>
            <w:i/>
            <w:iCs/>
            <w:sz w:val="22"/>
            <w:szCs w:val="22"/>
            <w:rPrChange w:id="231" w:author="Heather M" w:date="2025-10-13T17:07:00Z" w16du:dateUtc="2025-10-13T21:07:00Z">
              <w:rPr>
                <w:rFonts w:ascii="Arial" w:hAnsi="Arial" w:cs="Arial"/>
                <w:sz w:val="22"/>
                <w:szCs w:val="22"/>
              </w:rPr>
            </w:rPrChange>
          </w:rPr>
          <w:delText>negative control</w:delText>
        </w:r>
      </w:del>
      <w:ins w:id="232" w:author="Heather M" w:date="2025-10-13T17:07:00Z" w16du:dateUtc="2025-10-13T21:07:00Z">
        <w:r w:rsidR="0092182E" w:rsidRPr="0092182E">
          <w:rPr>
            <w:rFonts w:ascii="Arial" w:hAnsi="Arial" w:cs="Arial"/>
            <w:i/>
            <w:iCs/>
            <w:sz w:val="22"/>
            <w:szCs w:val="22"/>
            <w:rPrChange w:id="233" w:author="Heather M" w:date="2025-10-13T17:07:00Z" w16du:dateUtc="2025-10-13T21:07:00Z">
              <w:rPr>
                <w:rFonts w:ascii="Arial" w:hAnsi="Arial" w:cs="Arial"/>
                <w:sz w:val="22"/>
                <w:szCs w:val="22"/>
              </w:rPr>
            </w:rPrChange>
          </w:rPr>
          <w:t>N</w:t>
        </w:r>
      </w:ins>
      <w:r w:rsidRPr="00B306C3">
        <w:rPr>
          <w:rFonts w:ascii="Arial" w:hAnsi="Arial" w:cs="Arial"/>
          <w:sz w:val="22"/>
          <w:szCs w:val="22"/>
        </w:rPr>
        <w:t xml:space="preserve"> </w:t>
      </w:r>
      <w:del w:id="234" w:author="Heather M" w:date="2025-10-13T17:07:00Z" w16du:dateUtc="2025-10-13T21:07:00Z">
        <w:r w:rsidRPr="00B306C3" w:rsidDel="00803B75">
          <w:rPr>
            <w:rFonts w:ascii="Arial" w:hAnsi="Arial" w:cs="Arial"/>
            <w:sz w:val="22"/>
            <w:szCs w:val="22"/>
          </w:rPr>
          <w:delText xml:space="preserve">outcome </w:delText>
        </w:r>
      </w:del>
      <w:r w:rsidRPr="00B306C3">
        <w:rPr>
          <w:rFonts w:ascii="Arial" w:hAnsi="Arial" w:cs="Arial"/>
          <w:sz w:val="22"/>
          <w:szCs w:val="22"/>
        </w:rPr>
        <w:t xml:space="preserve">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the relative dichotomization for the</w:t>
      </w:r>
      <w:ins w:id="235" w:author="Heather M" w:date="2025-10-13T17:36:00Z" w16du:dateUtc="2025-10-13T21:36:00Z">
        <w:r w:rsidR="00F50A6B">
          <w:rPr>
            <w:rFonts w:ascii="Arial" w:hAnsi="Arial" w:cs="Arial"/>
            <w:kern w:val="2"/>
            <w:sz w:val="22"/>
            <w:szCs w:val="22"/>
          </w:rPr>
          <w:t xml:space="preserve"> effect of </w:t>
        </w:r>
        <w:r w:rsidR="00F50A6B" w:rsidRPr="006E31D0">
          <w:rPr>
            <w:rFonts w:ascii="Arial" w:hAnsi="Arial" w:cs="Arial"/>
            <w:i/>
            <w:iCs/>
            <w:kern w:val="2"/>
            <w:sz w:val="22"/>
            <w:szCs w:val="22"/>
            <w:rPrChange w:id="236" w:author="Heather M" w:date="2025-10-13T17:50:00Z" w16du:dateUtc="2025-10-13T21:50:00Z">
              <w:rPr>
                <w:rFonts w:ascii="Arial" w:hAnsi="Arial" w:cs="Arial"/>
                <w:kern w:val="2"/>
                <w:sz w:val="22"/>
                <w:szCs w:val="22"/>
              </w:rPr>
            </w:rPrChange>
          </w:rPr>
          <w:t>L</w:t>
        </w:r>
        <w:r w:rsidR="00F50A6B">
          <w:rPr>
            <w:rFonts w:ascii="Arial" w:hAnsi="Arial" w:cs="Arial"/>
            <w:kern w:val="2"/>
            <w:sz w:val="22"/>
            <w:szCs w:val="22"/>
          </w:rPr>
          <w:t xml:space="preserve"> on </w:t>
        </w:r>
        <w:r w:rsidR="00F50A6B" w:rsidRPr="006E31D0">
          <w:rPr>
            <w:rFonts w:ascii="Arial" w:hAnsi="Arial" w:cs="Arial"/>
            <w:i/>
            <w:iCs/>
            <w:kern w:val="2"/>
            <w:sz w:val="22"/>
            <w:szCs w:val="22"/>
            <w:rPrChange w:id="237" w:author="Heather M" w:date="2025-10-13T17:50:00Z" w16du:dateUtc="2025-10-13T21:50:00Z">
              <w:rPr>
                <w:rFonts w:ascii="Arial" w:hAnsi="Arial" w:cs="Arial"/>
                <w:kern w:val="2"/>
                <w:sz w:val="22"/>
                <w:szCs w:val="22"/>
              </w:rPr>
            </w:rPrChange>
          </w:rPr>
          <w:t>N</w:t>
        </w:r>
      </w:ins>
      <w:ins w:id="238" w:author="Heather M" w:date="2025-10-13T17:37:00Z" w16du:dateUtc="2025-10-13T21:37:00Z">
        <w:r w:rsidR="00F50A6B">
          <w:rPr>
            <w:rFonts w:ascii="Arial" w:hAnsi="Arial" w:cs="Arial"/>
            <w:kern w:val="2"/>
            <w:sz w:val="22"/>
            <w:szCs w:val="22"/>
          </w:rPr>
          <w:t xml:space="preserve"> i</w:t>
        </w:r>
      </w:ins>
      <w:del w:id="239" w:author="Heather M" w:date="2025-10-13T17:37:00Z" w16du:dateUtc="2025-10-13T21:37:00Z">
        <w:r w:rsidR="00CE18B6" w:rsidRPr="000944A9" w:rsidDel="00F50A6B">
          <w:rPr>
            <w:rFonts w:ascii="Arial" w:hAnsi="Arial" w:cs="Arial"/>
            <w:kern w:val="2"/>
            <w:sz w:val="22"/>
            <w:szCs w:val="22"/>
          </w:rPr>
          <w:delText xml:space="preserve"> </w:delText>
        </w:r>
        <w:commentRangeStart w:id="240"/>
        <w:r w:rsidR="00CE18B6" w:rsidRPr="007C16C1" w:rsidDel="00F50A6B">
          <w:rPr>
            <w:rFonts w:ascii="Arial" w:hAnsi="Arial" w:cs="Arial"/>
            <w:i/>
            <w:iCs/>
            <w:kern w:val="2"/>
            <w:sz w:val="22"/>
            <w:szCs w:val="22"/>
          </w:rPr>
          <w:delText>L</w:delText>
        </w:r>
        <w:r w:rsidR="00A505D8" w:rsidDel="00F50A6B">
          <w:rPr>
            <w:rFonts w:ascii="Arial" w:hAnsi="Arial" w:cs="Arial"/>
            <w:sz w:val="22"/>
            <w:szCs w:val="22"/>
          </w:rPr>
          <w:delText xml:space="preserve"> – </w:delText>
        </w:r>
        <w:r w:rsidR="00CE18B6" w:rsidRPr="007C16C1" w:rsidDel="00F50A6B">
          <w:rPr>
            <w:rFonts w:ascii="Arial" w:hAnsi="Arial" w:cs="Arial"/>
            <w:i/>
            <w:iCs/>
            <w:kern w:val="2"/>
            <w:sz w:val="22"/>
            <w:szCs w:val="22"/>
          </w:rPr>
          <w:delText>N</w:delText>
        </w:r>
        <w:r w:rsidR="00CE18B6" w:rsidRPr="000944A9" w:rsidDel="00F50A6B">
          <w:rPr>
            <w:rFonts w:ascii="Arial" w:hAnsi="Arial" w:cs="Arial"/>
            <w:kern w:val="2"/>
            <w:sz w:val="22"/>
            <w:szCs w:val="22"/>
          </w:rPr>
          <w:delText xml:space="preserve"> relationship</w:delText>
        </w:r>
      </w:del>
      <w:del w:id="241" w:author="Heather M" w:date="2025-10-13T17:36:00Z" w16du:dateUtc="2025-10-13T21:36:00Z">
        <w:r w:rsidR="00CE18B6" w:rsidRPr="000944A9" w:rsidDel="00F50A6B">
          <w:rPr>
            <w:rFonts w:ascii="Arial" w:hAnsi="Arial" w:cs="Arial"/>
            <w:kern w:val="2"/>
            <w:sz w:val="22"/>
            <w:szCs w:val="22"/>
          </w:rPr>
          <w:delText xml:space="preserve"> </w:delText>
        </w:r>
        <w:commentRangeEnd w:id="240"/>
        <w:r w:rsidR="008F56C8" w:rsidDel="00F50A6B">
          <w:rPr>
            <w:rStyle w:val="CommentReference"/>
            <w:rFonts w:asciiTheme="minorHAnsi" w:eastAsiaTheme="minorHAnsi" w:hAnsiTheme="minorHAnsi" w:cstheme="minorBidi"/>
            <w:kern w:val="2"/>
            <w14:ligatures w14:val="standardContextual"/>
          </w:rPr>
          <w:commentReference w:id="240"/>
        </w:r>
        <w:r w:rsidR="00CE18B6" w:rsidRPr="000944A9" w:rsidDel="00F50A6B">
          <w:rPr>
            <w:rFonts w:ascii="Arial" w:hAnsi="Arial" w:cs="Arial"/>
            <w:kern w:val="2"/>
            <w:sz w:val="22"/>
            <w:szCs w:val="22"/>
          </w:rPr>
          <w:delText>i</w:delText>
        </w:r>
      </w:del>
      <w:r w:rsidR="00CE18B6" w:rsidRPr="000944A9">
        <w:rPr>
          <w:rFonts w:ascii="Arial" w:hAnsi="Arial" w:cs="Arial"/>
          <w:kern w:val="2"/>
          <w:sz w:val="22"/>
          <w:szCs w:val="22"/>
        </w:rPr>
        <w:t xml:space="preserve">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w:t>
      </w:r>
      <w:ins w:id="242" w:author="Heather M" w:date="2025-10-13T17:50:00Z" w16du:dateUtc="2025-10-13T21:50:00Z">
        <w:r w:rsidR="000C6090">
          <w:rPr>
            <w:rFonts w:ascii="Arial" w:hAnsi="Arial" w:cs="Arial"/>
            <w:kern w:val="2"/>
            <w:sz w:val="22"/>
            <w:szCs w:val="22"/>
          </w:rPr>
          <w:t>which is</w:t>
        </w:r>
      </w:ins>
      <w:del w:id="243" w:author="Heather M" w:date="2025-10-13T17:50:00Z" w16du:dateUtc="2025-10-13T21:50:00Z">
        <w:r w:rsidR="00CE18B6" w:rsidRPr="000944A9" w:rsidDel="000C6090">
          <w:rPr>
            <w:rFonts w:ascii="Arial" w:hAnsi="Arial" w:cs="Arial"/>
            <w:kern w:val="2"/>
            <w:sz w:val="22"/>
            <w:szCs w:val="22"/>
          </w:rPr>
          <w:delText>thus</w:delText>
        </w:r>
      </w:del>
      <w:r w:rsidR="00CE18B6" w:rsidRPr="000944A9">
        <w:rPr>
          <w:rFonts w:ascii="Arial" w:hAnsi="Arial" w:cs="Arial"/>
          <w:kern w:val="2"/>
          <w:sz w:val="22"/>
          <w:szCs w:val="22"/>
        </w:rPr>
        <w:t xml:space="preserve">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ins w:id="244" w:author="Heather M" w:date="2025-10-13T17:50:00Z" w16du:dateUtc="2025-10-13T21:50:00Z">
        <w:r w:rsidR="008B5CA2">
          <w:rPr>
            <w:rFonts w:ascii="Arial" w:hAnsi="Arial" w:cs="Arial"/>
            <w:sz w:val="22"/>
            <w:szCs w:val="22"/>
          </w:rPr>
          <w:t>. However,</w:t>
        </w:r>
      </w:ins>
      <w:del w:id="245" w:author="Heather M" w:date="2025-10-13T17:50:00Z" w16du:dateUtc="2025-10-13T21:50:00Z">
        <w:r w:rsidR="00CE18B6" w:rsidRPr="000944A9" w:rsidDel="008B5CA2">
          <w:rPr>
            <w:rFonts w:ascii="Arial" w:hAnsi="Arial" w:cs="Arial"/>
            <w:kern w:val="2"/>
            <w:sz w:val="22"/>
            <w:szCs w:val="22"/>
          </w:rPr>
          <w:delText>,</w:delText>
        </w:r>
        <w:r w:rsidR="00A505D8" w:rsidDel="008B5CA2">
          <w:rPr>
            <w:rFonts w:ascii="Arial" w:hAnsi="Arial" w:cs="Arial"/>
            <w:sz w:val="22"/>
            <w:szCs w:val="22"/>
          </w:rPr>
          <w:delText xml:space="preserve"> but</w:delText>
        </w:r>
      </w:del>
      <w:r w:rsidR="00CE18B6" w:rsidRPr="000944A9">
        <w:rPr>
          <w:rFonts w:ascii="Arial" w:hAnsi="Arial" w:cs="Arial"/>
          <w:kern w:val="2"/>
          <w:sz w:val="22"/>
          <w:szCs w:val="22"/>
        </w:rPr>
        <w:t xml:space="preserve"> the relative dichotomization for the </w:t>
      </w:r>
      <w:ins w:id="246" w:author="Heather M" w:date="2025-10-13T17:37:00Z" w16du:dateUtc="2025-10-13T21:37:00Z">
        <w:r w:rsidR="005411DB">
          <w:rPr>
            <w:rFonts w:ascii="Arial" w:hAnsi="Arial" w:cs="Arial"/>
            <w:kern w:val="2"/>
            <w:sz w:val="22"/>
            <w:szCs w:val="22"/>
          </w:rPr>
          <w:t xml:space="preserve">effect of </w:t>
        </w:r>
        <w:r w:rsidR="005411DB" w:rsidRPr="00325AA6">
          <w:rPr>
            <w:rFonts w:ascii="Arial" w:hAnsi="Arial" w:cs="Arial"/>
            <w:i/>
            <w:iCs/>
            <w:kern w:val="2"/>
            <w:sz w:val="22"/>
            <w:szCs w:val="22"/>
            <w:rPrChange w:id="247" w:author="Heather M" w:date="2025-10-13T17:50:00Z" w16du:dateUtc="2025-10-13T21:50:00Z">
              <w:rPr>
                <w:rFonts w:ascii="Arial" w:hAnsi="Arial" w:cs="Arial"/>
                <w:kern w:val="2"/>
                <w:sz w:val="22"/>
                <w:szCs w:val="22"/>
              </w:rPr>
            </w:rPrChange>
          </w:rPr>
          <w:t>L</w:t>
        </w:r>
        <w:r w:rsidR="005411DB">
          <w:rPr>
            <w:rFonts w:ascii="Arial" w:hAnsi="Arial" w:cs="Arial"/>
            <w:kern w:val="2"/>
            <w:sz w:val="22"/>
            <w:szCs w:val="22"/>
          </w:rPr>
          <w:t xml:space="preserve"> on </w:t>
        </w:r>
        <w:r w:rsidR="005411DB" w:rsidRPr="00325AA6">
          <w:rPr>
            <w:rFonts w:ascii="Arial" w:hAnsi="Arial" w:cs="Arial"/>
            <w:i/>
            <w:iCs/>
            <w:kern w:val="2"/>
            <w:sz w:val="22"/>
            <w:szCs w:val="22"/>
            <w:rPrChange w:id="248" w:author="Heather M" w:date="2025-10-13T17:50:00Z" w16du:dateUtc="2025-10-13T21:50:00Z">
              <w:rPr>
                <w:rFonts w:ascii="Arial" w:hAnsi="Arial" w:cs="Arial"/>
                <w:kern w:val="2"/>
                <w:sz w:val="22"/>
                <w:szCs w:val="22"/>
              </w:rPr>
            </w:rPrChange>
          </w:rPr>
          <w:t>Y</w:t>
        </w:r>
      </w:ins>
      <w:del w:id="249" w:author="Heather M" w:date="2025-10-13T17:37:00Z" w16du:dateUtc="2025-10-13T21:37:00Z">
        <w:r w:rsidR="00CE18B6" w:rsidRPr="007C16C1" w:rsidDel="005411DB">
          <w:rPr>
            <w:rFonts w:ascii="Arial" w:hAnsi="Arial" w:cs="Arial"/>
            <w:i/>
            <w:iCs/>
            <w:kern w:val="2"/>
            <w:sz w:val="22"/>
            <w:szCs w:val="22"/>
          </w:rPr>
          <w:delText>L</w:delText>
        </w:r>
        <w:r w:rsidR="00CE18B6" w:rsidRPr="000944A9" w:rsidDel="005411DB">
          <w:rPr>
            <w:rFonts w:ascii="Arial" w:hAnsi="Arial" w:cs="Arial"/>
            <w:kern w:val="2"/>
            <w:sz w:val="22"/>
            <w:szCs w:val="22"/>
          </w:rPr>
          <w:delText>-</w:delText>
        </w:r>
        <w:r w:rsidR="00CE18B6" w:rsidRPr="007C16C1" w:rsidDel="005411DB">
          <w:rPr>
            <w:rFonts w:ascii="Arial" w:hAnsi="Arial" w:cs="Arial"/>
            <w:i/>
            <w:iCs/>
            <w:kern w:val="2"/>
            <w:sz w:val="22"/>
            <w:szCs w:val="22"/>
          </w:rPr>
          <w:delText>Y</w:delText>
        </w:r>
        <w:r w:rsidR="00CE18B6" w:rsidRPr="000944A9" w:rsidDel="005411DB">
          <w:rPr>
            <w:rFonts w:ascii="Arial" w:hAnsi="Arial" w:cs="Arial"/>
            <w:kern w:val="2"/>
            <w:sz w:val="22"/>
            <w:szCs w:val="22"/>
          </w:rPr>
          <w:delText xml:space="preserve"> relationship</w:delText>
        </w:r>
      </w:del>
      <w:r w:rsidR="00CE18B6" w:rsidRPr="000944A9">
        <w:rPr>
          <w:rFonts w:ascii="Arial" w:hAnsi="Arial" w:cs="Arial"/>
          <w:kern w:val="2"/>
          <w:sz w:val="22"/>
          <w:szCs w:val="22"/>
        </w:rPr>
        <w:t xml:space="preserve">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w:t>
      </w:r>
      <w:ins w:id="250" w:author="Heather M" w:date="2025-10-13T17:50:00Z" w16du:dateUtc="2025-10-13T21:50:00Z">
        <w:r w:rsidR="008E2010">
          <w:rPr>
            <w:rFonts w:ascii="Arial" w:hAnsi="Arial" w:cs="Arial"/>
            <w:kern w:val="2"/>
            <w:sz w:val="22"/>
            <w:szCs w:val="22"/>
          </w:rPr>
          <w:t xml:space="preserve">which is </w:t>
        </w:r>
      </w:ins>
      <w:r w:rsidR="00CE18B6" w:rsidRPr="000944A9">
        <w:rPr>
          <w:rFonts w:ascii="Arial" w:hAnsi="Arial" w:cs="Arial"/>
          <w:kern w:val="2"/>
          <w:sz w:val="22"/>
          <w:szCs w:val="22"/>
        </w:rPr>
        <w:t xml:space="preserve">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4D832332"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ins w:id="251" w:author="Heather M" w:date="2025-10-13T17:17:00Z" w16du:dateUtc="2025-10-13T21:17:00Z">
        <w:r w:rsidR="0062636A">
          <w:rPr>
            <w:rFonts w:ascii="Arial" w:hAnsi="Arial" w:cs="Arial"/>
            <w:sz w:val="22"/>
            <w:szCs w:val="22"/>
          </w:rPr>
          <w:t xml:space="preserve"> </w:t>
        </w:r>
        <w:r w:rsidR="0062636A" w:rsidRPr="0062636A">
          <w:rPr>
            <w:rFonts w:ascii="Arial" w:hAnsi="Arial" w:cs="Arial"/>
            <w:i/>
            <w:iCs/>
            <w:sz w:val="22"/>
            <w:szCs w:val="22"/>
            <w:rPrChange w:id="252" w:author="Heather M" w:date="2025-10-13T17:17:00Z" w16du:dateUtc="2025-10-13T21:17:00Z">
              <w:rPr>
                <w:rFonts w:ascii="Arial" w:hAnsi="Arial" w:cs="Arial"/>
                <w:sz w:val="22"/>
                <w:szCs w:val="22"/>
              </w:rPr>
            </w:rPrChange>
          </w:rPr>
          <w:t>A</w:t>
        </w:r>
      </w:ins>
      <w:r w:rsidR="00D9053D">
        <w:rPr>
          <w:rFonts w:ascii="Arial" w:hAnsi="Arial" w:cs="Arial"/>
          <w:sz w:val="22"/>
          <w:szCs w:val="22"/>
        </w:rPr>
        <w:t>, primary</w:t>
      </w:r>
      <w:r w:rsidR="009E0A2C" w:rsidRPr="00B306C3">
        <w:rPr>
          <w:rFonts w:ascii="Arial" w:hAnsi="Arial" w:cs="Arial"/>
          <w:sz w:val="22"/>
          <w:szCs w:val="22"/>
        </w:rPr>
        <w:t xml:space="preserve"> outcome</w:t>
      </w:r>
      <w:ins w:id="253" w:author="Heather M" w:date="2025-10-13T17:17:00Z" w16du:dateUtc="2025-10-13T21:17:00Z">
        <w:r w:rsidR="0062636A">
          <w:rPr>
            <w:rFonts w:ascii="Arial" w:hAnsi="Arial" w:cs="Arial"/>
            <w:sz w:val="22"/>
            <w:szCs w:val="22"/>
          </w:rPr>
          <w:t xml:space="preserve"> </w:t>
        </w:r>
        <w:r w:rsidR="0062636A" w:rsidRPr="0062636A">
          <w:rPr>
            <w:rFonts w:ascii="Arial" w:hAnsi="Arial" w:cs="Arial"/>
            <w:i/>
            <w:iCs/>
            <w:sz w:val="22"/>
            <w:szCs w:val="22"/>
            <w:rPrChange w:id="254" w:author="Heather M" w:date="2025-10-13T17:17:00Z" w16du:dateUtc="2025-10-13T21:17:00Z">
              <w:rPr>
                <w:rFonts w:ascii="Arial" w:hAnsi="Arial" w:cs="Arial"/>
                <w:sz w:val="22"/>
                <w:szCs w:val="22"/>
              </w:rPr>
            </w:rPrChange>
          </w:rPr>
          <w:t>Y</w:t>
        </w:r>
      </w:ins>
      <w:r w:rsidR="00D9053D">
        <w:rPr>
          <w:rFonts w:ascii="Arial" w:hAnsi="Arial" w:cs="Arial"/>
          <w:sz w:val="22"/>
          <w:szCs w:val="22"/>
        </w:rPr>
        <w:t>, and negative control outcome</w:t>
      </w:r>
      <w:ins w:id="255" w:author="Heather M" w:date="2025-10-13T17:17:00Z" w16du:dateUtc="2025-10-13T21:17:00Z">
        <w:r w:rsidR="004C326C">
          <w:rPr>
            <w:rFonts w:ascii="Arial" w:hAnsi="Arial" w:cs="Arial"/>
            <w:sz w:val="22"/>
            <w:szCs w:val="22"/>
          </w:rPr>
          <w:t xml:space="preserve"> </w:t>
        </w:r>
        <w:r w:rsidR="004C326C" w:rsidRPr="004C326C">
          <w:rPr>
            <w:rFonts w:ascii="Arial" w:hAnsi="Arial" w:cs="Arial"/>
            <w:i/>
            <w:iCs/>
            <w:sz w:val="22"/>
            <w:szCs w:val="22"/>
            <w:rPrChange w:id="256" w:author="Heather M" w:date="2025-10-13T17:17:00Z" w16du:dateUtc="2025-10-13T21:17:00Z">
              <w:rPr>
                <w:rFonts w:ascii="Arial" w:hAnsi="Arial" w:cs="Arial"/>
                <w:sz w:val="22"/>
                <w:szCs w:val="22"/>
              </w:rPr>
            </w:rPrChange>
          </w:rPr>
          <w:t>N</w:t>
        </w:r>
      </w:ins>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xml:space="preserve">, making </w:t>
      </w:r>
      <w:ins w:id="257" w:author="Heather M" w:date="2025-10-13T17:17:00Z" w16du:dateUtc="2025-10-13T21:17:00Z">
        <w:r w:rsidR="005F2B9E" w:rsidRPr="005F2B9E">
          <w:rPr>
            <w:rFonts w:ascii="Arial" w:hAnsi="Arial" w:cs="Arial"/>
            <w:i/>
            <w:iCs/>
            <w:sz w:val="22"/>
            <w:szCs w:val="22"/>
            <w:rPrChange w:id="258" w:author="Heather M" w:date="2025-10-13T17:17:00Z" w16du:dateUtc="2025-10-13T21:17:00Z">
              <w:rPr>
                <w:rFonts w:ascii="Arial" w:hAnsi="Arial" w:cs="Arial"/>
                <w:sz w:val="22"/>
                <w:szCs w:val="22"/>
              </w:rPr>
            </w:rPrChange>
          </w:rPr>
          <w:t>Y</w:t>
        </w:r>
      </w:ins>
      <w:del w:id="259" w:author="Heather M" w:date="2025-10-13T17:17:00Z" w16du:dateUtc="2025-10-13T21:17:00Z">
        <w:r w:rsidR="00DE6393" w:rsidDel="005F2B9E">
          <w:rPr>
            <w:rFonts w:ascii="Arial" w:hAnsi="Arial" w:cs="Arial"/>
            <w:sz w:val="22"/>
            <w:szCs w:val="22"/>
          </w:rPr>
          <w:delText>the primary</w:delText>
        </w:r>
      </w:del>
      <w:r w:rsidR="00DE6393">
        <w:rPr>
          <w:rFonts w:ascii="Arial" w:hAnsi="Arial" w:cs="Arial"/>
          <w:sz w:val="22"/>
          <w:szCs w:val="22"/>
        </w:rPr>
        <w:t xml:space="preserve"> and </w:t>
      </w:r>
      <w:ins w:id="260" w:author="Heather M" w:date="2025-10-13T17:18:00Z" w16du:dateUtc="2025-10-13T21:18:00Z">
        <w:r w:rsidR="00B22E01">
          <w:rPr>
            <w:rFonts w:ascii="Arial" w:hAnsi="Arial" w:cs="Arial"/>
            <w:i/>
            <w:iCs/>
            <w:sz w:val="22"/>
            <w:szCs w:val="22"/>
          </w:rPr>
          <w:t xml:space="preserve">N </w:t>
        </w:r>
      </w:ins>
      <w:del w:id="261" w:author="Heather M" w:date="2025-10-13T17:18:00Z" w16du:dateUtc="2025-10-13T21:18:00Z">
        <w:r w:rsidR="00DE6393" w:rsidDel="005F2B9E">
          <w:rPr>
            <w:rFonts w:ascii="Arial" w:hAnsi="Arial" w:cs="Arial"/>
            <w:sz w:val="22"/>
            <w:szCs w:val="22"/>
          </w:rPr>
          <w:delText>negative control outcomes</w:delText>
        </w:r>
        <w:r w:rsidR="00385ECE" w:rsidDel="005F2B9E">
          <w:rPr>
            <w:rFonts w:ascii="Arial" w:hAnsi="Arial" w:cs="Arial"/>
            <w:sz w:val="22"/>
            <w:szCs w:val="22"/>
          </w:rPr>
          <w:delText xml:space="preserve"> </w:delText>
        </w:r>
      </w:del>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ins w:id="262" w:author="Heather M" w:date="2025-10-13T17:47:00Z" w16du:dateUtc="2025-10-13T21:47:00Z">
        <w:r w:rsidR="0099291A">
          <w:rPr>
            <w:rFonts w:ascii="Arial" w:hAnsi="Arial" w:cs="Arial"/>
            <w:sz w:val="22"/>
            <w:szCs w:val="22"/>
          </w:rPr>
          <w:t>,</w:t>
        </w:r>
      </w:ins>
      <w:r w:rsidR="00687271" w:rsidRPr="00B306C3">
        <w:rPr>
          <w:rFonts w:ascii="Arial" w:hAnsi="Arial" w:cs="Arial"/>
          <w:sz w:val="22"/>
          <w:szCs w:val="22"/>
        </w:rPr>
        <w:t xml:space="preserve"> </w:t>
      </w:r>
      <w:ins w:id="263" w:author="Heather M" w:date="2025-10-13T17:47:00Z" w16du:dateUtc="2025-10-13T21:47:00Z">
        <w:r w:rsidR="0099291A">
          <w:rPr>
            <w:rFonts w:ascii="Arial" w:hAnsi="Arial" w:cs="Arial"/>
            <w:sz w:val="22"/>
            <w:szCs w:val="22"/>
          </w:rPr>
          <w:t>and</w:t>
        </w:r>
      </w:ins>
      <w:del w:id="264" w:author="Heather M" w:date="2025-10-13T17:47:00Z" w16du:dateUtc="2025-10-13T21:47:00Z">
        <w:r w:rsidR="001758E5" w:rsidDel="0099291A">
          <w:rPr>
            <w:rFonts w:ascii="Arial" w:hAnsi="Arial" w:cs="Arial"/>
            <w:sz w:val="22"/>
            <w:szCs w:val="22"/>
          </w:rPr>
          <w:delText>but</w:delText>
        </w:r>
      </w:del>
      <w:r w:rsidR="001758E5" w:rsidRPr="00B306C3">
        <w:rPr>
          <w:rFonts w:ascii="Arial" w:hAnsi="Arial" w:cs="Arial"/>
          <w:sz w:val="22"/>
          <w:szCs w:val="22"/>
        </w:rPr>
        <w:t xml:space="preserve"> </w:t>
      </w:r>
      <w:r w:rsidR="00687271" w:rsidRPr="00B306C3">
        <w:rPr>
          <w:rFonts w:ascii="Arial" w:hAnsi="Arial" w:cs="Arial"/>
          <w:sz w:val="22"/>
          <w:szCs w:val="22"/>
        </w:rPr>
        <w:t>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The effect</w:t>
      </w:r>
      <w:del w:id="265" w:author="Heather M" w:date="2025-10-13T17:37:00Z" w16du:dateUtc="2025-10-13T21:37:00Z">
        <w:r w:rsidR="00084125" w:rsidRPr="00084125" w:rsidDel="00031C5C">
          <w:rPr>
            <w:rFonts w:ascii="Arial" w:hAnsi="Arial" w:cs="Arial"/>
            <w:sz w:val="22"/>
            <w:szCs w:val="22"/>
          </w:rPr>
          <w:delText>s</w:delText>
        </w:r>
      </w:del>
      <w:r w:rsidR="00084125" w:rsidRPr="00084125">
        <w:rPr>
          <w:rFonts w:ascii="Arial" w:hAnsi="Arial" w:cs="Arial"/>
          <w:sz w:val="22"/>
          <w:szCs w:val="22"/>
        </w:rPr>
        <w:t xml:space="preserve"> of </w:t>
      </w:r>
      <w:commentRangeStart w:id="266"/>
      <w:del w:id="267" w:author="Mayeda, Elizabeth Rose" w:date="2025-10-09T18:54:00Z" w16du:dateUtc="2025-10-10T01:54:00Z">
        <w:r w:rsidR="00084125" w:rsidRPr="00690C49" w:rsidDel="008F56C8">
          <w:rPr>
            <w:rFonts w:ascii="Arial" w:hAnsi="Arial" w:cs="Arial"/>
            <w:i/>
            <w:iCs/>
            <w:sz w:val="22"/>
            <w:szCs w:val="22"/>
          </w:rPr>
          <w:delText>L</w:delText>
        </w:r>
        <w:r w:rsidR="00084125" w:rsidRPr="00084125" w:rsidDel="008F56C8">
          <w:rPr>
            <w:rFonts w:ascii="Arial" w:hAnsi="Arial" w:cs="Arial"/>
            <w:sz w:val="22"/>
            <w:szCs w:val="22"/>
          </w:rPr>
          <w:delText xml:space="preserve"> on </w:delText>
        </w:r>
        <w:r w:rsidR="00084125" w:rsidRPr="00690C49" w:rsidDel="008F56C8">
          <w:rPr>
            <w:rFonts w:ascii="Arial" w:hAnsi="Arial" w:cs="Arial"/>
            <w:i/>
            <w:iCs/>
            <w:sz w:val="22"/>
            <w:szCs w:val="22"/>
          </w:rPr>
          <w:delText>A</w:delText>
        </w:r>
        <w:r w:rsidR="00084125" w:rsidRPr="00084125" w:rsidDel="008F56C8">
          <w:rPr>
            <w:rFonts w:ascii="Arial" w:hAnsi="Arial" w:cs="Arial"/>
            <w:sz w:val="22"/>
            <w:szCs w:val="22"/>
          </w:rPr>
          <w:delText xml:space="preserve"> </w:delText>
        </w:r>
        <w:commentRangeEnd w:id="266"/>
        <w:r w:rsidR="008F56C8" w:rsidDel="008F56C8">
          <w:rPr>
            <w:rStyle w:val="CommentReference"/>
            <w:rFonts w:asciiTheme="minorHAnsi" w:eastAsiaTheme="minorHAnsi" w:hAnsiTheme="minorHAnsi" w:cstheme="minorBidi"/>
            <w:kern w:val="2"/>
            <w14:ligatures w14:val="standardContextual"/>
          </w:rPr>
          <w:commentReference w:id="266"/>
        </w:r>
        <w:r w:rsidR="00084125" w:rsidRPr="00084125" w:rsidDel="008F56C8">
          <w:rPr>
            <w:rFonts w:ascii="Arial" w:hAnsi="Arial" w:cs="Arial"/>
            <w:sz w:val="22"/>
            <w:szCs w:val="22"/>
          </w:rPr>
          <w:delText xml:space="preserve">and </w:delText>
        </w:r>
      </w:del>
      <w:r w:rsidR="00084125" w:rsidRPr="00690C49">
        <w:rPr>
          <w:rFonts w:ascii="Arial" w:hAnsi="Arial" w:cs="Arial"/>
          <w:i/>
          <w:iCs/>
          <w:sz w:val="22"/>
          <w:szCs w:val="22"/>
        </w:rPr>
        <w:t>L</w:t>
      </w:r>
      <w:r w:rsidR="00084125" w:rsidRPr="00084125">
        <w:rPr>
          <w:rFonts w:ascii="Arial" w:hAnsi="Arial" w:cs="Arial"/>
          <w:sz w:val="22"/>
          <w:szCs w:val="22"/>
        </w:rPr>
        <w:t xml:space="preserve"> on </w:t>
      </w:r>
      <w:ins w:id="268" w:author="Heather M" w:date="2025-10-13T17:44:00Z" w16du:dateUtc="2025-10-13T21:44:00Z">
        <w:r w:rsidR="00835234">
          <w:rPr>
            <w:rFonts w:ascii="Arial" w:hAnsi="Arial" w:cs="Arial"/>
            <w:i/>
            <w:iCs/>
            <w:sz w:val="22"/>
            <w:szCs w:val="22"/>
          </w:rPr>
          <w:t xml:space="preserve">N </w:t>
        </w:r>
        <w:r w:rsidR="00835234" w:rsidRPr="00C17153">
          <w:rPr>
            <w:rFonts w:ascii="Arial" w:hAnsi="Arial" w:cs="Arial"/>
            <w:sz w:val="22"/>
            <w:szCs w:val="22"/>
            <w:rPrChange w:id="269" w:author="Heather M" w:date="2025-10-13T17:47:00Z" w16du:dateUtc="2025-10-13T21:47:00Z">
              <w:rPr>
                <w:rFonts w:ascii="Arial" w:hAnsi="Arial" w:cs="Arial"/>
                <w:i/>
                <w:iCs/>
                <w:sz w:val="22"/>
                <w:szCs w:val="22"/>
              </w:rPr>
            </w:rPrChange>
          </w:rPr>
          <w:t>is correctly modelled as linear, while the effect of</w:t>
        </w:r>
        <w:r w:rsidR="00835234">
          <w:rPr>
            <w:rFonts w:ascii="Arial" w:hAnsi="Arial" w:cs="Arial"/>
            <w:i/>
            <w:iCs/>
            <w:sz w:val="22"/>
            <w:szCs w:val="22"/>
          </w:rPr>
          <w:t xml:space="preserve"> L </w:t>
        </w:r>
        <w:r w:rsidR="00835234" w:rsidRPr="00EA6448">
          <w:rPr>
            <w:rFonts w:ascii="Arial" w:hAnsi="Arial" w:cs="Arial"/>
            <w:sz w:val="22"/>
            <w:szCs w:val="22"/>
            <w:rPrChange w:id="270" w:author="Heather M" w:date="2025-10-13T17:47:00Z" w16du:dateUtc="2025-10-13T21:47:00Z">
              <w:rPr>
                <w:rFonts w:ascii="Arial" w:hAnsi="Arial" w:cs="Arial"/>
                <w:i/>
                <w:iCs/>
                <w:sz w:val="22"/>
                <w:szCs w:val="22"/>
              </w:rPr>
            </w:rPrChange>
          </w:rPr>
          <w:t>on</w:t>
        </w:r>
        <w:r w:rsidR="00835234">
          <w:rPr>
            <w:rFonts w:ascii="Arial" w:hAnsi="Arial" w:cs="Arial"/>
            <w:i/>
            <w:iCs/>
            <w:sz w:val="22"/>
            <w:szCs w:val="22"/>
          </w:rPr>
          <w:t xml:space="preserve"> Y </w:t>
        </w:r>
        <w:r w:rsidR="00835234" w:rsidRPr="00EA6448">
          <w:rPr>
            <w:rFonts w:ascii="Arial" w:hAnsi="Arial" w:cs="Arial"/>
            <w:sz w:val="22"/>
            <w:szCs w:val="22"/>
            <w:rPrChange w:id="271" w:author="Heather M" w:date="2025-10-13T17:47:00Z" w16du:dateUtc="2025-10-13T21:47:00Z">
              <w:rPr>
                <w:rFonts w:ascii="Arial" w:hAnsi="Arial" w:cs="Arial"/>
                <w:i/>
                <w:iCs/>
                <w:sz w:val="22"/>
                <w:szCs w:val="22"/>
              </w:rPr>
            </w:rPrChange>
          </w:rPr>
          <w:t>is</w:t>
        </w:r>
      </w:ins>
      <w:del w:id="272" w:author="Heather M" w:date="2025-10-13T17:44:00Z" w16du:dateUtc="2025-10-13T21:44:00Z">
        <w:r w:rsidR="00084125" w:rsidRPr="00690C49" w:rsidDel="00835234">
          <w:rPr>
            <w:rFonts w:ascii="Arial" w:hAnsi="Arial" w:cs="Arial"/>
            <w:i/>
            <w:iCs/>
            <w:sz w:val="22"/>
            <w:szCs w:val="22"/>
          </w:rPr>
          <w:delText>Y</w:delText>
        </w:r>
      </w:del>
      <w:del w:id="273" w:author="Heather M" w:date="2025-10-13T17:45:00Z" w16du:dateUtc="2025-10-13T21:45:00Z">
        <w:r w:rsidR="00084125" w:rsidRPr="00084125" w:rsidDel="00835234">
          <w:rPr>
            <w:rFonts w:ascii="Arial" w:hAnsi="Arial" w:cs="Arial"/>
            <w:sz w:val="22"/>
            <w:szCs w:val="22"/>
          </w:rPr>
          <w:delText xml:space="preserve"> </w:delText>
        </w:r>
      </w:del>
      <w:del w:id="274" w:author="Heather M" w:date="2025-10-13T17:37:00Z" w16du:dateUtc="2025-10-13T21:37:00Z">
        <w:r w:rsidR="00084125" w:rsidRPr="00084125" w:rsidDel="00BB6AFD">
          <w:rPr>
            <w:rFonts w:ascii="Arial" w:hAnsi="Arial" w:cs="Arial"/>
            <w:sz w:val="22"/>
            <w:szCs w:val="22"/>
          </w:rPr>
          <w:delText>are</w:delText>
        </w:r>
      </w:del>
      <w:r w:rsidR="00084125" w:rsidRPr="00084125">
        <w:rPr>
          <w:rFonts w:ascii="Arial" w:hAnsi="Arial" w:cs="Arial"/>
          <w:sz w:val="22"/>
          <w:szCs w:val="22"/>
        </w:rPr>
        <w:t xml:space="preserve"> </w:t>
      </w:r>
      <w:r w:rsidR="00084125" w:rsidRPr="008C2982">
        <w:rPr>
          <w:rFonts w:ascii="Arial" w:hAnsi="Arial" w:cs="Arial"/>
          <w:i/>
          <w:iCs/>
          <w:sz w:val="22"/>
          <w:szCs w:val="22"/>
          <w:rPrChange w:id="275" w:author="Heather M" w:date="2025-10-13T20:20:00Z" w16du:dateUtc="2025-10-14T00:20:00Z">
            <w:rPr>
              <w:rFonts w:ascii="Arial" w:hAnsi="Arial" w:cs="Arial"/>
              <w:sz w:val="22"/>
              <w:szCs w:val="22"/>
            </w:rPr>
          </w:rPrChange>
        </w:rPr>
        <w:t>incorrectly</w:t>
      </w:r>
      <w:r w:rsidR="00084125" w:rsidRPr="00084125">
        <w:rPr>
          <w:rFonts w:ascii="Arial" w:hAnsi="Arial" w:cs="Arial"/>
          <w:sz w:val="22"/>
          <w:szCs w:val="22"/>
        </w:rPr>
        <w:t xml:space="preserve"> modelled as linear</w:t>
      </w:r>
      <w:ins w:id="276" w:author="Heather M" w:date="2025-10-13T17:45:00Z" w16du:dateUtc="2025-10-13T21:45:00Z">
        <w:r w:rsidR="006F0072">
          <w:rPr>
            <w:rFonts w:ascii="Arial" w:hAnsi="Arial" w:cs="Arial"/>
            <w:sz w:val="22"/>
            <w:szCs w:val="22"/>
          </w:rPr>
          <w:t xml:space="preserve">. </w:t>
        </w:r>
      </w:ins>
      <w:del w:id="277" w:author="Heather M" w:date="2025-10-13T17:45:00Z" w16du:dateUtc="2025-10-13T21:45:00Z">
        <w:r w:rsidR="00084125" w:rsidRPr="00084125" w:rsidDel="006F0072">
          <w:rPr>
            <w:rFonts w:ascii="Arial" w:hAnsi="Arial" w:cs="Arial"/>
            <w:sz w:val="22"/>
            <w:szCs w:val="22"/>
          </w:rPr>
          <w:delText>, while the relationship between</w:delText>
        </w:r>
      </w:del>
      <w:ins w:id="278" w:author="Mayeda, Elizabeth Rose" w:date="2025-10-09T18:54:00Z" w16du:dateUtc="2025-10-10T01:54:00Z">
        <w:del w:id="279" w:author="Heather M" w:date="2025-10-13T17:45:00Z" w16du:dateUtc="2025-10-13T21:45:00Z">
          <w:r w:rsidR="008F56C8" w:rsidDel="006F0072">
            <w:rPr>
              <w:rFonts w:ascii="Arial" w:hAnsi="Arial" w:cs="Arial"/>
              <w:sz w:val="22"/>
              <w:szCs w:val="22"/>
            </w:rPr>
            <w:delText>effect of</w:delText>
          </w:r>
        </w:del>
      </w:ins>
      <w:del w:id="280" w:author="Heather M" w:date="2025-10-13T17:45:00Z" w16du:dateUtc="2025-10-13T21:45:00Z">
        <w:r w:rsidR="00084125" w:rsidRPr="00084125" w:rsidDel="006F0072">
          <w:rPr>
            <w:rFonts w:ascii="Arial" w:hAnsi="Arial" w:cs="Arial"/>
            <w:sz w:val="22"/>
            <w:szCs w:val="22"/>
          </w:rPr>
          <w:delText xml:space="preserve"> </w:delText>
        </w:r>
        <w:r w:rsidR="00084125" w:rsidRPr="00B1681D" w:rsidDel="006F0072">
          <w:rPr>
            <w:rFonts w:ascii="Arial" w:hAnsi="Arial" w:cs="Arial"/>
            <w:i/>
            <w:iCs/>
            <w:sz w:val="22"/>
            <w:szCs w:val="22"/>
            <w:rPrChange w:id="281" w:author="Heather M" w:date="2025-10-13T16:59:00Z" w16du:dateUtc="2025-10-13T20:59:00Z">
              <w:rPr>
                <w:rFonts w:ascii="Arial" w:hAnsi="Arial" w:cs="Arial"/>
                <w:sz w:val="22"/>
                <w:szCs w:val="22"/>
              </w:rPr>
            </w:rPrChange>
          </w:rPr>
          <w:delText>L</w:delText>
        </w:r>
        <w:r w:rsidR="00084125" w:rsidRPr="00084125" w:rsidDel="006F0072">
          <w:rPr>
            <w:rFonts w:ascii="Arial" w:hAnsi="Arial" w:cs="Arial"/>
            <w:sz w:val="22"/>
            <w:szCs w:val="22"/>
          </w:rPr>
          <w:delText xml:space="preserve"> and </w:delText>
        </w:r>
      </w:del>
      <w:ins w:id="282" w:author="Mayeda, Elizabeth Rose" w:date="2025-10-09T18:54:00Z" w16du:dateUtc="2025-10-10T01:54:00Z">
        <w:del w:id="283" w:author="Heather M" w:date="2025-10-13T17:45:00Z" w16du:dateUtc="2025-10-13T21:45:00Z">
          <w:r w:rsidR="008F56C8" w:rsidDel="006F0072">
            <w:rPr>
              <w:rFonts w:ascii="Arial" w:hAnsi="Arial" w:cs="Arial"/>
              <w:sz w:val="22"/>
              <w:szCs w:val="22"/>
            </w:rPr>
            <w:delText>on</w:delText>
          </w:r>
          <w:r w:rsidR="008F56C8" w:rsidRPr="00084125" w:rsidDel="006F0072">
            <w:rPr>
              <w:rFonts w:ascii="Arial" w:hAnsi="Arial" w:cs="Arial"/>
              <w:sz w:val="22"/>
              <w:szCs w:val="22"/>
            </w:rPr>
            <w:delText xml:space="preserve"> </w:delText>
          </w:r>
        </w:del>
      </w:ins>
      <w:del w:id="284" w:author="Heather M" w:date="2025-10-13T17:45:00Z" w16du:dateUtc="2025-10-13T21:45:00Z">
        <w:r w:rsidR="00084125" w:rsidRPr="00B1681D" w:rsidDel="006F0072">
          <w:rPr>
            <w:rFonts w:ascii="Arial" w:hAnsi="Arial" w:cs="Arial"/>
            <w:i/>
            <w:iCs/>
            <w:sz w:val="22"/>
            <w:szCs w:val="22"/>
            <w:rPrChange w:id="285" w:author="Heather M" w:date="2025-10-13T16:59:00Z" w16du:dateUtc="2025-10-13T20:59:00Z">
              <w:rPr>
                <w:rFonts w:ascii="Arial" w:hAnsi="Arial" w:cs="Arial"/>
                <w:sz w:val="22"/>
                <w:szCs w:val="22"/>
              </w:rPr>
            </w:rPrChange>
          </w:rPr>
          <w:delText>N</w:delText>
        </w:r>
        <w:r w:rsidR="00084125" w:rsidRPr="00084125" w:rsidDel="006F0072">
          <w:rPr>
            <w:rFonts w:ascii="Arial" w:hAnsi="Arial" w:cs="Arial"/>
            <w:sz w:val="22"/>
            <w:szCs w:val="22"/>
          </w:rPr>
          <w:delText xml:space="preserve"> is correctly modeled as linear. </w:delText>
        </w:r>
      </w:del>
      <w:r w:rsidR="00084125" w:rsidRPr="00084125">
        <w:rPr>
          <w:rFonts w:ascii="Arial" w:hAnsi="Arial" w:cs="Arial"/>
          <w:sz w:val="22"/>
          <w:szCs w:val="22"/>
        </w:rPr>
        <w:t>This means the</w:t>
      </w:r>
      <w:ins w:id="286" w:author="Heather M" w:date="2025-10-13T17:47:00Z" w16du:dateUtc="2025-10-13T21:47:00Z">
        <w:r w:rsidR="00954342">
          <w:rPr>
            <w:rFonts w:ascii="Arial" w:hAnsi="Arial" w:cs="Arial"/>
            <w:sz w:val="22"/>
            <w:szCs w:val="22"/>
          </w:rPr>
          <w:t xml:space="preserve"> effect of</w:t>
        </w:r>
      </w:ins>
      <w:r w:rsidR="00084125" w:rsidRPr="00084125">
        <w:rPr>
          <w:rFonts w:ascii="Arial" w:hAnsi="Arial" w:cs="Arial"/>
          <w:sz w:val="22"/>
          <w:szCs w:val="22"/>
        </w:rPr>
        <w:t xml:space="preserve"> </w:t>
      </w:r>
      <w:r w:rsidR="00084125" w:rsidRPr="00690C49">
        <w:rPr>
          <w:rFonts w:ascii="Arial" w:hAnsi="Arial" w:cs="Arial"/>
          <w:i/>
          <w:iCs/>
          <w:sz w:val="22"/>
          <w:szCs w:val="22"/>
        </w:rPr>
        <w:t>L</w:t>
      </w:r>
      <w:r w:rsidR="00084125" w:rsidRPr="00084125">
        <w:rPr>
          <w:rFonts w:ascii="Arial" w:hAnsi="Arial" w:cs="Arial"/>
          <w:sz w:val="22"/>
          <w:szCs w:val="22"/>
        </w:rPr>
        <w:t xml:space="preserve"> </w:t>
      </w:r>
      <w:ins w:id="287" w:author="Heather M" w:date="2025-10-13T17:47:00Z" w16du:dateUtc="2025-10-13T21:47:00Z">
        <w:r w:rsidR="00A17EFF">
          <w:rPr>
            <w:rFonts w:ascii="Arial" w:hAnsi="Arial" w:cs="Arial"/>
            <w:sz w:val="22"/>
            <w:szCs w:val="22"/>
          </w:rPr>
          <w:t xml:space="preserve">on </w:t>
        </w:r>
      </w:ins>
      <w:del w:id="288" w:author="Heather M" w:date="2025-10-13T17:47:00Z" w16du:dateUtc="2025-10-13T21:47:00Z">
        <w:r w:rsidR="00690C49" w:rsidDel="00A17EFF">
          <w:rPr>
            <w:rFonts w:ascii="Arial" w:hAnsi="Arial" w:cs="Arial"/>
            <w:sz w:val="22"/>
            <w:szCs w:val="22"/>
          </w:rPr>
          <w:delText>–</w:delText>
        </w:r>
        <w:r w:rsidR="00084125" w:rsidRPr="00084125" w:rsidDel="00A17EFF">
          <w:rPr>
            <w:rFonts w:ascii="Arial" w:hAnsi="Arial" w:cs="Arial"/>
            <w:sz w:val="22"/>
            <w:szCs w:val="22"/>
          </w:rPr>
          <w:delText xml:space="preserve"> </w:delText>
        </w:r>
      </w:del>
      <w:r w:rsidR="00084125" w:rsidRPr="00690C49">
        <w:rPr>
          <w:rFonts w:ascii="Arial" w:hAnsi="Arial" w:cs="Arial"/>
          <w:i/>
          <w:iCs/>
          <w:sz w:val="22"/>
          <w:szCs w:val="22"/>
        </w:rPr>
        <w:t>N</w:t>
      </w:r>
      <w:r w:rsidR="00084125" w:rsidRPr="00084125">
        <w:rPr>
          <w:rFonts w:ascii="Arial" w:hAnsi="Arial" w:cs="Arial"/>
          <w:sz w:val="22"/>
          <w:szCs w:val="22"/>
        </w:rPr>
        <w:t xml:space="preserve"> </w:t>
      </w:r>
      <w:del w:id="289" w:author="Heather M" w:date="2025-10-13T17:47:00Z" w16du:dateUtc="2025-10-13T21:47:00Z">
        <w:r w:rsidR="00084125" w:rsidDel="0042455E">
          <w:rPr>
            <w:rFonts w:ascii="Arial" w:hAnsi="Arial" w:cs="Arial"/>
            <w:sz w:val="22"/>
            <w:szCs w:val="22"/>
          </w:rPr>
          <w:delText xml:space="preserve">relationship </w:delText>
        </w:r>
      </w:del>
      <w:r w:rsidR="00084125" w:rsidRPr="00084125">
        <w:rPr>
          <w:rFonts w:ascii="Arial" w:hAnsi="Arial" w:cs="Arial"/>
          <w:sz w:val="22"/>
          <w:szCs w:val="22"/>
        </w:rPr>
        <w:t xml:space="preserve">is modelled correctly in </w:t>
      </w:r>
      <w:r w:rsidR="00084125" w:rsidRPr="00084125">
        <w:rPr>
          <w:rFonts w:ascii="Arial" w:hAnsi="Arial" w:cs="Arial"/>
          <w:sz w:val="22"/>
          <w:szCs w:val="22"/>
        </w:rPr>
        <w:lastRenderedPageBreak/>
        <w:t xml:space="preserve">the negative control outcome analysis but the </w:t>
      </w:r>
      <w:ins w:id="290" w:author="Heather M" w:date="2025-10-13T17:47:00Z" w16du:dateUtc="2025-10-13T21:47:00Z">
        <w:r w:rsidR="00C56E94">
          <w:rPr>
            <w:rFonts w:ascii="Arial" w:hAnsi="Arial" w:cs="Arial"/>
            <w:sz w:val="22"/>
            <w:szCs w:val="22"/>
          </w:rPr>
          <w:t xml:space="preserve">effect of </w:t>
        </w:r>
      </w:ins>
      <w:r w:rsidR="00084125" w:rsidRPr="00690C49">
        <w:rPr>
          <w:rFonts w:ascii="Arial" w:hAnsi="Arial" w:cs="Arial"/>
          <w:i/>
          <w:iCs/>
          <w:sz w:val="22"/>
          <w:szCs w:val="22"/>
        </w:rPr>
        <w:t>L</w:t>
      </w:r>
      <w:r w:rsidR="00084125">
        <w:rPr>
          <w:rFonts w:ascii="Arial" w:hAnsi="Arial" w:cs="Arial"/>
          <w:sz w:val="22"/>
          <w:szCs w:val="22"/>
        </w:rPr>
        <w:t xml:space="preserve"> </w:t>
      </w:r>
      <w:ins w:id="291" w:author="Heather M" w:date="2025-10-13T17:47:00Z" w16du:dateUtc="2025-10-13T21:47:00Z">
        <w:r w:rsidR="009442F3">
          <w:rPr>
            <w:rFonts w:ascii="Arial" w:hAnsi="Arial" w:cs="Arial"/>
            <w:sz w:val="22"/>
            <w:szCs w:val="22"/>
          </w:rPr>
          <w:t>on</w:t>
        </w:r>
      </w:ins>
      <w:del w:id="292" w:author="Heather M" w:date="2025-10-13T17:47:00Z" w16du:dateUtc="2025-10-13T21:47:00Z">
        <w:r w:rsidR="00084125" w:rsidDel="009442F3">
          <w:rPr>
            <w:rFonts w:ascii="Arial" w:hAnsi="Arial" w:cs="Arial"/>
            <w:sz w:val="22"/>
            <w:szCs w:val="22"/>
          </w:rPr>
          <w:delText>–</w:delText>
        </w:r>
      </w:del>
      <w:r w:rsidR="00084125">
        <w:rPr>
          <w:rFonts w:ascii="Arial" w:hAnsi="Arial" w:cs="Arial"/>
          <w:sz w:val="22"/>
          <w:szCs w:val="22"/>
        </w:rPr>
        <w:t xml:space="preserve"> </w:t>
      </w:r>
      <w:r w:rsidR="00084125" w:rsidRPr="00690C49">
        <w:rPr>
          <w:rFonts w:ascii="Arial" w:hAnsi="Arial" w:cs="Arial"/>
          <w:i/>
          <w:iCs/>
          <w:sz w:val="22"/>
          <w:szCs w:val="22"/>
        </w:rPr>
        <w:t>Y</w:t>
      </w:r>
      <w:r w:rsidR="00084125">
        <w:rPr>
          <w:rFonts w:ascii="Arial" w:hAnsi="Arial" w:cs="Arial"/>
          <w:sz w:val="22"/>
          <w:szCs w:val="22"/>
        </w:rPr>
        <w:t xml:space="preserve"> </w:t>
      </w:r>
      <w:del w:id="293" w:author="Heather M" w:date="2025-10-13T17:47:00Z" w16du:dateUtc="2025-10-13T21:47:00Z">
        <w:r w:rsidR="00084125" w:rsidRPr="00084125" w:rsidDel="00180DF7">
          <w:rPr>
            <w:rFonts w:ascii="Arial" w:hAnsi="Arial" w:cs="Arial"/>
            <w:sz w:val="22"/>
            <w:szCs w:val="22"/>
          </w:rPr>
          <w:delText>relationshi</w:delText>
        </w:r>
        <w:r w:rsidR="00084125" w:rsidDel="00180DF7">
          <w:rPr>
            <w:rFonts w:ascii="Arial" w:hAnsi="Arial" w:cs="Arial"/>
            <w:sz w:val="22"/>
            <w:szCs w:val="22"/>
          </w:rPr>
          <w:delText>p</w:delText>
        </w:r>
        <w:r w:rsidR="00084125" w:rsidRPr="00084125" w:rsidDel="00180DF7">
          <w:rPr>
            <w:rFonts w:ascii="Arial" w:hAnsi="Arial" w:cs="Arial"/>
            <w:sz w:val="22"/>
            <w:szCs w:val="22"/>
          </w:rPr>
          <w:delText xml:space="preserve"> </w:delText>
        </w:r>
      </w:del>
      <w:r w:rsidR="00084125" w:rsidRPr="00084125">
        <w:rPr>
          <w:rFonts w:ascii="Arial" w:hAnsi="Arial" w:cs="Arial"/>
          <w:sz w:val="22"/>
          <w:szCs w:val="22"/>
        </w:rPr>
        <w:t xml:space="preserve">is modelled </w:t>
      </w:r>
      <w:r w:rsidR="00084125" w:rsidRPr="00C23988">
        <w:rPr>
          <w:rFonts w:ascii="Arial" w:hAnsi="Arial" w:cs="Arial"/>
          <w:i/>
          <w:iCs/>
          <w:sz w:val="22"/>
          <w:szCs w:val="22"/>
          <w:rPrChange w:id="294" w:author="Heather M" w:date="2025-10-13T20:20:00Z" w16du:dateUtc="2025-10-14T00:20:00Z">
            <w:rPr>
              <w:rFonts w:ascii="Arial" w:hAnsi="Arial" w:cs="Arial"/>
              <w:sz w:val="22"/>
              <w:szCs w:val="22"/>
            </w:rPr>
          </w:rPrChange>
        </w:rPr>
        <w:t>incorrectly</w:t>
      </w:r>
      <w:r w:rsidR="00084125" w:rsidRPr="00084125">
        <w:rPr>
          <w:rFonts w:ascii="Arial" w:hAnsi="Arial" w:cs="Arial"/>
          <w:sz w:val="22"/>
          <w:szCs w:val="22"/>
        </w:rPr>
        <w:t xml:space="preserve"> in the primary </w:t>
      </w:r>
      <w:r w:rsidR="001758E5">
        <w:rPr>
          <w:rFonts w:ascii="Arial" w:hAnsi="Arial" w:cs="Arial"/>
          <w:sz w:val="22"/>
          <w:szCs w:val="22"/>
        </w:rPr>
        <w:t xml:space="preserve">outcome </w:t>
      </w:r>
      <w:r w:rsidR="00084125" w:rsidRPr="00084125">
        <w:rPr>
          <w:rFonts w:ascii="Arial" w:hAnsi="Arial" w:cs="Arial"/>
          <w:sz w:val="22"/>
          <w:szCs w:val="22"/>
        </w:rPr>
        <w:t>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2B0DA84A"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w:t>
      </w:r>
      <w:r w:rsidR="001111A9">
        <w:rPr>
          <w:rFonts w:ascii="Arial" w:hAnsi="Arial" w:cs="Arial"/>
          <w:i/>
          <w:iCs/>
          <w:sz w:val="22"/>
          <w:szCs w:val="22"/>
        </w:rPr>
        <w:t>er</w:t>
      </w:r>
      <w:r w:rsidR="008916E9">
        <w:rPr>
          <w:rFonts w:ascii="Arial" w:hAnsi="Arial" w:cs="Arial"/>
          <w:i/>
          <w:iCs/>
          <w:sz w:val="22"/>
          <w:szCs w:val="22"/>
        </w:rPr>
        <w:t xml:space="preserve"> confounding in</w:t>
      </w:r>
      <w:r w:rsidRPr="000944A9">
        <w:rPr>
          <w:rFonts w:ascii="Arial" w:hAnsi="Arial" w:cs="Arial"/>
          <w:i/>
          <w:iCs/>
          <w:sz w:val="22"/>
          <w:szCs w:val="22"/>
        </w:rPr>
        <w:t xml:space="preserve">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1EC846F9"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w:t>
      </w:r>
      <w:del w:id="295" w:author="Heather M" w:date="2025-10-13T17:51:00Z" w16du:dateUtc="2025-10-13T21:51:00Z">
        <w:r w:rsidRPr="00B306C3" w:rsidDel="000943B1">
          <w:rPr>
            <w:rFonts w:ascii="Arial" w:hAnsi="Arial" w:cs="Arial"/>
            <w:sz w:val="22"/>
            <w:szCs w:val="22"/>
          </w:rPr>
          <w:delText xml:space="preserve">association </w:delText>
        </w:r>
      </w:del>
      <w:ins w:id="296" w:author="Heather M" w:date="2025-10-13T17:51:00Z" w16du:dateUtc="2025-10-13T21:51:00Z">
        <w:r w:rsidR="000943B1">
          <w:rPr>
            <w:rFonts w:ascii="Arial" w:hAnsi="Arial" w:cs="Arial"/>
            <w:sz w:val="22"/>
            <w:szCs w:val="22"/>
          </w:rPr>
          <w:t>effect of</w:t>
        </w:r>
        <w:r w:rsidR="000943B1" w:rsidRPr="00B306C3">
          <w:rPr>
            <w:rFonts w:ascii="Arial" w:hAnsi="Arial" w:cs="Arial"/>
            <w:sz w:val="22"/>
            <w:szCs w:val="22"/>
          </w:rPr>
          <w:t xml:space="preserve"> </w:t>
        </w:r>
      </w:ins>
      <w:del w:id="297" w:author="Heather M" w:date="2025-10-13T17:51:00Z" w16du:dateUtc="2025-10-13T21:51:00Z">
        <w:r w:rsidRPr="00B306C3" w:rsidDel="0064069D">
          <w:rPr>
            <w:rFonts w:ascii="Arial" w:hAnsi="Arial" w:cs="Arial"/>
            <w:sz w:val="22"/>
            <w:szCs w:val="22"/>
          </w:rPr>
          <w:delText xml:space="preserve">between </w:delText>
        </w:r>
      </w:del>
      <w:r w:rsidRPr="0072199A">
        <w:rPr>
          <w:rFonts w:ascii="Arial" w:hAnsi="Arial" w:cs="Arial"/>
          <w:i/>
          <w:iCs/>
          <w:sz w:val="22"/>
          <w:szCs w:val="22"/>
        </w:rPr>
        <w:t>U</w:t>
      </w:r>
      <w:r w:rsidRPr="00B306C3">
        <w:rPr>
          <w:rFonts w:ascii="Arial" w:hAnsi="Arial" w:cs="Arial"/>
          <w:sz w:val="22"/>
          <w:szCs w:val="22"/>
        </w:rPr>
        <w:t xml:space="preserve"> </w:t>
      </w:r>
      <w:del w:id="298" w:author="Heather M" w:date="2025-10-13T17:51:00Z" w16du:dateUtc="2025-10-13T21:51:00Z">
        <w:r w:rsidRPr="00B306C3" w:rsidDel="0064069D">
          <w:rPr>
            <w:rFonts w:ascii="Arial" w:hAnsi="Arial" w:cs="Arial"/>
            <w:sz w:val="22"/>
            <w:szCs w:val="22"/>
          </w:rPr>
          <w:delText xml:space="preserve">and </w:delText>
        </w:r>
      </w:del>
      <w:ins w:id="299" w:author="Heather M" w:date="2025-10-13T17:51:00Z" w16du:dateUtc="2025-10-13T21:51:00Z">
        <w:r w:rsidR="0064069D">
          <w:rPr>
            <w:rFonts w:ascii="Arial" w:hAnsi="Arial" w:cs="Arial"/>
            <w:sz w:val="22"/>
            <w:szCs w:val="22"/>
          </w:rPr>
          <w:t>on</w:t>
        </w:r>
        <w:r w:rsidR="0064069D" w:rsidRPr="00B306C3">
          <w:rPr>
            <w:rFonts w:ascii="Arial" w:hAnsi="Arial" w:cs="Arial"/>
            <w:sz w:val="22"/>
            <w:szCs w:val="22"/>
          </w:rPr>
          <w:t xml:space="preserve"> </w:t>
        </w:r>
      </w:ins>
      <w:r w:rsidRPr="0072199A">
        <w:rPr>
          <w:rFonts w:ascii="Arial" w:hAnsi="Arial" w:cs="Arial"/>
          <w:i/>
          <w:iCs/>
          <w:sz w:val="22"/>
          <w:szCs w:val="22"/>
        </w:rPr>
        <w:t>Y</w:t>
      </w:r>
      <w:r w:rsidRPr="00B306C3">
        <w:rPr>
          <w:rFonts w:ascii="Arial" w:hAnsi="Arial" w:cs="Arial"/>
          <w:sz w:val="22"/>
          <w:szCs w:val="22"/>
        </w:rPr>
        <w:t xml:space="preserve"> is</w:t>
      </w:r>
      <w:ins w:id="300" w:author="Heather M" w:date="2025-10-13T20:20:00Z" w16du:dateUtc="2025-10-14T00:20:00Z">
        <w:r w:rsidR="002C4EDD">
          <w:rPr>
            <w:rFonts w:ascii="Arial" w:hAnsi="Arial" w:cs="Arial"/>
            <w:sz w:val="22"/>
            <w:szCs w:val="22"/>
          </w:rPr>
          <w:t xml:space="preserve"> linear,</w:t>
        </w:r>
      </w:ins>
      <w:r w:rsidRPr="00B306C3">
        <w:rPr>
          <w:rFonts w:ascii="Arial" w:hAnsi="Arial" w:cs="Arial"/>
          <w:sz w:val="22"/>
          <w:szCs w:val="22"/>
        </w:rPr>
        <w:t xml:space="preserve"> positive</w:t>
      </w:r>
      <w:ins w:id="301" w:author="Heather M" w:date="2025-10-13T20:20:00Z" w16du:dateUtc="2025-10-14T00:20:00Z">
        <w:r w:rsidR="002C4EDD">
          <w:rPr>
            <w:rFonts w:ascii="Arial" w:hAnsi="Arial" w:cs="Arial"/>
            <w:sz w:val="22"/>
            <w:szCs w:val="22"/>
          </w:rPr>
          <w:t>,</w:t>
        </w:r>
      </w:ins>
      <w:r w:rsidRPr="00B306C3">
        <w:rPr>
          <w:rFonts w:ascii="Arial" w:hAnsi="Arial" w:cs="Arial"/>
          <w:sz w:val="22"/>
          <w:szCs w:val="22"/>
        </w:rPr>
        <w:t xml:space="preserve"> and strong, while the </w:t>
      </w:r>
      <w:del w:id="302" w:author="Heather M" w:date="2025-10-13T17:52:00Z" w16du:dateUtc="2025-10-13T21:52:00Z">
        <w:r w:rsidRPr="00B306C3" w:rsidDel="004305F8">
          <w:rPr>
            <w:rFonts w:ascii="Arial" w:hAnsi="Arial" w:cs="Arial"/>
            <w:sz w:val="22"/>
            <w:szCs w:val="22"/>
          </w:rPr>
          <w:delText xml:space="preserve">association </w:delText>
        </w:r>
      </w:del>
      <w:ins w:id="303" w:author="Heather M" w:date="2025-10-13T17:52:00Z" w16du:dateUtc="2025-10-13T21:52:00Z">
        <w:r w:rsidR="004305F8">
          <w:rPr>
            <w:rFonts w:ascii="Arial" w:hAnsi="Arial" w:cs="Arial"/>
            <w:sz w:val="22"/>
            <w:szCs w:val="22"/>
          </w:rPr>
          <w:t>effect of</w:t>
        </w:r>
        <w:r w:rsidR="004305F8" w:rsidRPr="00B306C3">
          <w:rPr>
            <w:rFonts w:ascii="Arial" w:hAnsi="Arial" w:cs="Arial"/>
            <w:sz w:val="22"/>
            <w:szCs w:val="22"/>
          </w:rPr>
          <w:t xml:space="preserve"> </w:t>
        </w:r>
      </w:ins>
      <w:del w:id="304" w:author="Heather M" w:date="2025-10-13T17:52:00Z" w16du:dateUtc="2025-10-13T21:52:00Z">
        <w:r w:rsidRPr="00B306C3" w:rsidDel="00ED4DCB">
          <w:rPr>
            <w:rFonts w:ascii="Arial" w:hAnsi="Arial" w:cs="Arial"/>
            <w:sz w:val="22"/>
            <w:szCs w:val="22"/>
          </w:rPr>
          <w:delText xml:space="preserve">between </w:delText>
        </w:r>
      </w:del>
      <w:r w:rsidRPr="000A0223">
        <w:rPr>
          <w:rFonts w:ascii="Arial" w:hAnsi="Arial" w:cs="Arial"/>
          <w:i/>
          <w:iCs/>
          <w:sz w:val="22"/>
          <w:szCs w:val="22"/>
        </w:rPr>
        <w:t>U</w:t>
      </w:r>
      <w:r w:rsidRPr="00B306C3">
        <w:rPr>
          <w:rFonts w:ascii="Arial" w:hAnsi="Arial" w:cs="Arial"/>
          <w:sz w:val="22"/>
          <w:szCs w:val="22"/>
        </w:rPr>
        <w:t xml:space="preserve"> </w:t>
      </w:r>
      <w:del w:id="305" w:author="Heather M" w:date="2025-10-13T17:52:00Z" w16du:dateUtc="2025-10-13T21:52:00Z">
        <w:r w:rsidRPr="00B306C3" w:rsidDel="00ED4DCB">
          <w:rPr>
            <w:rFonts w:ascii="Arial" w:hAnsi="Arial" w:cs="Arial"/>
            <w:sz w:val="22"/>
            <w:szCs w:val="22"/>
          </w:rPr>
          <w:delText xml:space="preserve">and </w:delText>
        </w:r>
      </w:del>
      <w:ins w:id="306" w:author="Heather M" w:date="2025-10-13T17:52:00Z" w16du:dateUtc="2025-10-13T21:52:00Z">
        <w:r w:rsidR="00ED4DCB">
          <w:rPr>
            <w:rFonts w:ascii="Arial" w:hAnsi="Arial" w:cs="Arial"/>
            <w:sz w:val="22"/>
            <w:szCs w:val="22"/>
          </w:rPr>
          <w:t>on</w:t>
        </w:r>
        <w:r w:rsidR="00ED4DCB" w:rsidRPr="00B306C3">
          <w:rPr>
            <w:rFonts w:ascii="Arial" w:hAnsi="Arial" w:cs="Arial"/>
            <w:sz w:val="22"/>
            <w:szCs w:val="22"/>
          </w:rPr>
          <w:t xml:space="preserve"> </w:t>
        </w:r>
      </w:ins>
      <w:r w:rsidRPr="000A0223">
        <w:rPr>
          <w:rFonts w:ascii="Arial" w:hAnsi="Arial" w:cs="Arial"/>
          <w:i/>
          <w:iCs/>
          <w:sz w:val="22"/>
          <w:szCs w:val="22"/>
        </w:rPr>
        <w:t>N</w:t>
      </w:r>
      <w:r w:rsidRPr="00B306C3">
        <w:rPr>
          <w:rFonts w:ascii="Arial" w:hAnsi="Arial" w:cs="Arial"/>
          <w:sz w:val="22"/>
          <w:szCs w:val="22"/>
        </w:rPr>
        <w:t xml:space="preserve"> is </w:t>
      </w:r>
      <w:ins w:id="307" w:author="Heather M" w:date="2025-10-13T20:20:00Z" w16du:dateUtc="2025-10-14T00:20:00Z">
        <w:r w:rsidR="002C4EDD">
          <w:rPr>
            <w:rFonts w:ascii="Arial" w:hAnsi="Arial" w:cs="Arial"/>
            <w:sz w:val="22"/>
            <w:szCs w:val="22"/>
          </w:rPr>
          <w:t>linear</w:t>
        </w:r>
        <w:r w:rsidR="009C0E43">
          <w:rPr>
            <w:rFonts w:ascii="Arial" w:hAnsi="Arial" w:cs="Arial"/>
            <w:sz w:val="22"/>
            <w:szCs w:val="22"/>
          </w:rPr>
          <w:t xml:space="preserve"> and </w:t>
        </w:r>
      </w:ins>
      <w:r w:rsidRPr="00B306C3">
        <w:rPr>
          <w:rFonts w:ascii="Arial" w:hAnsi="Arial" w:cs="Arial"/>
          <w:sz w:val="22"/>
          <w:szCs w:val="22"/>
        </w:rPr>
        <w:t>positive</w:t>
      </w:r>
      <w:ins w:id="308" w:author="Heather M" w:date="2025-10-13T20:20:00Z" w16du:dateUtc="2025-10-14T00:20:00Z">
        <w:r w:rsidR="001116AB">
          <w:rPr>
            <w:rFonts w:ascii="Arial" w:hAnsi="Arial" w:cs="Arial"/>
            <w:sz w:val="22"/>
            <w:szCs w:val="22"/>
          </w:rPr>
          <w:t>,</w:t>
        </w:r>
      </w:ins>
      <w:r w:rsidRPr="00B306C3">
        <w:rPr>
          <w:rFonts w:ascii="Arial" w:hAnsi="Arial" w:cs="Arial"/>
          <w:sz w:val="22"/>
          <w:szCs w:val="22"/>
        </w:rPr>
        <w:t xml:space="preserve"> but </w:t>
      </w:r>
      <w:r w:rsidR="005B03E7">
        <w:rPr>
          <w:rFonts w:ascii="Arial" w:hAnsi="Arial" w:cs="Arial"/>
          <w:sz w:val="22"/>
          <w:szCs w:val="22"/>
        </w:rPr>
        <w:t xml:space="preserve">very </w:t>
      </w:r>
      <w:r w:rsidRPr="00B306C3">
        <w:rPr>
          <w:rFonts w:ascii="Arial" w:hAnsi="Arial" w:cs="Arial"/>
          <w:sz w:val="22"/>
          <w:szCs w:val="22"/>
        </w:rPr>
        <w:t xml:space="preserve">weak. </w:t>
      </w:r>
      <w:del w:id="309" w:author="Heather M" w:date="2025-10-13T17:52:00Z" w16du:dateUtc="2025-10-13T21:52:00Z">
        <w:r w:rsidRPr="0082688E" w:rsidDel="0082688E">
          <w:rPr>
            <w:rFonts w:ascii="Arial" w:hAnsi="Arial" w:cs="Arial"/>
            <w:i/>
            <w:iCs/>
            <w:sz w:val="22"/>
            <w:szCs w:val="22"/>
            <w:rPrChange w:id="310" w:author="Heather M" w:date="2025-10-13T17:52:00Z" w16du:dateUtc="2025-10-13T21:52:00Z">
              <w:rPr>
                <w:rFonts w:ascii="Arial" w:hAnsi="Arial" w:cs="Arial"/>
                <w:sz w:val="22"/>
                <w:szCs w:val="22"/>
              </w:rPr>
            </w:rPrChange>
          </w:rPr>
          <w:delText xml:space="preserve">They </w:delText>
        </w:r>
      </w:del>
      <w:ins w:id="311" w:author="Heather M" w:date="2025-10-13T17:52:00Z" w16du:dateUtc="2025-10-13T21:52:00Z">
        <w:r w:rsidR="0082688E" w:rsidRPr="0082688E">
          <w:rPr>
            <w:rFonts w:ascii="Arial" w:hAnsi="Arial" w:cs="Arial"/>
            <w:i/>
            <w:iCs/>
            <w:sz w:val="22"/>
            <w:szCs w:val="22"/>
            <w:rPrChange w:id="312" w:author="Heather M" w:date="2025-10-13T17:52:00Z" w16du:dateUtc="2025-10-13T21:52:00Z">
              <w:rPr>
                <w:rFonts w:ascii="Arial" w:hAnsi="Arial" w:cs="Arial"/>
                <w:sz w:val="22"/>
                <w:szCs w:val="22"/>
              </w:rPr>
            </w:rPrChange>
          </w:rPr>
          <w:t>Y</w:t>
        </w:r>
        <w:r w:rsidR="0082688E">
          <w:rPr>
            <w:rFonts w:ascii="Arial" w:hAnsi="Arial" w:cs="Arial"/>
            <w:sz w:val="22"/>
            <w:szCs w:val="22"/>
          </w:rPr>
          <w:t xml:space="preserve"> and </w:t>
        </w:r>
        <w:r w:rsidR="0082688E">
          <w:rPr>
            <w:rFonts w:ascii="Arial" w:hAnsi="Arial" w:cs="Arial"/>
            <w:i/>
            <w:iCs/>
            <w:sz w:val="22"/>
            <w:szCs w:val="22"/>
          </w:rPr>
          <w:t>N</w:t>
        </w:r>
        <w:r w:rsidR="0082688E" w:rsidRPr="00B306C3">
          <w:rPr>
            <w:rFonts w:ascii="Arial" w:hAnsi="Arial" w:cs="Arial"/>
            <w:sz w:val="22"/>
            <w:szCs w:val="22"/>
          </w:rPr>
          <w:t xml:space="preserve"> </w:t>
        </w:r>
      </w:ins>
      <w:r w:rsidRPr="00B306C3">
        <w:rPr>
          <w:rFonts w:ascii="Arial" w:hAnsi="Arial" w:cs="Arial"/>
          <w:sz w:val="22"/>
          <w:szCs w:val="22"/>
        </w:rPr>
        <w:t xml:space="preserve">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14870DC5"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w:t>
      </w:r>
      <w:del w:id="313" w:author="Heather M" w:date="2025-10-13T17:52:00Z" w16du:dateUtc="2025-10-13T21:52:00Z">
        <w:r w:rsidRPr="00B306C3" w:rsidDel="002C50B2">
          <w:rPr>
            <w:rFonts w:ascii="Arial" w:hAnsi="Arial" w:cs="Arial"/>
            <w:sz w:val="22"/>
            <w:szCs w:val="22"/>
          </w:rPr>
          <w:delText xml:space="preserve">influenced </w:delText>
        </w:r>
      </w:del>
      <w:ins w:id="314" w:author="Heather M" w:date="2025-10-13T17:52:00Z" w16du:dateUtc="2025-10-13T21:52:00Z">
        <w:r w:rsidR="002C50B2">
          <w:rPr>
            <w:rFonts w:ascii="Arial" w:hAnsi="Arial" w:cs="Arial"/>
            <w:sz w:val="22"/>
            <w:szCs w:val="22"/>
          </w:rPr>
          <w:t>caused</w:t>
        </w:r>
        <w:r w:rsidR="002C50B2" w:rsidRPr="00B306C3">
          <w:rPr>
            <w:rFonts w:ascii="Arial" w:hAnsi="Arial" w:cs="Arial"/>
            <w:sz w:val="22"/>
            <w:szCs w:val="22"/>
          </w:rPr>
          <w:t xml:space="preserve"> </w:t>
        </w:r>
      </w:ins>
      <w:r w:rsidRPr="00B306C3">
        <w:rPr>
          <w:rFonts w:ascii="Arial" w:hAnsi="Arial" w:cs="Arial"/>
          <w:sz w:val="22"/>
          <w:szCs w:val="22"/>
        </w:rPr>
        <w:t xml:space="preserve">by an unmeasured confounder </w:t>
      </w:r>
      <w:r w:rsidRPr="004F64DE">
        <w:rPr>
          <w:rFonts w:ascii="Arial" w:hAnsi="Arial" w:cs="Arial"/>
          <w:i/>
          <w:iCs/>
          <w:sz w:val="22"/>
          <w:szCs w:val="22"/>
        </w:rPr>
        <w:t>U</w:t>
      </w:r>
      <w:r w:rsidRPr="00B306C3">
        <w:rPr>
          <w:rFonts w:ascii="Arial" w:hAnsi="Arial" w:cs="Arial"/>
          <w:sz w:val="22"/>
          <w:szCs w:val="22"/>
        </w:rPr>
        <w:t xml:space="preserve">. </w:t>
      </w:r>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therefore </w:t>
      </w:r>
      <w:r w:rsidR="00D308B7">
        <w:rPr>
          <w:rFonts w:ascii="Arial" w:hAnsi="Arial" w:cs="Arial"/>
          <w:sz w:val="22"/>
          <w:szCs w:val="22"/>
        </w:rPr>
        <w:t>share the same common causes</w:t>
      </w:r>
      <w:r w:rsidRPr="00B306C3">
        <w:rPr>
          <w:rFonts w:ascii="Arial" w:hAnsi="Arial" w:cs="Arial"/>
          <w:sz w:val="22"/>
          <w:szCs w:val="22"/>
        </w:rPr>
        <w:t xml:space="preserve">, but </w:t>
      </w:r>
      <w:r w:rsidRPr="004F64DE">
        <w:rPr>
          <w:rFonts w:ascii="Arial" w:hAnsi="Arial" w:cs="Arial"/>
          <w:i/>
          <w:iCs/>
          <w:sz w:val="22"/>
          <w:szCs w:val="22"/>
        </w:rPr>
        <w:t>U</w:t>
      </w:r>
      <w:r w:rsidRPr="00B306C3">
        <w:rPr>
          <w:rFonts w:ascii="Arial" w:hAnsi="Arial" w:cs="Arial"/>
          <w:sz w:val="22"/>
          <w:szCs w:val="22"/>
        </w:rPr>
        <w:t xml:space="preserve"> </w:t>
      </w:r>
      <w:del w:id="315" w:author="Mayeda, Elizabeth Rose" w:date="2025-10-09T19:00:00Z" w16du:dateUtc="2025-10-10T02:00:00Z">
        <w:r w:rsidRPr="00B306C3" w:rsidDel="008F56C8">
          <w:rPr>
            <w:rFonts w:ascii="Arial" w:hAnsi="Arial" w:cs="Arial"/>
            <w:sz w:val="22"/>
            <w:szCs w:val="22"/>
          </w:rPr>
          <w:delText xml:space="preserve">and </w:delText>
        </w:r>
      </w:del>
      <w:ins w:id="316" w:author="Mayeda, Elizabeth Rose" w:date="2025-10-09T19:00:00Z" w16du:dateUtc="2025-10-10T02:00:00Z">
        <w:r w:rsidR="008F56C8">
          <w:rPr>
            <w:rFonts w:ascii="Arial" w:hAnsi="Arial" w:cs="Arial"/>
            <w:sz w:val="22"/>
            <w:szCs w:val="22"/>
          </w:rPr>
          <w:t xml:space="preserve">has a </w:t>
        </w:r>
      </w:ins>
      <w:ins w:id="317" w:author="Heather M" w:date="2025-10-13T20:21:00Z" w16du:dateUtc="2025-10-14T00:21:00Z">
        <w:r w:rsidR="00234DBD">
          <w:rPr>
            <w:rFonts w:ascii="Arial" w:hAnsi="Arial" w:cs="Arial"/>
            <w:sz w:val="22"/>
            <w:szCs w:val="22"/>
          </w:rPr>
          <w:t xml:space="preserve">linear, </w:t>
        </w:r>
      </w:ins>
      <w:ins w:id="318" w:author="Mayeda, Elizabeth Rose" w:date="2025-10-09T19:00:00Z" w16du:dateUtc="2025-10-10T02:00:00Z">
        <w:r w:rsidR="008F56C8">
          <w:rPr>
            <w:rFonts w:ascii="Arial" w:hAnsi="Arial" w:cs="Arial"/>
            <w:sz w:val="22"/>
            <w:szCs w:val="22"/>
          </w:rPr>
          <w:t>negative effect on</w:t>
        </w:r>
        <w:r w:rsidR="008F56C8" w:rsidRPr="00B306C3">
          <w:rPr>
            <w:rFonts w:ascii="Arial" w:hAnsi="Arial" w:cs="Arial"/>
            <w:sz w:val="22"/>
            <w:szCs w:val="22"/>
          </w:rPr>
          <w:t xml:space="preserve"> </w:t>
        </w:r>
      </w:ins>
      <w:r w:rsidRPr="004F64DE">
        <w:rPr>
          <w:rFonts w:ascii="Arial" w:hAnsi="Arial" w:cs="Arial"/>
          <w:i/>
          <w:iCs/>
          <w:sz w:val="22"/>
          <w:szCs w:val="22"/>
        </w:rPr>
        <w:t>N</w:t>
      </w:r>
      <w:del w:id="319" w:author="Mayeda, Elizabeth Rose" w:date="2025-10-09T19:00:00Z" w16du:dateUtc="2025-10-10T02:00:00Z">
        <w:r w:rsidRPr="00B306C3" w:rsidDel="008F56C8">
          <w:rPr>
            <w:rFonts w:ascii="Arial" w:hAnsi="Arial" w:cs="Arial"/>
            <w:sz w:val="22"/>
            <w:szCs w:val="22"/>
          </w:rPr>
          <w:delText xml:space="preserve"> are negatively associated</w:delText>
        </w:r>
      </w:del>
      <w:r w:rsidRPr="00B306C3">
        <w:rPr>
          <w:rFonts w:ascii="Arial" w:hAnsi="Arial" w:cs="Arial"/>
          <w:sz w:val="22"/>
          <w:szCs w:val="22"/>
        </w:rPr>
        <w:t xml:space="preserve">, while </w:t>
      </w:r>
      <w:r w:rsidRPr="004F64DE">
        <w:rPr>
          <w:rFonts w:ascii="Arial" w:hAnsi="Arial" w:cs="Arial"/>
          <w:i/>
          <w:iCs/>
          <w:sz w:val="22"/>
          <w:szCs w:val="22"/>
        </w:rPr>
        <w:t>U</w:t>
      </w:r>
      <w:r w:rsidRPr="00B306C3">
        <w:rPr>
          <w:rFonts w:ascii="Arial" w:hAnsi="Arial" w:cs="Arial"/>
          <w:sz w:val="22"/>
          <w:szCs w:val="22"/>
        </w:rPr>
        <w:t xml:space="preserve"> </w:t>
      </w:r>
      <w:del w:id="320" w:author="Mayeda, Elizabeth Rose" w:date="2025-10-09T19:00:00Z" w16du:dateUtc="2025-10-10T02:00:00Z">
        <w:r w:rsidRPr="00B306C3" w:rsidDel="008F56C8">
          <w:rPr>
            <w:rFonts w:ascii="Arial" w:hAnsi="Arial" w:cs="Arial"/>
            <w:sz w:val="22"/>
            <w:szCs w:val="22"/>
          </w:rPr>
          <w:delText xml:space="preserve">and </w:delText>
        </w:r>
      </w:del>
      <w:ins w:id="321" w:author="Mayeda, Elizabeth Rose" w:date="2025-10-09T19:00:00Z" w16du:dateUtc="2025-10-10T02:00:00Z">
        <w:r w:rsidR="008F56C8">
          <w:rPr>
            <w:rFonts w:ascii="Arial" w:hAnsi="Arial" w:cs="Arial"/>
            <w:sz w:val="22"/>
            <w:szCs w:val="22"/>
          </w:rPr>
          <w:t xml:space="preserve">has a </w:t>
        </w:r>
      </w:ins>
      <w:ins w:id="322" w:author="Heather M" w:date="2025-10-13T20:21:00Z" w16du:dateUtc="2025-10-14T00:21:00Z">
        <w:r w:rsidR="00E06C7C">
          <w:rPr>
            <w:rFonts w:ascii="Arial" w:hAnsi="Arial" w:cs="Arial"/>
            <w:sz w:val="22"/>
            <w:szCs w:val="22"/>
          </w:rPr>
          <w:t xml:space="preserve">linear, </w:t>
        </w:r>
      </w:ins>
      <w:ins w:id="323" w:author="Mayeda, Elizabeth Rose" w:date="2025-10-09T19:00:00Z" w16du:dateUtc="2025-10-10T02:00:00Z">
        <w:r w:rsidR="008F56C8">
          <w:rPr>
            <w:rFonts w:ascii="Arial" w:hAnsi="Arial" w:cs="Arial"/>
            <w:sz w:val="22"/>
            <w:szCs w:val="22"/>
          </w:rPr>
          <w:t>positive effect on</w:t>
        </w:r>
        <w:r w:rsidR="008F56C8" w:rsidRPr="00B306C3">
          <w:rPr>
            <w:rFonts w:ascii="Arial" w:hAnsi="Arial" w:cs="Arial"/>
            <w:sz w:val="22"/>
            <w:szCs w:val="22"/>
          </w:rPr>
          <w:t xml:space="preserve"> </w:t>
        </w:r>
      </w:ins>
      <w:r w:rsidRPr="004F64DE">
        <w:rPr>
          <w:rFonts w:ascii="Arial" w:hAnsi="Arial" w:cs="Arial"/>
          <w:i/>
          <w:iCs/>
          <w:sz w:val="22"/>
          <w:szCs w:val="22"/>
        </w:rPr>
        <w:t>Y</w:t>
      </w:r>
      <w:del w:id="324" w:author="Mayeda, Elizabeth Rose" w:date="2025-10-09T19:00:00Z" w16du:dateUtc="2025-10-10T02:00:00Z">
        <w:r w:rsidRPr="00B306C3" w:rsidDel="008F56C8">
          <w:rPr>
            <w:rFonts w:ascii="Arial" w:hAnsi="Arial" w:cs="Arial"/>
            <w:sz w:val="22"/>
            <w:szCs w:val="22"/>
          </w:rPr>
          <w:delText xml:space="preserve"> are positively associated</w:delText>
        </w:r>
      </w:del>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2B7D928F"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ins w:id="325" w:author="Heather M" w:date="2025-10-13T17:53:00Z" w16du:dateUtc="2025-10-13T21:53:00Z">
        <w:r w:rsidR="00211136">
          <w:rPr>
            <w:rFonts w:ascii="Arial" w:hAnsi="Arial" w:cs="Arial"/>
            <w:sz w:val="22"/>
            <w:szCs w:val="22"/>
          </w:rPr>
          <w:t xml:space="preserve"> by </w:t>
        </w:r>
        <w:r w:rsidR="00211136" w:rsidRPr="00211136">
          <w:rPr>
            <w:rFonts w:ascii="Arial" w:hAnsi="Arial" w:cs="Arial"/>
            <w:i/>
            <w:iCs/>
            <w:sz w:val="22"/>
            <w:szCs w:val="22"/>
            <w:rPrChange w:id="326" w:author="Heather M" w:date="2025-10-13T17:54:00Z" w16du:dateUtc="2025-10-13T21:54:00Z">
              <w:rPr>
                <w:rFonts w:ascii="Arial" w:hAnsi="Arial" w:cs="Arial"/>
                <w:sz w:val="22"/>
                <w:szCs w:val="22"/>
              </w:rPr>
            </w:rPrChange>
          </w:rPr>
          <w:t>U</w:t>
        </w:r>
      </w:ins>
      <w:r w:rsidR="00B07B5C" w:rsidRPr="009A02BE">
        <w:rPr>
          <w:rFonts w:ascii="Arial" w:hAnsi="Arial" w:cs="Arial"/>
          <w:sz w:val="22"/>
          <w:szCs w:val="22"/>
        </w:rPr>
        <w:t xml:space="preserve">. </w:t>
      </w:r>
      <w:r w:rsidR="006B7E6F">
        <w:rPr>
          <w:rFonts w:ascii="Arial" w:hAnsi="Arial" w:cs="Arial"/>
          <w:sz w:val="22"/>
          <w:szCs w:val="22"/>
        </w:rPr>
        <w:t xml:space="preserve">Therefore, </w:t>
      </w:r>
      <w:ins w:id="327" w:author="Heather M" w:date="2025-10-13T20:21:00Z" w16du:dateUtc="2025-10-14T00:21:00Z">
        <w:r w:rsidR="00E95935">
          <w:rPr>
            <w:rFonts w:ascii="Arial" w:hAnsi="Arial" w:cs="Arial"/>
            <w:sz w:val="22"/>
            <w:szCs w:val="22"/>
          </w:rPr>
          <w:t xml:space="preserve">the </w:t>
        </w:r>
      </w:ins>
      <w:del w:id="328" w:author="Heather M" w:date="2025-10-13T20:21:00Z" w16du:dateUtc="2025-10-14T00:21:00Z">
        <w:r w:rsidR="006B7E6F" w:rsidDel="00E95935">
          <w:rPr>
            <w:rFonts w:ascii="Arial" w:hAnsi="Arial" w:cs="Arial"/>
            <w:sz w:val="22"/>
            <w:szCs w:val="22"/>
          </w:rPr>
          <w:delText xml:space="preserve">using a </w:delText>
        </w:r>
      </w:del>
      <w:r w:rsidR="006B7E6F">
        <w:rPr>
          <w:rFonts w:ascii="Arial" w:hAnsi="Arial" w:cs="Arial"/>
          <w:sz w:val="22"/>
          <w:szCs w:val="22"/>
        </w:rPr>
        <w:t xml:space="preserve">negative </w:t>
      </w:r>
      <w:del w:id="329" w:author="Heather M" w:date="2025-10-13T20:21:00Z" w16du:dateUtc="2025-10-14T00:21:00Z">
        <w:r w:rsidR="006B7E6F" w:rsidDel="00E95935">
          <w:rPr>
            <w:rFonts w:ascii="Arial" w:hAnsi="Arial" w:cs="Arial"/>
            <w:sz w:val="22"/>
            <w:szCs w:val="22"/>
          </w:rPr>
          <w:delText xml:space="preserve">outcome </w:delText>
        </w:r>
      </w:del>
      <w:ins w:id="330" w:author="Heather M" w:date="2025-10-13T20:21:00Z" w16du:dateUtc="2025-10-14T00:21:00Z">
        <w:r w:rsidR="00E95935">
          <w:rPr>
            <w:rFonts w:ascii="Arial" w:hAnsi="Arial" w:cs="Arial"/>
            <w:sz w:val="22"/>
            <w:szCs w:val="22"/>
          </w:rPr>
          <w:t>control</w:t>
        </w:r>
        <w:r w:rsidR="00E95935">
          <w:rPr>
            <w:rFonts w:ascii="Arial" w:hAnsi="Arial" w:cs="Arial"/>
            <w:sz w:val="22"/>
            <w:szCs w:val="22"/>
          </w:rPr>
          <w:t xml:space="preserve"> </w:t>
        </w:r>
      </w:ins>
      <w:del w:id="331" w:author="Heather M" w:date="2025-10-13T20:21:00Z" w16du:dateUtc="2025-10-14T00:21:00Z">
        <w:r w:rsidR="006B7E6F" w:rsidDel="00E95935">
          <w:rPr>
            <w:rFonts w:ascii="Arial" w:hAnsi="Arial" w:cs="Arial"/>
            <w:sz w:val="22"/>
            <w:szCs w:val="22"/>
          </w:rPr>
          <w:delText xml:space="preserve">control </w:delText>
        </w:r>
      </w:del>
      <w:ins w:id="332" w:author="Heather M" w:date="2025-10-13T20:21:00Z" w16du:dateUtc="2025-10-14T00:21:00Z">
        <w:r w:rsidR="00E95935">
          <w:rPr>
            <w:rFonts w:ascii="Arial" w:hAnsi="Arial" w:cs="Arial"/>
            <w:sz w:val="22"/>
            <w:szCs w:val="22"/>
          </w:rPr>
          <w:t>outcome analysis</w:t>
        </w:r>
        <w:r w:rsidR="00E95935">
          <w:rPr>
            <w:rFonts w:ascii="Arial" w:hAnsi="Arial" w:cs="Arial"/>
            <w:sz w:val="22"/>
            <w:szCs w:val="22"/>
          </w:rPr>
          <w:t xml:space="preserve"> </w:t>
        </w:r>
      </w:ins>
      <w:r>
        <w:rPr>
          <w:rFonts w:ascii="Arial" w:hAnsi="Arial" w:cs="Arial"/>
          <w:sz w:val="22"/>
          <w:szCs w:val="22"/>
        </w:rPr>
        <w:t xml:space="preserve">correctly </w:t>
      </w:r>
      <w:r w:rsidR="001111A9">
        <w:rPr>
          <w:rFonts w:ascii="Arial" w:hAnsi="Arial" w:cs="Arial"/>
          <w:sz w:val="22"/>
          <w:szCs w:val="22"/>
        </w:rPr>
        <w:t>indicated</w:t>
      </w:r>
      <w:r w:rsidR="001111A9" w:rsidRPr="009A02BE">
        <w:rPr>
          <w:rFonts w:ascii="Arial" w:hAnsi="Arial" w:cs="Arial"/>
          <w:sz w:val="22"/>
          <w:szCs w:val="22"/>
        </w:rPr>
        <w:t xml:space="preserve"> </w:t>
      </w:r>
      <w:ins w:id="333" w:author="Heather M" w:date="2025-10-13T17:53:00Z" w16du:dateUtc="2025-10-13T21:53:00Z">
        <w:r w:rsidR="00B61098">
          <w:rPr>
            <w:rFonts w:ascii="Arial" w:hAnsi="Arial" w:cs="Arial"/>
            <w:sz w:val="22"/>
            <w:szCs w:val="22"/>
          </w:rPr>
          <w:t xml:space="preserve">the </w:t>
        </w:r>
      </w:ins>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as intended</w:t>
      </w:r>
      <w:ins w:id="334" w:author="Heather M" w:date="2025-10-13T17:53:00Z" w16du:dateUtc="2025-10-13T21:53:00Z">
        <w:r w:rsidR="00E2315A">
          <w:rPr>
            <w:rFonts w:ascii="Arial" w:hAnsi="Arial" w:cs="Arial"/>
            <w:sz w:val="22"/>
            <w:szCs w:val="22"/>
          </w:rPr>
          <w:t>,</w:t>
        </w:r>
      </w:ins>
      <w:r w:rsidR="006B7E6F">
        <w:rPr>
          <w:rFonts w:ascii="Arial" w:hAnsi="Arial" w:cs="Arial"/>
          <w:sz w:val="22"/>
          <w:szCs w:val="22"/>
        </w:rPr>
        <w:t xml:space="preserve">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ins w:id="335" w:author="Heather M" w:date="2025-10-13T20:22:00Z" w16du:dateUtc="2025-10-14T00:22:00Z">
        <w:r w:rsidR="000D5DE5">
          <w:rPr>
            <w:rFonts w:ascii="Arial" w:hAnsi="Arial" w:cs="Arial"/>
            <w:sz w:val="22"/>
            <w:szCs w:val="22"/>
          </w:rPr>
          <w:t xml:space="preserve">, and all </w:t>
        </w:r>
        <w:r w:rsidR="00560380">
          <w:rPr>
            <w:rFonts w:ascii="Arial" w:hAnsi="Arial" w:cs="Arial"/>
            <w:sz w:val="22"/>
            <w:szCs w:val="22"/>
          </w:rPr>
          <w:t>variables were measured and modelled correctly.</w:t>
        </w:r>
      </w:ins>
      <w:del w:id="336" w:author="Heather M" w:date="2025-10-13T20:22:00Z" w16du:dateUtc="2025-10-14T00:22:00Z">
        <w:r w:rsidR="00CA5A04" w:rsidRPr="009A02BE" w:rsidDel="00560380">
          <w:rPr>
            <w:rFonts w:ascii="Arial" w:hAnsi="Arial" w:cs="Arial"/>
            <w:sz w:val="22"/>
            <w:szCs w:val="22"/>
          </w:rPr>
          <w:delText>.</w:delText>
        </w:r>
      </w:del>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1486B9DA"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2: </w:t>
      </w:r>
      <w:r w:rsidR="00AC7AC0">
        <w:rPr>
          <w:rFonts w:ascii="Arial" w:hAnsi="Arial" w:cs="Arial"/>
          <w:i/>
          <w:iCs/>
          <w:sz w:val="22"/>
          <w:szCs w:val="22"/>
        </w:rPr>
        <w:t>Different unobserved confounding mechanisms</w:t>
      </w:r>
    </w:p>
    <w:p w14:paraId="6BB1DDAF" w14:textId="6C69A39F"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 xml:space="preserve">In contrast, </w:t>
      </w:r>
      <w:ins w:id="337" w:author="Heather M" w:date="2025-10-13T17:54:00Z" w16du:dateUtc="2025-10-13T21:54:00Z">
        <w:r w:rsidR="00D12FD5">
          <w:rPr>
            <w:rFonts w:ascii="Arial" w:hAnsi="Arial" w:cs="Arial"/>
            <w:sz w:val="22"/>
            <w:szCs w:val="22"/>
          </w:rPr>
          <w:t xml:space="preserve">in scenario 2, </w:t>
        </w:r>
      </w:ins>
      <w:del w:id="338" w:author="Heather M" w:date="2025-10-13T17:54:00Z" w16du:dateUtc="2025-10-13T21:54:00Z">
        <w:r w:rsidRPr="009A02BE" w:rsidDel="00D12FD5">
          <w:rPr>
            <w:rFonts w:ascii="Arial" w:hAnsi="Arial" w:cs="Arial"/>
            <w:sz w:val="22"/>
            <w:szCs w:val="22"/>
          </w:rPr>
          <w:delText>here,</w:delText>
        </w:r>
        <w:r w:rsidR="00253A93" w:rsidDel="00D12FD5">
          <w:rPr>
            <w:rFonts w:ascii="Arial" w:hAnsi="Arial" w:cs="Arial"/>
            <w:sz w:val="22"/>
            <w:szCs w:val="22"/>
          </w:rPr>
          <w:delText xml:space="preserve"> </w:delText>
        </w:r>
      </w:del>
      <w:r w:rsidR="00253A93">
        <w:rPr>
          <w:rFonts w:ascii="Arial" w:hAnsi="Arial" w:cs="Arial"/>
          <w:sz w:val="22"/>
          <w:szCs w:val="22"/>
        </w:rPr>
        <w:t xml:space="preserve">even though the effect estimate </w:t>
      </w:r>
      <w:r w:rsidR="003068A8">
        <w:rPr>
          <w:rFonts w:ascii="Arial" w:hAnsi="Arial" w:cs="Arial"/>
          <w:sz w:val="22"/>
          <w:szCs w:val="22"/>
        </w:rPr>
        <w:t xml:space="preserve">for the primary outcome </w:t>
      </w:r>
      <w:r w:rsidR="00253A93">
        <w:rPr>
          <w:rFonts w:ascii="Arial" w:hAnsi="Arial" w:cs="Arial"/>
          <w:sz w:val="22"/>
          <w:szCs w:val="22"/>
        </w:rPr>
        <w:t>was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del w:id="339" w:author="Heather M" w:date="2025-10-13T17:54:00Z" w16du:dateUtc="2025-10-13T21:54:00Z">
        <w:r w:rsidR="00C55B70" w:rsidDel="003C45D7">
          <w:rPr>
            <w:rFonts w:ascii="Arial" w:hAnsi="Arial" w:cs="Arial"/>
            <w:sz w:val="22"/>
            <w:szCs w:val="22"/>
          </w:rPr>
          <w:delText xml:space="preserve">exactly </w:delText>
        </w:r>
      </w:del>
      <w:r w:rsidR="004A5AD8" w:rsidRPr="009A02BE">
        <w:rPr>
          <w:rFonts w:ascii="Arial" w:hAnsi="Arial" w:cs="Arial"/>
          <w:sz w:val="22"/>
          <w:szCs w:val="22"/>
        </w:rPr>
        <w:t>share</w:t>
      </w:r>
      <w:r w:rsidR="001857BB">
        <w:rPr>
          <w:rFonts w:ascii="Arial" w:hAnsi="Arial" w:cs="Arial"/>
          <w:sz w:val="22"/>
          <w:szCs w:val="22"/>
        </w:rPr>
        <w:t xml:space="preserve"> </w:t>
      </w:r>
      <w:r w:rsidR="001857BB">
        <w:rPr>
          <w:rFonts w:ascii="Arial" w:hAnsi="Arial" w:cs="Arial"/>
          <w:sz w:val="22"/>
          <w:szCs w:val="22"/>
        </w:rPr>
        <w:lastRenderedPageBreak/>
        <w:t>the</w:t>
      </w:r>
      <w:ins w:id="340" w:author="Heather M" w:date="2025-10-13T17:54:00Z" w16du:dateUtc="2025-10-13T21:54:00Z">
        <w:r w:rsidR="001E557B">
          <w:rPr>
            <w:rFonts w:ascii="Arial" w:hAnsi="Arial" w:cs="Arial"/>
            <w:sz w:val="22"/>
            <w:szCs w:val="22"/>
          </w:rPr>
          <w:t xml:space="preserve"> exact</w:t>
        </w:r>
      </w:ins>
      <w:r w:rsidR="001857BB">
        <w:rPr>
          <w:rFonts w:ascii="Arial" w:hAnsi="Arial" w:cs="Arial"/>
          <w:sz w:val="22"/>
          <w:szCs w:val="22"/>
        </w:rPr>
        <w:t xml:space="preserve"> same </w:t>
      </w:r>
      <w:r w:rsidR="0083451E">
        <w:rPr>
          <w:rFonts w:ascii="Arial" w:hAnsi="Arial" w:cs="Arial"/>
          <w:sz w:val="22"/>
          <w:szCs w:val="22"/>
        </w:rPr>
        <w:t>unmeasured</w:t>
      </w:r>
      <w:r w:rsidR="001857BB">
        <w:rPr>
          <w:rFonts w:ascii="Arial" w:hAnsi="Arial" w:cs="Arial"/>
          <w:sz w:val="22"/>
          <w:szCs w:val="22"/>
        </w:rPr>
        <w:t xml:space="preserve"> </w:t>
      </w:r>
      <w:del w:id="341" w:author="Heather M" w:date="2025-10-13T20:23:00Z" w16du:dateUtc="2025-10-14T00:23:00Z">
        <w:r w:rsidR="001857BB" w:rsidDel="001F17D3">
          <w:rPr>
            <w:rFonts w:ascii="Arial" w:hAnsi="Arial" w:cs="Arial"/>
            <w:sz w:val="22"/>
            <w:szCs w:val="22"/>
          </w:rPr>
          <w:delText xml:space="preserve">confounding </w:delText>
        </w:r>
      </w:del>
      <w:ins w:id="342" w:author="Heather M" w:date="2025-10-13T20:23:00Z" w16du:dateUtc="2025-10-14T00:23:00Z">
        <w:r w:rsidR="001F17D3">
          <w:rPr>
            <w:rFonts w:ascii="Arial" w:hAnsi="Arial" w:cs="Arial"/>
            <w:sz w:val="22"/>
            <w:szCs w:val="22"/>
          </w:rPr>
          <w:t>confounders</w:t>
        </w:r>
      </w:ins>
      <w:del w:id="343" w:author="Heather M" w:date="2025-10-13T20:23:00Z" w16du:dateUtc="2025-10-14T00:23:00Z">
        <w:r w:rsidR="001857BB" w:rsidDel="001F17D3">
          <w:rPr>
            <w:rFonts w:ascii="Arial" w:hAnsi="Arial" w:cs="Arial"/>
            <w:sz w:val="22"/>
            <w:szCs w:val="22"/>
          </w:rPr>
          <w:delText>mechanism</w:delText>
        </w:r>
      </w:del>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ins w:id="344" w:author="Heather M" w:date="2025-10-13T20:23:00Z" w16du:dateUtc="2025-10-14T00:23:00Z">
        <w:r w:rsidR="00A11D0B">
          <w:rPr>
            <w:rFonts w:ascii="Arial" w:hAnsi="Arial" w:cs="Arial"/>
            <w:sz w:val="22"/>
            <w:szCs w:val="22"/>
          </w:rPr>
          <w:t xml:space="preserve"> (i.e. the negative control outcome is not u-comparable).</w:t>
        </w:r>
      </w:ins>
      <w:r w:rsidR="004A5AD8" w:rsidRPr="009A02BE">
        <w:rPr>
          <w:rFonts w:ascii="Arial" w:hAnsi="Arial" w:cs="Arial"/>
          <w:sz w:val="22"/>
          <w:szCs w:val="22"/>
        </w:rPr>
        <w:t>.</w:t>
      </w:r>
    </w:p>
    <w:p w14:paraId="07792AE6" w14:textId="77777777" w:rsidR="00A21AE5" w:rsidRPr="009A02BE" w:rsidRDefault="00A21AE5" w:rsidP="00790436">
      <w:pPr>
        <w:spacing w:line="360" w:lineRule="auto"/>
        <w:rPr>
          <w:rFonts w:ascii="Arial" w:hAnsi="Arial" w:cs="Arial"/>
          <w:sz w:val="22"/>
          <w:szCs w:val="22"/>
        </w:rPr>
      </w:pPr>
    </w:p>
    <w:p w14:paraId="44D403C2" w14:textId="2CBB3AA7"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ins w:id="345" w:author="Heather M" w:date="2025-10-13T18:08:00Z" w16du:dateUtc="2025-10-13T22:08:00Z">
        <w:r w:rsidR="00DA38AE">
          <w:rPr>
            <w:rFonts w:ascii="Arial" w:hAnsi="Arial" w:cs="Arial"/>
            <w:i/>
            <w:iCs/>
            <w:sz w:val="22"/>
            <w:szCs w:val="22"/>
          </w:rPr>
          <w:t>Different confounder m</w:t>
        </w:r>
        <w:r w:rsidR="00DA38AE" w:rsidRPr="000944A9">
          <w:rPr>
            <w:rFonts w:ascii="Arial" w:hAnsi="Arial" w:cs="Arial"/>
            <w:i/>
            <w:iCs/>
            <w:sz w:val="22"/>
            <w:szCs w:val="22"/>
          </w:rPr>
          <w:t>easurement error</w:t>
        </w:r>
      </w:ins>
      <w:del w:id="346" w:author="Heather M" w:date="2025-10-13T18:08:00Z" w16du:dateUtc="2025-10-13T22:08:00Z">
        <w:r w:rsidR="00972154" w:rsidDel="00DA38AE">
          <w:rPr>
            <w:rFonts w:ascii="Arial" w:hAnsi="Arial" w:cs="Arial"/>
            <w:i/>
            <w:iCs/>
            <w:sz w:val="22"/>
            <w:szCs w:val="22"/>
          </w:rPr>
          <w:delText>Confounder m</w:delText>
        </w:r>
        <w:r w:rsidR="00972154" w:rsidRPr="000944A9" w:rsidDel="00DA38AE">
          <w:rPr>
            <w:rFonts w:ascii="Arial" w:hAnsi="Arial" w:cs="Arial"/>
            <w:i/>
            <w:iCs/>
            <w:sz w:val="22"/>
            <w:szCs w:val="22"/>
          </w:rPr>
          <w:delText xml:space="preserve">easurement </w:delText>
        </w:r>
        <w:r w:rsidRPr="000944A9" w:rsidDel="00DA38AE">
          <w:rPr>
            <w:rFonts w:ascii="Arial" w:hAnsi="Arial" w:cs="Arial"/>
            <w:i/>
            <w:iCs/>
            <w:sz w:val="22"/>
            <w:szCs w:val="22"/>
          </w:rPr>
          <w:delText>error</w:delText>
        </w:r>
      </w:del>
    </w:p>
    <w:p w14:paraId="078756F1" w14:textId="1A84806F"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w:t>
      </w:r>
      <w:r w:rsidR="00AC1624">
        <w:rPr>
          <w:rFonts w:ascii="Arial" w:hAnsi="Arial" w:cs="Arial"/>
          <w:sz w:val="22"/>
          <w:szCs w:val="22"/>
        </w:rPr>
        <w:t xml:space="preserve">bias </w:t>
      </w:r>
      <w:r w:rsidR="00E345AF" w:rsidRPr="009A02BE">
        <w:rPr>
          <w:rFonts w:ascii="Arial" w:hAnsi="Arial" w:cs="Arial"/>
          <w:sz w:val="22"/>
          <w:szCs w:val="22"/>
        </w:rPr>
        <w:t xml:space="preserve">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w:t>
      </w:r>
      <w:del w:id="347" w:author="Heather M" w:date="2025-10-13T17:55:00Z" w16du:dateUtc="2025-10-13T21:55:00Z">
        <w:r w:rsidR="00B37AFA" w:rsidRPr="009A02BE" w:rsidDel="00EA31C2">
          <w:rPr>
            <w:rFonts w:ascii="Arial" w:hAnsi="Arial" w:cs="Arial"/>
            <w:sz w:val="22"/>
            <w:szCs w:val="22"/>
          </w:rPr>
          <w:delText xml:space="preserve">including </w:delText>
        </w:r>
      </w:del>
      <w:ins w:id="348" w:author="Heather M" w:date="2025-10-13T17:55:00Z" w16du:dateUtc="2025-10-13T21:55:00Z">
        <w:r w:rsidR="00EA31C2">
          <w:rPr>
            <w:rFonts w:ascii="Arial" w:hAnsi="Arial" w:cs="Arial"/>
            <w:sz w:val="22"/>
            <w:szCs w:val="22"/>
          </w:rPr>
          <w:t>such as</w:t>
        </w:r>
        <w:r w:rsidR="00EA31C2" w:rsidRPr="009A02BE">
          <w:rPr>
            <w:rFonts w:ascii="Arial" w:hAnsi="Arial" w:cs="Arial"/>
            <w:sz w:val="22"/>
            <w:szCs w:val="22"/>
          </w:rPr>
          <w:t xml:space="preserve"> </w:t>
        </w:r>
      </w:ins>
      <w:r w:rsidR="00B37AFA" w:rsidRPr="009A02BE">
        <w:rPr>
          <w:rFonts w:ascii="Arial" w:hAnsi="Arial" w:cs="Arial"/>
          <w:sz w:val="22"/>
          <w:szCs w:val="22"/>
        </w:rPr>
        <w:t xml:space="preserve">error from </w:t>
      </w:r>
      <w:r w:rsidR="00972154">
        <w:rPr>
          <w:rFonts w:ascii="Arial" w:hAnsi="Arial" w:cs="Arial"/>
          <w:sz w:val="22"/>
          <w:szCs w:val="22"/>
        </w:rPr>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xml:space="preserve">, </w:t>
      </w:r>
      <w:ins w:id="349" w:author="Heather M" w:date="2025-10-13T20:24:00Z" w16du:dateUtc="2025-10-14T00:24:00Z">
        <w:r w:rsidR="0012166A" w:rsidRPr="009A02BE">
          <w:rPr>
            <w:rFonts w:ascii="Arial" w:hAnsi="Arial" w:cs="Arial"/>
            <w:sz w:val="22"/>
            <w:szCs w:val="22"/>
          </w:rPr>
          <w:t>a negative control analysis may not always detect residual confounding.</w:t>
        </w:r>
        <w:r w:rsidR="0012166A">
          <w:rPr>
            <w:rFonts w:ascii="Arial" w:hAnsi="Arial" w:cs="Arial"/>
            <w:sz w:val="22"/>
            <w:szCs w:val="22"/>
          </w:rPr>
          <w:t xml:space="preserve"> </w:t>
        </w:r>
        <w:r w:rsidR="0012166A">
          <w:rPr>
            <w:rFonts w:ascii="Arial" w:hAnsi="Arial" w:cs="Arial"/>
            <w:sz w:val="22"/>
            <w:szCs w:val="22"/>
          </w:rPr>
          <w:t>F</w:t>
        </w:r>
      </w:ins>
      <w:ins w:id="350" w:author="Heather M" w:date="2025-10-13T17:55:00Z" w16du:dateUtc="2025-10-13T21:55:00Z">
        <w:r w:rsidR="00C62F0C">
          <w:rPr>
            <w:rFonts w:ascii="Arial" w:hAnsi="Arial" w:cs="Arial"/>
            <w:sz w:val="22"/>
            <w:szCs w:val="22"/>
          </w:rPr>
          <w:t>or example</w:t>
        </w:r>
      </w:ins>
      <w:ins w:id="351" w:author="Heather M" w:date="2025-10-13T20:24:00Z" w16du:dateUtc="2025-10-14T00:24:00Z">
        <w:r w:rsidR="0012166A">
          <w:rPr>
            <w:rFonts w:ascii="Arial" w:hAnsi="Arial" w:cs="Arial"/>
            <w:sz w:val="22"/>
            <w:szCs w:val="22"/>
          </w:rPr>
          <w:t>,</w:t>
        </w:r>
      </w:ins>
      <w:ins w:id="352" w:author="Heather M" w:date="2025-10-13T17:55:00Z" w16du:dateUtc="2025-10-13T21:55:00Z">
        <w:r w:rsidR="00C62F0C">
          <w:rPr>
            <w:rFonts w:ascii="Arial" w:hAnsi="Arial" w:cs="Arial"/>
            <w:sz w:val="22"/>
            <w:szCs w:val="22"/>
          </w:rPr>
          <w:t xml:space="preserve"> </w:t>
        </w:r>
      </w:ins>
      <w:del w:id="353" w:author="Heather M" w:date="2025-10-13T17:55:00Z" w16du:dateUtc="2025-10-13T21:55:00Z">
        <w:r w:rsidR="00972154" w:rsidDel="00C62F0C">
          <w:rPr>
            <w:rFonts w:ascii="Arial" w:hAnsi="Arial" w:cs="Arial"/>
            <w:sz w:val="22"/>
            <w:szCs w:val="22"/>
          </w:rPr>
          <w:delText xml:space="preserve">such </w:delText>
        </w:r>
      </w:del>
      <w:del w:id="354" w:author="Heather M" w:date="2025-10-13T20:24:00Z" w16du:dateUtc="2025-10-14T00:24:00Z">
        <w:r w:rsidR="00972154" w:rsidDel="0012166A">
          <w:rPr>
            <w:rFonts w:ascii="Arial" w:hAnsi="Arial" w:cs="Arial"/>
            <w:sz w:val="22"/>
            <w:szCs w:val="22"/>
          </w:rPr>
          <w:delText xml:space="preserve">as </w:delText>
        </w:r>
      </w:del>
      <w:r w:rsidR="00972154">
        <w:rPr>
          <w:rFonts w:ascii="Arial" w:hAnsi="Arial" w:cs="Arial"/>
          <w:sz w:val="22"/>
          <w:szCs w:val="22"/>
        </w:rPr>
        <w:t>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ins w:id="355" w:author="Heather M" w:date="2025-10-13T20:24:00Z" w16du:dateUtc="2025-10-14T00:24:00Z">
        <w:r w:rsidR="0012166A">
          <w:rPr>
            <w:rFonts w:ascii="Arial" w:hAnsi="Arial" w:cs="Arial"/>
            <w:sz w:val="22"/>
            <w:szCs w:val="22"/>
          </w:rPr>
          <w:t xml:space="preserve"> is often dichotomized</w:t>
        </w:r>
        <w:r w:rsidR="005074F4">
          <w:rPr>
            <w:rFonts w:ascii="Arial" w:hAnsi="Arial" w:cs="Arial"/>
            <w:sz w:val="22"/>
            <w:szCs w:val="22"/>
          </w:rPr>
          <w:t xml:space="preserve"> in environmental epidemiology.</w:t>
        </w:r>
      </w:ins>
      <w:del w:id="356" w:author="Heather M" w:date="2025-10-13T20:24:00Z" w16du:dateUtc="2025-10-14T00:24:00Z">
        <w:r w:rsidR="00B37AFA" w:rsidRPr="009A02BE" w:rsidDel="0012166A">
          <w:rPr>
            <w:rFonts w:ascii="Arial" w:hAnsi="Arial" w:cs="Arial"/>
            <w:sz w:val="22"/>
            <w:szCs w:val="22"/>
          </w:rPr>
          <w:delText xml:space="preserve">, </w:delText>
        </w:r>
        <w:r w:rsidR="00B723B5" w:rsidRPr="009A02BE" w:rsidDel="0012166A">
          <w:rPr>
            <w:rFonts w:ascii="Arial" w:hAnsi="Arial" w:cs="Arial"/>
            <w:sz w:val="22"/>
            <w:szCs w:val="22"/>
          </w:rPr>
          <w:delText xml:space="preserve">a negative control analysis may not always detect residual </w:delText>
        </w:r>
        <w:r w:rsidR="00FD05AE" w:rsidRPr="009A02BE" w:rsidDel="0012166A">
          <w:rPr>
            <w:rFonts w:ascii="Arial" w:hAnsi="Arial" w:cs="Arial"/>
            <w:sz w:val="22"/>
            <w:szCs w:val="22"/>
          </w:rPr>
          <w:delText>confounding</w:delText>
        </w:r>
        <w:r w:rsidR="00B723B5" w:rsidRPr="009A02BE" w:rsidDel="0012166A">
          <w:rPr>
            <w:rFonts w:ascii="Arial" w:hAnsi="Arial" w:cs="Arial"/>
            <w:sz w:val="22"/>
            <w:szCs w:val="22"/>
          </w:rPr>
          <w:delText>.</w:delText>
        </w:r>
        <w:r w:rsidR="00F21BFC" w:rsidDel="0012166A">
          <w:rPr>
            <w:rFonts w:ascii="Arial" w:hAnsi="Arial" w:cs="Arial"/>
            <w:sz w:val="22"/>
            <w:szCs w:val="22"/>
          </w:rPr>
          <w:delText xml:space="preserve"> </w:delText>
        </w:r>
      </w:del>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commentRangeStart w:id="357"/>
      <w:commentRangeStart w:id="358"/>
      <w:r w:rsidR="006673A0">
        <w:rPr>
          <w:rFonts w:ascii="Arial" w:hAnsi="Arial" w:cs="Arial"/>
          <w:i/>
          <w:iCs/>
          <w:sz w:val="22"/>
          <w:szCs w:val="22"/>
        </w:rPr>
        <w:t>Model misspecification</w:t>
      </w:r>
      <w:commentRangeEnd w:id="357"/>
      <w:r w:rsidR="003A07A2">
        <w:rPr>
          <w:rStyle w:val="CommentReference"/>
          <w:rFonts w:asciiTheme="minorHAnsi" w:eastAsiaTheme="minorHAnsi" w:hAnsiTheme="minorHAnsi" w:cstheme="minorBidi"/>
          <w:kern w:val="2"/>
          <w14:ligatures w14:val="standardContextual"/>
        </w:rPr>
        <w:commentReference w:id="357"/>
      </w:r>
      <w:commentRangeEnd w:id="358"/>
      <w:r w:rsidR="001B13D7">
        <w:rPr>
          <w:rStyle w:val="CommentReference"/>
          <w:rFonts w:asciiTheme="minorHAnsi" w:eastAsiaTheme="minorHAnsi" w:hAnsiTheme="minorHAnsi" w:cstheme="minorBidi"/>
          <w:kern w:val="2"/>
          <w14:ligatures w14:val="standardContextual"/>
        </w:rPr>
        <w:commentReference w:id="358"/>
      </w:r>
    </w:p>
    <w:p w14:paraId="43A7F416" w14:textId="69DF6859"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D82B71">
        <w:rPr>
          <w:rFonts w:ascii="Arial" w:hAnsi="Arial" w:cs="Arial"/>
          <w:sz w:val="22"/>
          <w:szCs w:val="22"/>
        </w:rPr>
        <w:t>s</w:t>
      </w:r>
      <w:r w:rsidR="001857BB">
        <w:rPr>
          <w:rFonts w:ascii="Arial" w:hAnsi="Arial" w:cs="Arial"/>
          <w:sz w:val="22"/>
          <w:szCs w:val="22"/>
        </w:rPr>
        <w:t>cenario</w:t>
      </w:r>
      <w:r w:rsidR="001857BB"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AC1624">
        <w:rPr>
          <w:rFonts w:ascii="Arial" w:hAnsi="Arial" w:cs="Arial"/>
          <w:b/>
          <w:bCs/>
          <w:sz w:val="22"/>
          <w:szCs w:val="22"/>
        </w:rPr>
        <w:t>,</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commentRangeStart w:id="359"/>
      <w:commentRangeStart w:id="360"/>
      <w:r w:rsidRPr="009A02BE">
        <w:rPr>
          <w:rFonts w:ascii="Arial" w:hAnsi="Arial" w:cs="Arial"/>
          <w:sz w:val="22"/>
          <w:szCs w:val="22"/>
        </w:rPr>
        <w:t>. If the relationships between confounder</w:t>
      </w:r>
      <w:r w:rsidR="00AC1624">
        <w:rPr>
          <w:rFonts w:ascii="Arial" w:hAnsi="Arial" w:cs="Arial"/>
          <w:sz w:val="22"/>
          <w:szCs w:val="22"/>
        </w:rPr>
        <w:t>(</w:t>
      </w:r>
      <w:r w:rsidRPr="009A02BE">
        <w:rPr>
          <w:rFonts w:ascii="Arial" w:hAnsi="Arial" w:cs="Arial"/>
          <w:sz w:val="22"/>
          <w:szCs w:val="22"/>
        </w:rPr>
        <w:t>s</w:t>
      </w:r>
      <w:r w:rsidR="00AC1624">
        <w:rPr>
          <w:rFonts w:ascii="Arial" w:hAnsi="Arial" w:cs="Arial"/>
          <w:sz w:val="22"/>
          <w:szCs w:val="22"/>
        </w:rPr>
        <w:t>)</w:t>
      </w:r>
      <w:del w:id="361" w:author="Heather M" w:date="2025-10-13T20:25:00Z" w16du:dateUtc="2025-10-14T00:25:00Z">
        <w:r w:rsidR="006B71CB" w:rsidDel="00802E2A">
          <w:rPr>
            <w:rFonts w:ascii="Arial" w:hAnsi="Arial" w:cs="Arial"/>
            <w:sz w:val="22"/>
            <w:szCs w:val="22"/>
          </w:rPr>
          <w:delText xml:space="preserve"> (e.g., age)</w:delText>
        </w:r>
      </w:del>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C600F4">
        <w:rPr>
          <w:rFonts w:ascii="Arial" w:hAnsi="Arial" w:cs="Arial"/>
          <w:sz w:val="22"/>
          <w:szCs w:val="22"/>
        </w:rPr>
        <w:t xml:space="preserve">flexible or </w:t>
      </w:r>
      <w:r w:rsidR="001857BB">
        <w:rPr>
          <w:rFonts w:ascii="Arial" w:hAnsi="Arial" w:cs="Arial"/>
          <w:sz w:val="22"/>
          <w:szCs w:val="22"/>
        </w:rPr>
        <w:t>nonparametric estimators that do not make assumptions</w:t>
      </w:r>
      <w:r w:rsidR="00C600F4">
        <w:rPr>
          <w:rFonts w:ascii="Arial" w:hAnsi="Arial" w:cs="Arial"/>
          <w:sz w:val="22"/>
          <w:szCs w:val="22"/>
        </w:rPr>
        <w:t xml:space="preserve"> on the shape of the </w:t>
      </w:r>
      <w:r w:rsidR="00AA49AA">
        <w:rPr>
          <w:rFonts w:ascii="Arial" w:hAnsi="Arial" w:cs="Arial"/>
          <w:sz w:val="22"/>
          <w:szCs w:val="22"/>
        </w:rPr>
        <w:t>confounder</w:t>
      </w:r>
      <w:r w:rsidR="00C600F4">
        <w:rPr>
          <w:rFonts w:ascii="Arial" w:hAnsi="Arial" w:cs="Arial"/>
          <w:sz w:val="22"/>
          <w:szCs w:val="22"/>
        </w:rPr>
        <w:t xml:space="preserve">-outcome curve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in both primary and negative control analyses</w:t>
      </w:r>
      <w:r w:rsidR="00277FF3">
        <w:rPr>
          <w:rFonts w:ascii="Arial" w:hAnsi="Arial" w:cs="Arial"/>
          <w:sz w:val="22"/>
          <w:szCs w:val="22"/>
        </w:rPr>
        <w:t xml:space="preserve"> </w:t>
      </w:r>
      <w:r w:rsidR="00277FF3">
        <w:rPr>
          <w:rFonts w:ascii="Arial" w:hAnsi="Arial" w:cs="Arial"/>
          <w:sz w:val="22"/>
          <w:szCs w:val="22"/>
        </w:rPr>
        <w:fldChar w:fldCharType="begin"/>
      </w:r>
      <w:r w:rsidR="00F2173B">
        <w:rPr>
          <w:rFonts w:ascii="Arial" w:hAnsi="Arial" w:cs="Arial"/>
          <w:sz w:val="22"/>
          <w:szCs w:val="22"/>
        </w:rPr>
        <w:instrText xml:space="preserve"> ADDIN ZOTERO_ITEM CSL_CITATION {"citationID":"rE8ed5Vj","properties":{"formattedCitation":"[8], [9], [10]","plainCitation":"[8], [9], [10]","noteIndex":0},"citationItems":[{"id":374,"uris":["http://zotero.org/users/local/hHKggCUl/items/JTJYIRTF"],"itemData":{"id":374,"type":"article-journal","abstract":"In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id":396,"uris":["http://zotero.org/users/local/hHKggCUl/items/LQNIRBL9"],"itemData":{"id":396,"type":"article-journal","abstract":"There is a long-standing debate in the statistical, epidemiological, and econometric ﬁelds as to whether nonparametric estimation that uses machine learning in model ﬁtting confers any meaningful advantage over simpler, parametric approaches in ﬁnite sample estimation of causal e</w:instrText>
      </w:r>
      <w:r w:rsidR="00F2173B">
        <w:rPr>
          <w:rFonts w:ascii="Cambria Math" w:hAnsi="Cambria Math" w:cs="Cambria Math"/>
          <w:sz w:val="22"/>
          <w:szCs w:val="22"/>
        </w:rPr>
        <w:instrText>ﬀ</w:instrText>
      </w:r>
      <w:r w:rsidR="00F2173B">
        <w:rPr>
          <w:rFonts w:ascii="Arial" w:hAnsi="Arial" w:cs="Arial"/>
          <w:sz w:val="22"/>
          <w:szCs w:val="22"/>
        </w:rPr>
        <w:instrText>ects. We address the question: when estimating the e</w:instrText>
      </w:r>
      <w:r w:rsidR="00F2173B">
        <w:rPr>
          <w:rFonts w:ascii="Cambria Math" w:hAnsi="Cambria Math" w:cs="Cambria Math"/>
          <w:sz w:val="22"/>
          <w:szCs w:val="22"/>
        </w:rPr>
        <w:instrText>ﬀ</w:instrText>
      </w:r>
      <w:r w:rsidR="00F2173B">
        <w:rPr>
          <w:rFonts w:ascii="Arial" w:hAnsi="Arial" w:cs="Arial"/>
          <w:sz w:val="22"/>
          <w:szCs w:val="22"/>
        </w:rPr>
        <w:instrText>ect of a treatment on an outcome, how much does the choice of nonparametric vs parametric estimation matter? Instead of answering this question with simulations that reﬂect a few chosen data scenarios, we propose a novel approach to compare estimators across a large number of datagenerating mechanisms drawn from nonparametric models with semi-informative priors. We apply this proposed approach and compare the performance of two nonparametric estimators (Bayesian adaptive regression tree and a targeted minimum loss-based estimator) to two parametric estimators (a logistic regression-based plug-in estimator and a propensity score estimator) in terms of estimating the average treatment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 across thousands of data-generating mechanisms. We summarize performance in terms of bias, conﬁdence interval coverage, and mean squared error. We ﬁnd that the two nonparametric estimators can substantially reduce bias as compared to the two parametric estimators in large-sample settings characterized by interactions and nonlinearities while compromising very little in terms of performance even in simple, small-sample settings.","container-title":"Journal of Causal Inference","DOI":"10.1515/jci-2023-0022","ISSN":"2193-3685","issue":"1","language":"en","license":"http://creativecommons.org/licenses/by/4.0","page":"20230022","source":"DOI.org (Crossref)","title":"All models are wrong, but which are useful? Comparing parametric and nonparametric estimation of causal effects in finite samples","title-short":"All models are wrong, but which are useful?","volume":"11","author":[{"family":"Rudolph","given":"Kara E."},{"family":"Williams","given":"Nicholas T."},{"family":"Miles","given":"Caleb H."},{"family":"Antonelli","given":"Joseph"},{"family":"Diaz","given":"Ivan"}],"issued":{"date-parts":[["2023",11,27]]}}},{"id":376,"uris":["http://zotero.org/users/local/hHKggCUl/items/46XP6JFE"],"itemData":{"id":376,"type":"article-journal","abstract":"Suppose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277FF3">
        <w:rPr>
          <w:rFonts w:ascii="Arial" w:hAnsi="Arial" w:cs="Arial"/>
          <w:sz w:val="22"/>
          <w:szCs w:val="22"/>
        </w:rPr>
        <w:fldChar w:fldCharType="separate"/>
      </w:r>
      <w:r w:rsidR="00F2173B">
        <w:rPr>
          <w:rFonts w:ascii="Arial" w:hAnsi="Arial" w:cs="Arial"/>
          <w:noProof/>
          <w:sz w:val="22"/>
          <w:szCs w:val="22"/>
        </w:rPr>
        <w:t>[8], [9], [10]</w:t>
      </w:r>
      <w:r w:rsidR="00277FF3">
        <w:rPr>
          <w:rFonts w:ascii="Arial" w:hAnsi="Arial" w:cs="Arial"/>
          <w:sz w:val="22"/>
          <w:szCs w:val="22"/>
        </w:rPr>
        <w:fldChar w:fldCharType="end"/>
      </w:r>
      <w:r w:rsidR="00FD1771">
        <w:rPr>
          <w:rFonts w:ascii="Arial" w:hAnsi="Arial" w:cs="Arial"/>
          <w:sz w:val="22"/>
          <w:szCs w:val="22"/>
        </w:rPr>
        <w:t xml:space="preserve">. </w:t>
      </w:r>
      <w:commentRangeEnd w:id="359"/>
      <w:r w:rsidR="009A7EDE">
        <w:rPr>
          <w:rStyle w:val="CommentReference"/>
          <w:rFonts w:asciiTheme="minorHAnsi" w:eastAsiaTheme="minorHAnsi" w:hAnsiTheme="minorHAnsi" w:cstheme="minorBidi"/>
          <w:kern w:val="2"/>
          <w14:ligatures w14:val="standardContextual"/>
        </w:rPr>
        <w:commentReference w:id="359"/>
      </w:r>
      <w:commentRangeEnd w:id="360"/>
      <w:r w:rsidR="004B5C98">
        <w:rPr>
          <w:rStyle w:val="CommentReference"/>
          <w:rFonts w:asciiTheme="minorHAnsi" w:eastAsiaTheme="minorHAnsi" w:hAnsiTheme="minorHAnsi" w:cstheme="minorBidi"/>
          <w:kern w:val="2"/>
          <w14:ligatures w14:val="standardContextual"/>
        </w:rPr>
        <w:commentReference w:id="360"/>
      </w:r>
    </w:p>
    <w:p w14:paraId="3C8351DF" w14:textId="12192A03" w:rsidR="00A21AE5" w:rsidRPr="009A02BE" w:rsidRDefault="00A21AE5" w:rsidP="003A42B1">
      <w:pPr>
        <w:spacing w:line="360" w:lineRule="auto"/>
        <w:rPr>
          <w:rFonts w:ascii="Arial" w:hAnsi="Arial" w:cs="Arial"/>
          <w:sz w:val="22"/>
          <w:szCs w:val="22"/>
        </w:rPr>
      </w:pPr>
    </w:p>
    <w:p w14:paraId="7F3A1568" w14:textId="0AC69577"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Weak</w:t>
      </w:r>
      <w:r w:rsidR="00AA49AA">
        <w:rPr>
          <w:rFonts w:ascii="Arial" w:hAnsi="Arial" w:cs="Arial"/>
          <w:i/>
          <w:iCs/>
          <w:sz w:val="22"/>
          <w:szCs w:val="22"/>
        </w:rPr>
        <w:t>er confound</w:t>
      </w:r>
      <w:r w:rsidR="00553C03">
        <w:rPr>
          <w:rFonts w:ascii="Arial" w:hAnsi="Arial" w:cs="Arial"/>
          <w:i/>
          <w:iCs/>
          <w:sz w:val="22"/>
          <w:szCs w:val="22"/>
        </w:rPr>
        <w:t>ing</w:t>
      </w:r>
      <w:r w:rsidR="00AA49AA">
        <w:rPr>
          <w:rFonts w:ascii="Arial" w:hAnsi="Arial" w:cs="Arial"/>
          <w:i/>
          <w:iCs/>
          <w:sz w:val="22"/>
          <w:szCs w:val="22"/>
        </w:rPr>
        <w:t xml:space="preserve"> in</w:t>
      </w:r>
      <w:r w:rsidRPr="000944A9">
        <w:rPr>
          <w:rFonts w:ascii="Arial" w:hAnsi="Arial" w:cs="Arial"/>
          <w:i/>
          <w:iCs/>
          <w:sz w:val="22"/>
          <w:szCs w:val="22"/>
        </w:rPr>
        <w:t xml:space="preserve"> negative control </w:t>
      </w:r>
      <w:r w:rsidR="00553C03">
        <w:rPr>
          <w:rFonts w:ascii="Arial" w:hAnsi="Arial" w:cs="Arial"/>
          <w:i/>
          <w:iCs/>
          <w:sz w:val="22"/>
          <w:szCs w:val="22"/>
        </w:rPr>
        <w:t>outcome</w:t>
      </w:r>
    </w:p>
    <w:p w14:paraId="72542C57" w14:textId="1CF24CA3"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2B5CFB">
        <w:rPr>
          <w:rFonts w:ascii="Arial" w:hAnsi="Arial" w:cs="Arial"/>
          <w:b/>
          <w:bCs/>
          <w:sz w:val="22"/>
          <w:szCs w:val="22"/>
        </w:rPr>
        <w:t>,</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ins w:id="362" w:author="Heather M" w:date="2025-10-13T20:25:00Z" w16du:dateUtc="2025-10-14T00:25:00Z">
        <w:r w:rsidR="00281608">
          <w:rPr>
            <w:rFonts w:ascii="Arial" w:hAnsi="Arial" w:cs="Arial"/>
            <w:sz w:val="22"/>
            <w:szCs w:val="22"/>
          </w:rPr>
          <w:t>As in previous scenarios, t</w:t>
        </w:r>
      </w:ins>
      <w:del w:id="363" w:author="Heather M" w:date="2025-10-13T20:25:00Z" w16du:dateUtc="2025-10-14T00:25:00Z">
        <w:r w:rsidR="002A0925" w:rsidDel="00281608">
          <w:rPr>
            <w:rFonts w:ascii="Arial" w:hAnsi="Arial" w:cs="Arial"/>
            <w:sz w:val="22"/>
            <w:szCs w:val="22"/>
          </w:rPr>
          <w:delText>T</w:delText>
        </w:r>
      </w:del>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lastRenderedPageBreak/>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3ED4574F"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2B5CFB">
        <w:rPr>
          <w:rFonts w:ascii="Arial" w:hAnsi="Arial" w:cs="Arial"/>
          <w:b/>
          <w:bCs/>
          <w:sz w:val="22"/>
          <w:szCs w:val="22"/>
        </w:rPr>
        <w:t>,</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w:t>
      </w:r>
      <w:commentRangeStart w:id="364"/>
      <w:commentRangeStart w:id="365"/>
      <w:r w:rsidR="003402B2">
        <w:rPr>
          <w:rFonts w:ascii="Arial" w:hAnsi="Arial" w:cs="Arial"/>
          <w:sz w:val="22"/>
          <w:szCs w:val="22"/>
        </w:rPr>
        <w:t>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w:t>
      </w:r>
      <w:ins w:id="366" w:author="Heather M" w:date="2025-10-13T20:26:00Z" w16du:dateUtc="2025-10-14T00:26:00Z">
        <w:r w:rsidR="003B7EA3">
          <w:rPr>
            <w:rFonts w:ascii="Arial" w:hAnsi="Arial" w:cs="Arial"/>
            <w:sz w:val="22"/>
            <w:szCs w:val="22"/>
          </w:rPr>
          <w:t xml:space="preserve">linear </w:t>
        </w:r>
      </w:ins>
      <w:r w:rsidR="00FA4320">
        <w:rPr>
          <w:rFonts w:ascii="Arial" w:hAnsi="Arial" w:cs="Arial"/>
          <w:sz w:val="22"/>
          <w:szCs w:val="22"/>
        </w:rPr>
        <w:t xml:space="preserve">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w:t>
      </w:r>
      <w:ins w:id="367" w:author="Heather M" w:date="2025-10-13T20:26:00Z" w16du:dateUtc="2025-10-14T00:26:00Z">
        <w:r w:rsidR="006503D2">
          <w:rPr>
            <w:rFonts w:ascii="Arial" w:hAnsi="Arial" w:cs="Arial"/>
            <w:sz w:val="22"/>
            <w:szCs w:val="22"/>
          </w:rPr>
          <w:t xml:space="preserve">linear </w:t>
        </w:r>
      </w:ins>
      <w:r w:rsidR="00FA4320">
        <w:rPr>
          <w:rFonts w:ascii="Arial" w:hAnsi="Arial" w:cs="Arial"/>
          <w:sz w:val="22"/>
          <w:szCs w:val="22"/>
        </w:rPr>
        <w:t xml:space="preserve">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t>analysis does not</w:t>
      </w:r>
      <w:r w:rsidR="002B5CFB">
        <w:rPr>
          <w:rFonts w:ascii="Arial" w:hAnsi="Arial" w:cs="Arial"/>
          <w:sz w:val="22"/>
          <w:szCs w:val="22"/>
        </w:rPr>
        <w:t xml:space="preserve"> necessarily</w:t>
      </w:r>
      <w:r w:rsidR="000128DA">
        <w:rPr>
          <w:rFonts w:ascii="Arial" w:hAnsi="Arial" w:cs="Arial"/>
          <w:sz w:val="22"/>
          <w:szCs w:val="22"/>
        </w:rPr>
        <w:t xml:space="preserve">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629075F6"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t>For example, in a hypothetical study using electronic health record data to test the relationship between week</w:t>
      </w:r>
      <w:r w:rsidR="002562E8">
        <w:rPr>
          <w:rFonts w:ascii="Arial" w:hAnsi="Arial" w:cs="Arial"/>
          <w:sz w:val="22"/>
          <w:szCs w:val="22"/>
        </w:rPr>
        <w:t>-long</w:t>
      </w:r>
      <w:r w:rsidRPr="00DC1C64">
        <w:rPr>
          <w:rFonts w:ascii="Arial" w:hAnsi="Arial" w:cs="Arial"/>
          <w:sz w:val="22"/>
          <w:szCs w:val="22"/>
        </w:rPr>
        <w:t xml:space="preserve"> </w:t>
      </w:r>
      <w:r w:rsidR="002562E8" w:rsidRPr="00DC1C64">
        <w:rPr>
          <w:rFonts w:ascii="Arial" w:hAnsi="Arial" w:cs="Arial"/>
          <w:sz w:val="22"/>
          <w:szCs w:val="22"/>
        </w:rPr>
        <w:t>traffic</w:t>
      </w:r>
      <w:r w:rsidR="002562E8">
        <w:rPr>
          <w:rFonts w:ascii="Arial" w:hAnsi="Arial" w:cs="Arial"/>
          <w:sz w:val="22"/>
          <w:szCs w:val="22"/>
        </w:rPr>
        <w:t>-</w:t>
      </w:r>
      <w:r w:rsidRPr="00DC1C64">
        <w:rPr>
          <w:rFonts w:ascii="Arial" w:hAnsi="Arial" w:cs="Arial"/>
          <w:sz w:val="22"/>
          <w:szCs w:val="22"/>
        </w:rPr>
        <w:t xml:space="preserve">related air pollution exposure and outpatient visits for hypertension, individual-level income could </w:t>
      </w:r>
      <w:r w:rsidR="002562E8">
        <w:rPr>
          <w:rFonts w:ascii="Arial" w:hAnsi="Arial" w:cs="Arial"/>
          <w:sz w:val="22"/>
          <w:szCs w:val="22"/>
        </w:rPr>
        <w:t xml:space="preserve">be positively associated with </w:t>
      </w:r>
      <w:r w:rsidR="00FD110B">
        <w:rPr>
          <w:rFonts w:ascii="Arial" w:hAnsi="Arial" w:cs="Arial"/>
          <w:sz w:val="22"/>
          <w:szCs w:val="22"/>
        </w:rPr>
        <w:t>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F2173B">
        <w:rPr>
          <w:rFonts w:ascii="Arial" w:hAnsi="Arial" w:cs="Arial"/>
          <w:sz w:val="22"/>
          <w:szCs w:val="22"/>
        </w:rPr>
        <w:instrText xml:space="preserve"> ADDIN ZOTERO_ITEM CSL_CITATION {"citationID":"sIrSD1kv","properties":{"formattedCitation":"[11], [12]","plainCitation":"[11], [12]","noteIndex":0},"citationItems":[{"id":388,"uris":["http://zotero.org/users/local/hHKggCUl/items/4ZUEZFVG"],"itemData":{"id":388,"type":"article-journal","container-title":"The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F2173B">
        <w:rPr>
          <w:rFonts w:ascii="Arial" w:hAnsi="Arial" w:cs="Arial"/>
          <w:noProof/>
          <w:sz w:val="22"/>
          <w:szCs w:val="22"/>
        </w:rPr>
        <w:t>[11], [12]</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this negative control outcome analysis would not be 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commentRangeEnd w:id="364"/>
      <w:r w:rsidR="009A7EDE">
        <w:rPr>
          <w:rStyle w:val="CommentReference"/>
          <w:rFonts w:asciiTheme="minorHAnsi" w:eastAsiaTheme="minorHAnsi" w:hAnsiTheme="minorHAnsi" w:cstheme="minorBidi"/>
          <w:kern w:val="2"/>
          <w14:ligatures w14:val="standardContextual"/>
        </w:rPr>
        <w:commentReference w:id="364"/>
      </w:r>
      <w:commentRangeEnd w:id="365"/>
      <w:r w:rsidR="00965F40">
        <w:rPr>
          <w:rStyle w:val="CommentReference"/>
          <w:rFonts w:asciiTheme="minorHAnsi" w:eastAsiaTheme="minorHAnsi" w:hAnsiTheme="minorHAnsi" w:cstheme="minorBidi"/>
          <w:kern w:val="2"/>
          <w14:ligatures w14:val="standardContextual"/>
        </w:rPr>
        <w:commentReference w:id="365"/>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r w:rsidRPr="00A926DB">
        <w:rPr>
          <w:rFonts w:ascii="Arial" w:hAnsi="Arial" w:cs="Arial"/>
          <w:b/>
          <w:bCs/>
          <w:sz w:val="28"/>
          <w:szCs w:val="28"/>
        </w:rPr>
        <w:t>Conclusion</w:t>
      </w:r>
    </w:p>
    <w:p w14:paraId="2D0BB03E" w14:textId="1DCB744F" w:rsidR="00B534F4" w:rsidRDefault="00B534F4" w:rsidP="00B534F4">
      <w:pPr>
        <w:spacing w:line="360" w:lineRule="auto"/>
        <w:ind w:firstLine="360"/>
        <w:rPr>
          <w:rFonts w:ascii="Arial" w:hAnsi="Arial" w:cs="Arial"/>
          <w:sz w:val="22"/>
          <w:szCs w:val="22"/>
        </w:rPr>
      </w:pPr>
      <w:r w:rsidRPr="00971A37">
        <w:rPr>
          <w:rFonts w:ascii="Arial" w:hAnsi="Arial" w:cs="Arial"/>
          <w:sz w:val="22"/>
          <w:szCs w:val="22"/>
        </w:rPr>
        <w:t xml:space="preserve">Negative control outcome analyses must be conducted with </w:t>
      </w:r>
      <w:r>
        <w:rPr>
          <w:rFonts w:ascii="Arial" w:hAnsi="Arial" w:cs="Arial"/>
          <w:sz w:val="22"/>
          <w:szCs w:val="22"/>
        </w:rPr>
        <w:t>caution</w:t>
      </w:r>
      <w:r w:rsidRPr="00971A37">
        <w:rPr>
          <w:rFonts w:ascii="Arial" w:hAnsi="Arial" w:cs="Arial"/>
          <w:sz w:val="22"/>
          <w:szCs w:val="22"/>
        </w:rPr>
        <w:t xml:space="preserve">, as they may not always </w:t>
      </w:r>
      <w:r>
        <w:rPr>
          <w:rFonts w:ascii="Arial" w:hAnsi="Arial" w:cs="Arial"/>
          <w:sz w:val="22"/>
          <w:szCs w:val="22"/>
        </w:rPr>
        <w:t>correctly indicate presence of</w:t>
      </w:r>
      <w:r w:rsidRPr="00971A37">
        <w:rPr>
          <w:rFonts w:ascii="Arial" w:hAnsi="Arial" w:cs="Arial"/>
          <w:sz w:val="22"/>
          <w:szCs w:val="22"/>
        </w:rPr>
        <w:t xml:space="preserve"> residual confounding</w:t>
      </w:r>
      <w:r>
        <w:rPr>
          <w:rFonts w:ascii="Arial" w:hAnsi="Arial" w:cs="Arial"/>
          <w:sz w:val="22"/>
          <w:szCs w:val="22"/>
        </w:rPr>
        <w:t xml:space="preserve"> in the primary outcome analysis and can lead to false confidence in results. </w:t>
      </w:r>
      <w:r w:rsidRPr="00971A37">
        <w:rPr>
          <w:rFonts w:ascii="Arial" w:hAnsi="Arial" w:cs="Arial"/>
          <w:sz w:val="22"/>
          <w:szCs w:val="22"/>
        </w:rPr>
        <w:t>For a</w:t>
      </w:r>
      <w:r>
        <w:rPr>
          <w:rFonts w:ascii="Arial" w:hAnsi="Arial" w:cs="Arial"/>
          <w:sz w:val="22"/>
          <w:szCs w:val="22"/>
        </w:rPr>
        <w:t xml:space="preserve"> </w:t>
      </w:r>
      <w:r w:rsidRPr="00971A37">
        <w:rPr>
          <w:rFonts w:ascii="Arial" w:hAnsi="Arial" w:cs="Arial"/>
          <w:sz w:val="22"/>
          <w:szCs w:val="22"/>
        </w:rPr>
        <w:t>negative control analysis to be valid, the chosen negative control outcome must be known not to be caused by the exposure</w:t>
      </w:r>
      <w:r w:rsidR="004C4291">
        <w:rPr>
          <w:rFonts w:ascii="Arial" w:hAnsi="Arial" w:cs="Arial"/>
          <w:sz w:val="22"/>
          <w:szCs w:val="22"/>
        </w:rPr>
        <w:t>,</w:t>
      </w:r>
      <w:r w:rsidRPr="00971A37">
        <w:rPr>
          <w:rFonts w:ascii="Arial" w:hAnsi="Arial" w:cs="Arial"/>
          <w:sz w:val="22"/>
          <w:szCs w:val="22"/>
        </w:rPr>
        <w:t xml:space="preserve"> and it must share </w:t>
      </w:r>
      <w:r>
        <w:rPr>
          <w:rFonts w:ascii="Arial" w:hAnsi="Arial" w:cs="Arial"/>
          <w:sz w:val="22"/>
          <w:szCs w:val="22"/>
        </w:rPr>
        <w:t xml:space="preserve">the same unobserved confounding mechanism </w:t>
      </w:r>
      <w:r w:rsidRPr="00971A37">
        <w:rPr>
          <w:rFonts w:ascii="Arial" w:hAnsi="Arial" w:cs="Arial"/>
          <w:sz w:val="22"/>
          <w:szCs w:val="22"/>
        </w:rPr>
        <w:t>with the exposure as the primary outcome does (</w:t>
      </w:r>
      <w:r w:rsidR="004C4291">
        <w:rPr>
          <w:rFonts w:ascii="Arial" w:hAnsi="Arial" w:cs="Arial"/>
          <w:sz w:val="22"/>
          <w:szCs w:val="22"/>
        </w:rPr>
        <w:t xml:space="preserve">i.e., </w:t>
      </w:r>
      <w:r w:rsidRPr="00971A37">
        <w:rPr>
          <w:rFonts w:ascii="Arial" w:hAnsi="Arial" w:cs="Arial"/>
          <w:sz w:val="22"/>
          <w:szCs w:val="22"/>
        </w:rPr>
        <w:t>be u-comparable).</w:t>
      </w:r>
      <w:r>
        <w:rPr>
          <w:rFonts w:ascii="Arial" w:hAnsi="Arial" w:cs="Arial"/>
          <w:sz w:val="22"/>
          <w:szCs w:val="22"/>
        </w:rPr>
        <w:t xml:space="preserve"> </w:t>
      </w:r>
      <w:r w:rsidRPr="00971A37">
        <w:rPr>
          <w:rFonts w:ascii="Arial" w:hAnsi="Arial" w:cs="Arial"/>
          <w:sz w:val="22"/>
          <w:szCs w:val="22"/>
        </w:rPr>
        <w:t xml:space="preserve">Accurate </w:t>
      </w:r>
      <w:r>
        <w:rPr>
          <w:rFonts w:ascii="Arial" w:hAnsi="Arial" w:cs="Arial"/>
          <w:sz w:val="22"/>
          <w:szCs w:val="22"/>
        </w:rPr>
        <w:t>assessment</w:t>
      </w:r>
      <w:r w:rsidRPr="00971A37">
        <w:rPr>
          <w:rFonts w:ascii="Arial" w:hAnsi="Arial" w:cs="Arial"/>
          <w:sz w:val="22"/>
          <w:szCs w:val="22"/>
        </w:rPr>
        <w:t xml:space="preserve"> of confounders, exposure, and outcomes is</w:t>
      </w:r>
      <w:r>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Pr>
          <w:rFonts w:ascii="Arial" w:hAnsi="Arial" w:cs="Arial"/>
          <w:sz w:val="22"/>
          <w:szCs w:val="22"/>
        </w:rPr>
        <w:t>functional form</w:t>
      </w:r>
      <w:r w:rsidRPr="00971A37">
        <w:rPr>
          <w:rFonts w:ascii="Arial" w:hAnsi="Arial" w:cs="Arial"/>
          <w:sz w:val="22"/>
          <w:szCs w:val="22"/>
        </w:rPr>
        <w:t xml:space="preserve"> of confounders in both the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Y</w:t>
      </w:r>
      <w:r>
        <w:rPr>
          <w:rFonts w:ascii="Arial" w:hAnsi="Arial" w:cs="Arial"/>
          <w:sz w:val="22"/>
          <w:szCs w:val="22"/>
        </w:rPr>
        <w:t xml:space="preserve"> and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N</w:t>
      </w:r>
      <w:r>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Pr>
          <w:rFonts w:ascii="Arial" w:hAnsi="Arial" w:cs="Arial"/>
          <w:sz w:val="22"/>
          <w:szCs w:val="22"/>
        </w:rPr>
        <w:t xml:space="preserve">exposure and confounder </w:t>
      </w:r>
      <w:r w:rsidRPr="00971A37">
        <w:rPr>
          <w:rFonts w:ascii="Arial" w:hAnsi="Arial" w:cs="Arial"/>
          <w:sz w:val="22"/>
          <w:szCs w:val="22"/>
        </w:rPr>
        <w:t xml:space="preserve">variables relate to one another and to both </w:t>
      </w:r>
      <w:r w:rsidRPr="00971A37">
        <w:rPr>
          <w:rFonts w:ascii="Arial" w:hAnsi="Arial" w:cs="Arial"/>
          <w:sz w:val="22"/>
          <w:szCs w:val="22"/>
        </w:rPr>
        <w:lastRenderedPageBreak/>
        <w:t>outcomes.</w:t>
      </w:r>
      <w:r>
        <w:rPr>
          <w:rFonts w:ascii="Arial" w:hAnsi="Arial" w:cs="Arial"/>
          <w:sz w:val="22"/>
          <w:szCs w:val="22"/>
        </w:rPr>
        <w:t xml:space="preserve"> </w:t>
      </w:r>
      <w:r w:rsidR="00EB7B5D">
        <w:rPr>
          <w:rFonts w:ascii="Arial" w:hAnsi="Arial" w:cs="Arial"/>
          <w:sz w:val="22"/>
          <w:szCs w:val="22"/>
        </w:rPr>
        <w:t>Although n</w:t>
      </w:r>
      <w:r>
        <w:rPr>
          <w:rFonts w:ascii="Arial" w:hAnsi="Arial" w:cs="Arial"/>
          <w:sz w:val="22"/>
          <w:szCs w:val="22"/>
        </w:rPr>
        <w:t xml:space="preserve">egative control analyses have not been used </w:t>
      </w:r>
      <w:r w:rsidR="009338AC">
        <w:rPr>
          <w:rFonts w:ascii="Arial" w:hAnsi="Arial" w:cs="Arial"/>
          <w:sz w:val="22"/>
          <w:szCs w:val="22"/>
        </w:rPr>
        <w:t xml:space="preserve">as much </w:t>
      </w:r>
      <w:r>
        <w:rPr>
          <w:rFonts w:ascii="Arial" w:hAnsi="Arial" w:cs="Arial"/>
          <w:sz w:val="22"/>
          <w:szCs w:val="22"/>
        </w:rPr>
        <w:t>to address other sources of bias, such as selection bias and measurement error in the exposure and outcome</w:t>
      </w:r>
      <w:r w:rsidR="00CC12B2">
        <w:rPr>
          <w:rFonts w:ascii="Arial" w:hAnsi="Arial" w:cs="Arial"/>
          <w:sz w:val="22"/>
          <w:szCs w:val="22"/>
        </w:rPr>
        <w:t>,</w:t>
      </w:r>
      <w:r>
        <w:rPr>
          <w:rFonts w:ascii="Arial" w:hAnsi="Arial" w:cs="Arial"/>
          <w:sz w:val="22"/>
          <w:szCs w:val="22"/>
        </w:rPr>
        <w:t xml:space="preserve"> similar application concerns would remain </w:t>
      </w:r>
      <w:r>
        <w:rPr>
          <w:rFonts w:ascii="Arial" w:hAnsi="Arial" w:cs="Arial"/>
          <w:sz w:val="22"/>
          <w:szCs w:val="22"/>
        </w:rPr>
        <w:fldChar w:fldCharType="begin"/>
      </w:r>
      <w:r>
        <w:rPr>
          <w:rFonts w:ascii="Arial" w:hAnsi="Arial" w:cs="Arial"/>
          <w:sz w:val="22"/>
          <w:szCs w:val="22"/>
        </w:rPr>
        <w:instrText xml:space="preserve"> ADDIN ZOTERO_ITEM CSL_CITATION {"citationID":"l1VsiYE0","properties":{"formattedCitation":"[13]","plainCitation":"[13]","noteIndex":0},"citationItems":[{"id":400,"uris":["http://zotero.org/users/local/hHKggCUl/items/XRFIS46C"],"itemData":{"id":400,"type":"article-journal","abstract":"Biomedical laboratory experiments routinely use negative controls to identify possible sources of bias, but epidemiologic studies have infrequently used this type of control in their design or measurement approach. Recently, epidemiologists proposed the routine use of negative controls in observational studies and defined the structure of negative controls to detect bias due to unmeasured confounding. We extend this previous study and define the structure of negative controls to detect selection bias and measurement bias in both observational studies and randomized trials. We illustrate the strengths and limitations of negative controls in this context using examples from the epidemiologic literature. Given their demonstrated utility and broad generalizability, the routine use of prespecified negative controls will strengthen the evidence from epidemiologic studies.","container-title":"Epidemiology","DOI":"10.1097/EDE.0000000000000504","ISSN":"1044-3983","issue":"5","journalAbbreviation":"Epidemiology","language":"en","page":"637-641","source":"DOI.org (Crossref)","title":"Brief Report: Negative Controls to Detect Selection Bias and Measurement Bias in Epidemiologic Studies","title-short":"Brief Report","volume":"27","author":[{"family":"Arnold","given":"Benjamin F."},{"family":"Ercumen","given":"Ayse"},{"family":"Benjamin-Chung","given":"Jade"},{"family":"Colford","given":"John M."}],"issued":{"date-parts":[["2016",9]]}}}],"schema":"https://github.com/citation-style-language/schema/raw/master/csl-citation.json"}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[13]</w:t>
      </w:r>
      <w:r>
        <w:rPr>
          <w:rFonts w:ascii="Arial" w:hAnsi="Arial" w:cs="Arial"/>
          <w:sz w:val="22"/>
          <w:szCs w:val="22"/>
        </w:rPr>
        <w:fldChar w:fldCharType="end"/>
      </w:r>
      <w:r>
        <w:rPr>
          <w:rFonts w:ascii="Arial" w:hAnsi="Arial" w:cs="Arial"/>
          <w:sz w:val="22"/>
          <w:szCs w:val="22"/>
        </w:rPr>
        <w:t xml:space="preserve">. </w:t>
      </w:r>
    </w:p>
    <w:p w14:paraId="6C7B0F11" w14:textId="4CF7B97E" w:rsidR="00B62547" w:rsidRDefault="00B62547" w:rsidP="00B62547">
      <w:pPr>
        <w:spacing w:line="360" w:lineRule="auto"/>
        <w:ind w:firstLine="360"/>
        <w:rPr>
          <w:rFonts w:ascii="Arial" w:hAnsi="Arial" w:cs="Arial"/>
          <w:sz w:val="22"/>
          <w:szCs w:val="22"/>
        </w:rPr>
      </w:pPr>
      <w:commentRangeStart w:id="368"/>
      <w:commentRangeStart w:id="369"/>
      <w:r>
        <w:rPr>
          <w:rFonts w:ascii="Arial" w:hAnsi="Arial" w:cs="Arial"/>
          <w:sz w:val="22"/>
          <w:szCs w:val="22"/>
        </w:rPr>
        <w:t xml:space="preserve">Even if </w:t>
      </w:r>
      <w:ins w:id="370" w:author="Heather M" w:date="2025-10-13T18:26:00Z" w16du:dateUtc="2025-10-13T22:26:00Z">
        <w:r w:rsidR="00347AC0">
          <w:rPr>
            <w:rFonts w:ascii="Arial" w:hAnsi="Arial" w:cs="Arial"/>
            <w:sz w:val="22"/>
            <w:szCs w:val="22"/>
          </w:rPr>
          <w:t>the exposure and outcome in a</w:t>
        </w:r>
      </w:ins>
      <w:del w:id="371" w:author="Heather M" w:date="2025-10-13T18:26:00Z" w16du:dateUtc="2025-10-13T22:26:00Z">
        <w:r w:rsidDel="00347AC0">
          <w:rPr>
            <w:rFonts w:ascii="Arial" w:hAnsi="Arial" w:cs="Arial"/>
            <w:sz w:val="22"/>
            <w:szCs w:val="22"/>
          </w:rPr>
          <w:delText>a</w:delText>
        </w:r>
      </w:del>
      <w:r>
        <w:rPr>
          <w:rFonts w:ascii="Arial" w:hAnsi="Arial" w:cs="Arial"/>
          <w:sz w:val="22"/>
          <w:szCs w:val="22"/>
        </w:rPr>
        <w:t xml:space="preserve"> negative control </w:t>
      </w:r>
      <w:del w:id="372" w:author="Heather M" w:date="2025-10-13T18:26:00Z" w16du:dateUtc="2025-10-13T22:26:00Z">
        <w:r w:rsidDel="00347AC0">
          <w:rPr>
            <w:rFonts w:ascii="Arial" w:hAnsi="Arial" w:cs="Arial"/>
            <w:sz w:val="22"/>
            <w:szCs w:val="22"/>
          </w:rPr>
          <w:delText xml:space="preserve">outcome </w:delText>
        </w:r>
      </w:del>
      <w:r>
        <w:rPr>
          <w:rFonts w:ascii="Arial" w:hAnsi="Arial" w:cs="Arial"/>
          <w:sz w:val="22"/>
          <w:szCs w:val="22"/>
        </w:rPr>
        <w:t xml:space="preserve">analysis </w:t>
      </w:r>
      <w:ins w:id="373" w:author="Heather M" w:date="2025-10-13T18:26:00Z" w16du:dateUtc="2025-10-13T22:26:00Z">
        <w:r w:rsidR="00347AC0">
          <w:rPr>
            <w:rFonts w:ascii="Arial" w:hAnsi="Arial" w:cs="Arial"/>
            <w:sz w:val="22"/>
            <w:szCs w:val="22"/>
          </w:rPr>
          <w:t>are u-compara</w:t>
        </w:r>
        <w:r w:rsidR="00C23B76">
          <w:rPr>
            <w:rFonts w:ascii="Arial" w:hAnsi="Arial" w:cs="Arial"/>
            <w:sz w:val="22"/>
            <w:szCs w:val="22"/>
          </w:rPr>
          <w:t>ble,</w:t>
        </w:r>
      </w:ins>
      <w:del w:id="374" w:author="Heather M" w:date="2025-10-13T18:26:00Z" w16du:dateUtc="2025-10-13T22:26:00Z">
        <w:r w:rsidDel="00C23B76">
          <w:rPr>
            <w:rFonts w:ascii="Arial" w:hAnsi="Arial" w:cs="Arial"/>
            <w:sz w:val="22"/>
            <w:szCs w:val="22"/>
          </w:rPr>
          <w:delText>is conducted appropriately</w:delText>
        </w:r>
        <w:commentRangeEnd w:id="368"/>
        <w:r w:rsidR="002772B8" w:rsidDel="00C23B76">
          <w:rPr>
            <w:rStyle w:val="CommentReference"/>
            <w:rFonts w:asciiTheme="minorHAnsi" w:eastAsiaTheme="minorHAnsi" w:hAnsiTheme="minorHAnsi" w:cstheme="minorBidi"/>
            <w:kern w:val="2"/>
            <w14:ligatures w14:val="standardContextual"/>
          </w:rPr>
          <w:commentReference w:id="368"/>
        </w:r>
      </w:del>
      <w:commentRangeEnd w:id="369"/>
      <w:r w:rsidR="000500B6">
        <w:rPr>
          <w:rStyle w:val="CommentReference"/>
          <w:rFonts w:asciiTheme="minorHAnsi" w:eastAsiaTheme="minorHAnsi" w:hAnsiTheme="minorHAnsi" w:cstheme="minorBidi"/>
          <w:kern w:val="2"/>
          <w14:ligatures w14:val="standardContextual"/>
        </w:rPr>
        <w:commentReference w:id="369"/>
      </w:r>
      <w:del w:id="375" w:author="Heather M" w:date="2025-10-13T18:26:00Z" w16du:dateUtc="2025-10-13T22:26:00Z">
        <w:r w:rsidDel="00C23B76">
          <w:rPr>
            <w:rFonts w:ascii="Arial" w:hAnsi="Arial" w:cs="Arial"/>
            <w:sz w:val="22"/>
            <w:szCs w:val="22"/>
          </w:rPr>
          <w:delText>,</w:delText>
        </w:r>
      </w:del>
      <w:r>
        <w:rPr>
          <w:rFonts w:ascii="Arial" w:hAnsi="Arial" w:cs="Arial"/>
          <w:sz w:val="22"/>
          <w:szCs w:val="22"/>
        </w:rPr>
        <w:t xml:space="preserve"> if a positive association is observed between the exposure of interest and negative control outcome, it is not always clear what may be biasing results. Bias could be due to an unobserved confounder</w:t>
      </w:r>
      <w:ins w:id="376" w:author="Mayeda, Elizabeth Rose" w:date="2025-10-09T20:01:00Z" w16du:dateUtc="2025-10-10T03:01:00Z">
        <w:r w:rsidR="002772B8">
          <w:rPr>
            <w:rFonts w:ascii="Arial" w:hAnsi="Arial" w:cs="Arial"/>
            <w:sz w:val="22"/>
            <w:szCs w:val="22"/>
          </w:rPr>
          <w:t xml:space="preserve"> (as </w:t>
        </w:r>
        <w:commentRangeStart w:id="377"/>
        <w:r w:rsidR="002772B8">
          <w:rPr>
            <w:rFonts w:ascii="Arial" w:hAnsi="Arial" w:cs="Arial"/>
            <w:sz w:val="22"/>
            <w:szCs w:val="22"/>
          </w:rPr>
          <w:t xml:space="preserve">in Scenario </w:t>
        </w:r>
      </w:ins>
      <w:ins w:id="378" w:author="Heather M" w:date="2025-10-13T18:09:00Z" w16du:dateUtc="2025-10-13T22:09:00Z">
        <w:r w:rsidR="006B7633">
          <w:rPr>
            <w:rFonts w:ascii="Arial" w:hAnsi="Arial" w:cs="Arial"/>
            <w:sz w:val="22"/>
            <w:szCs w:val="22"/>
          </w:rPr>
          <w:t>2</w:t>
        </w:r>
      </w:ins>
      <w:ins w:id="379" w:author="Mayeda, Elizabeth Rose" w:date="2025-10-09T20:01:00Z" w16du:dateUtc="2025-10-10T03:01:00Z">
        <w:del w:id="380" w:author="Heather M" w:date="2025-10-13T18:09:00Z" w16du:dateUtc="2025-10-13T22:09:00Z">
          <w:r w:rsidR="002772B8" w:rsidDel="006B7633">
            <w:rPr>
              <w:rFonts w:ascii="Arial" w:hAnsi="Arial" w:cs="Arial"/>
              <w:sz w:val="22"/>
              <w:szCs w:val="22"/>
            </w:rPr>
            <w:delText>1</w:delText>
          </w:r>
        </w:del>
        <w:r w:rsidR="002772B8">
          <w:rPr>
            <w:rFonts w:ascii="Arial" w:hAnsi="Arial" w:cs="Arial"/>
            <w:sz w:val="22"/>
            <w:szCs w:val="22"/>
          </w:rPr>
          <w:t>)</w:t>
        </w:r>
      </w:ins>
      <w:r>
        <w:rPr>
          <w:rFonts w:ascii="Arial" w:hAnsi="Arial" w:cs="Arial"/>
          <w:sz w:val="22"/>
          <w:szCs w:val="22"/>
        </w:rPr>
        <w:t xml:space="preserve">, or from an observed confounder </w:t>
      </w:r>
      <w:del w:id="381" w:author="Mayeda, Elizabeth Rose" w:date="2025-10-09T20:01:00Z" w16du:dateUtc="2025-10-10T03:01:00Z">
        <w:r w:rsidDel="002772B8">
          <w:rPr>
            <w:rFonts w:ascii="Arial" w:hAnsi="Arial" w:cs="Arial"/>
            <w:sz w:val="22"/>
            <w:szCs w:val="22"/>
          </w:rPr>
          <w:delText xml:space="preserve">assessed </w:delText>
        </w:r>
      </w:del>
      <w:ins w:id="382" w:author="Mayeda, Elizabeth Rose" w:date="2025-10-09T20:01:00Z" w16du:dateUtc="2025-10-10T03:01:00Z">
        <w:r w:rsidR="002772B8">
          <w:rPr>
            <w:rFonts w:ascii="Arial" w:hAnsi="Arial" w:cs="Arial"/>
            <w:sz w:val="22"/>
            <w:szCs w:val="22"/>
          </w:rPr>
          <w:t xml:space="preserve">measured </w:t>
        </w:r>
      </w:ins>
      <w:r>
        <w:rPr>
          <w:rFonts w:ascii="Arial" w:hAnsi="Arial" w:cs="Arial"/>
          <w:sz w:val="22"/>
          <w:szCs w:val="22"/>
        </w:rPr>
        <w:t>or modelled inadequately</w:t>
      </w:r>
      <w:ins w:id="383" w:author="Mayeda, Elizabeth Rose" w:date="2025-10-09T20:01:00Z" w16du:dateUtc="2025-10-10T03:01:00Z">
        <w:r w:rsidR="002772B8">
          <w:rPr>
            <w:rFonts w:ascii="Arial" w:hAnsi="Arial" w:cs="Arial"/>
            <w:sz w:val="22"/>
            <w:szCs w:val="22"/>
          </w:rPr>
          <w:t xml:space="preserve"> (as in Scenarios 3 or 4)</w:t>
        </w:r>
      </w:ins>
      <w:r>
        <w:rPr>
          <w:rFonts w:ascii="Arial" w:hAnsi="Arial" w:cs="Arial"/>
          <w:sz w:val="22"/>
          <w:szCs w:val="22"/>
        </w:rPr>
        <w:t xml:space="preserve">. </w:t>
      </w:r>
      <w:commentRangeEnd w:id="377"/>
      <w:r w:rsidR="002772B8">
        <w:rPr>
          <w:rStyle w:val="CommentReference"/>
          <w:rFonts w:asciiTheme="minorHAnsi" w:eastAsiaTheme="minorHAnsi" w:hAnsiTheme="minorHAnsi" w:cstheme="minorBidi"/>
          <w:kern w:val="2"/>
          <w14:ligatures w14:val="standardContextual"/>
        </w:rPr>
        <w:commentReference w:id="377"/>
      </w:r>
      <w:r>
        <w:rPr>
          <w:rFonts w:ascii="Arial" w:hAnsi="Arial" w:cs="Arial"/>
          <w:sz w:val="22"/>
          <w:szCs w:val="22"/>
        </w:rPr>
        <w:t xml:space="preserve">In any case, sensitivity analyses on the functional form of all included potential confounders can help. </w:t>
      </w:r>
    </w:p>
    <w:p w14:paraId="6A7E5958" w14:textId="7DCFAE64" w:rsidR="00A7548B" w:rsidRDefault="00B62547" w:rsidP="00A7548B">
      <w:pPr>
        <w:spacing w:line="360" w:lineRule="auto"/>
        <w:ind w:firstLine="360"/>
        <w:rPr>
          <w:rFonts w:ascii="Arial" w:hAnsi="Arial" w:cs="Arial"/>
          <w:sz w:val="22"/>
          <w:szCs w:val="22"/>
        </w:rPr>
      </w:pPr>
      <w:r>
        <w:rPr>
          <w:rFonts w:ascii="Arial" w:hAnsi="Arial" w:cs="Arial"/>
          <w:sz w:val="22"/>
          <w:szCs w:val="22"/>
        </w:rPr>
        <w:t>O</w:t>
      </w:r>
      <w:r w:rsidRPr="00B15C3E">
        <w:rPr>
          <w:rFonts w:ascii="Arial" w:hAnsi="Arial" w:cs="Arial"/>
          <w:sz w:val="22"/>
          <w:szCs w:val="22"/>
        </w:rPr>
        <w:t>ur simulations used simple linear model</w:t>
      </w:r>
      <w:r>
        <w:rPr>
          <w:rFonts w:ascii="Arial" w:hAnsi="Arial" w:cs="Arial"/>
          <w:sz w:val="22"/>
          <w:szCs w:val="22"/>
        </w:rPr>
        <w:t>s</w:t>
      </w:r>
      <w:r w:rsidRPr="00B15C3E">
        <w:rPr>
          <w:rFonts w:ascii="Arial" w:hAnsi="Arial" w:cs="Arial"/>
          <w:sz w:val="22"/>
          <w:szCs w:val="22"/>
        </w:rPr>
        <w:t xml:space="preserve"> with continuous exposure and outcome</w:t>
      </w:r>
      <w:r>
        <w:rPr>
          <w:rFonts w:ascii="Arial" w:hAnsi="Arial" w:cs="Arial"/>
          <w:sz w:val="22"/>
          <w:szCs w:val="22"/>
        </w:rPr>
        <w:t xml:space="preserve">; </w:t>
      </w:r>
      <w:r w:rsidRPr="00B15C3E">
        <w:rPr>
          <w:rFonts w:ascii="Arial" w:hAnsi="Arial" w:cs="Arial"/>
          <w:sz w:val="22"/>
          <w:szCs w:val="22"/>
        </w:rPr>
        <w:t xml:space="preserve">the core concerns </w:t>
      </w:r>
      <w:r>
        <w:rPr>
          <w:rFonts w:ascii="Arial" w:hAnsi="Arial" w:cs="Arial"/>
          <w:sz w:val="22"/>
          <w:szCs w:val="22"/>
        </w:rPr>
        <w:t>we</w:t>
      </w:r>
      <w:r w:rsidRPr="00B15C3E">
        <w:rPr>
          <w:rFonts w:ascii="Arial" w:hAnsi="Arial" w:cs="Arial"/>
          <w:sz w:val="22"/>
          <w:szCs w:val="22"/>
        </w:rPr>
        <w:t xml:space="preserve"> illustrate</w:t>
      </w:r>
      <w:r>
        <w:rPr>
          <w:rFonts w:ascii="Arial" w:hAnsi="Arial" w:cs="Arial"/>
          <w:sz w:val="22"/>
          <w:szCs w:val="22"/>
        </w:rPr>
        <w:t>d</w:t>
      </w:r>
      <w:r w:rsidRPr="00B15C3E">
        <w:rPr>
          <w:rFonts w:ascii="Arial" w:hAnsi="Arial" w:cs="Arial"/>
          <w:sz w:val="22"/>
          <w:szCs w:val="22"/>
        </w:rPr>
        <w:t xml:space="preserve"> likely persist in more complicated analyses.</w:t>
      </w:r>
      <w:r w:rsidRPr="00971A37">
        <w:rPr>
          <w:rFonts w:ascii="Arial" w:hAnsi="Arial" w:cs="Arial"/>
          <w:sz w:val="22"/>
          <w:szCs w:val="22"/>
        </w:rPr>
        <w:t xml:space="preserve"> </w:t>
      </w:r>
      <w:r w:rsidR="00795806">
        <w:rPr>
          <w:rFonts w:ascii="Arial" w:hAnsi="Arial" w:cs="Arial"/>
          <w:sz w:val="22"/>
          <w:szCs w:val="22"/>
        </w:rPr>
        <w:t xml:space="preserve">Furthermore, we only included a few illustrative examples </w:t>
      </w:r>
      <w:r w:rsidR="002B533A">
        <w:rPr>
          <w:rFonts w:ascii="Arial" w:hAnsi="Arial" w:cs="Arial"/>
          <w:sz w:val="22"/>
          <w:szCs w:val="22"/>
        </w:rPr>
        <w:t>and</w:t>
      </w:r>
      <w:r w:rsidR="00795806">
        <w:rPr>
          <w:rFonts w:ascii="Arial" w:hAnsi="Arial" w:cs="Arial"/>
          <w:sz w:val="22"/>
          <w:szCs w:val="22"/>
        </w:rPr>
        <w:t xml:space="preserve"> not an exhaustive list of </w:t>
      </w:r>
      <w:r w:rsidR="0006433D">
        <w:rPr>
          <w:rFonts w:ascii="Arial" w:hAnsi="Arial" w:cs="Arial"/>
          <w:sz w:val="22"/>
          <w:szCs w:val="22"/>
        </w:rPr>
        <w:t>situations</w:t>
      </w:r>
      <w:r w:rsidR="00795806">
        <w:rPr>
          <w:rFonts w:ascii="Arial" w:hAnsi="Arial" w:cs="Arial"/>
          <w:sz w:val="22"/>
          <w:szCs w:val="22"/>
        </w:rPr>
        <w:t xml:space="preserve"> when a negative control outcome analysis may not be helpful. </w:t>
      </w:r>
      <w:r w:rsidRPr="00971A37">
        <w:rPr>
          <w:rFonts w:ascii="Arial" w:hAnsi="Arial" w:cs="Arial"/>
          <w:sz w:val="22"/>
          <w:szCs w:val="22"/>
        </w:rPr>
        <w:t>When relationships between exposure, outcome, confounders, and negative control outcome are complex, as they are in real</w:t>
      </w:r>
      <w:r>
        <w:rPr>
          <w:rFonts w:ascii="Arial" w:hAnsi="Arial" w:cs="Arial"/>
          <w:sz w:val="22"/>
          <w:szCs w:val="22"/>
        </w:rPr>
        <w:t>-world</w:t>
      </w:r>
      <w:r w:rsidRPr="00971A37">
        <w:rPr>
          <w:rFonts w:ascii="Arial" w:hAnsi="Arial" w:cs="Arial"/>
          <w:sz w:val="22"/>
          <w:szCs w:val="22"/>
        </w:rPr>
        <w:t xml:space="preserve"> studies, negative control analyses </w:t>
      </w:r>
      <w:r>
        <w:rPr>
          <w:rFonts w:ascii="Arial" w:hAnsi="Arial" w:cs="Arial"/>
          <w:sz w:val="22"/>
          <w:szCs w:val="22"/>
        </w:rPr>
        <w:t>may be more likely to yield a false sense</w:t>
      </w:r>
      <w:r w:rsidRPr="00971A37">
        <w:rPr>
          <w:rFonts w:ascii="Arial" w:hAnsi="Arial" w:cs="Arial"/>
          <w:sz w:val="22"/>
          <w:szCs w:val="22"/>
        </w:rPr>
        <w:t xml:space="preserve"> </w:t>
      </w:r>
      <w:r>
        <w:rPr>
          <w:rFonts w:ascii="Arial" w:hAnsi="Arial" w:cs="Arial"/>
          <w:sz w:val="22"/>
          <w:szCs w:val="22"/>
        </w:rPr>
        <w:t>of confidence about</w:t>
      </w:r>
      <w:r w:rsidRPr="00971A37">
        <w:rPr>
          <w:rFonts w:ascii="Arial" w:hAnsi="Arial" w:cs="Arial"/>
          <w:sz w:val="22"/>
          <w:szCs w:val="22"/>
        </w:rPr>
        <w:t xml:space="preserve"> the </w:t>
      </w:r>
      <w:r>
        <w:rPr>
          <w:rFonts w:ascii="Arial" w:hAnsi="Arial" w:cs="Arial"/>
          <w:sz w:val="22"/>
          <w:szCs w:val="22"/>
        </w:rPr>
        <w:t>absence of confounding bias</w:t>
      </w:r>
      <w:r w:rsidRPr="00971A37">
        <w:rPr>
          <w:rFonts w:ascii="Arial" w:hAnsi="Arial" w:cs="Arial"/>
          <w:sz w:val="22"/>
          <w:szCs w:val="22"/>
        </w:rPr>
        <w:t xml:space="preserve"> </w:t>
      </w:r>
      <w:r>
        <w:rPr>
          <w:rFonts w:ascii="Arial" w:hAnsi="Arial" w:cs="Arial"/>
          <w:sz w:val="22"/>
          <w:szCs w:val="22"/>
        </w:rPr>
        <w:t>in</w:t>
      </w:r>
      <w:r w:rsidRPr="00971A37">
        <w:rPr>
          <w:rFonts w:ascii="Arial" w:hAnsi="Arial" w:cs="Arial"/>
          <w:sz w:val="22"/>
          <w:szCs w:val="22"/>
        </w:rPr>
        <w:t xml:space="preserve"> an </w:t>
      </w:r>
      <w:r>
        <w:rPr>
          <w:rFonts w:ascii="Arial" w:hAnsi="Arial" w:cs="Arial"/>
          <w:sz w:val="22"/>
          <w:szCs w:val="22"/>
        </w:rPr>
        <w:t>estimated</w:t>
      </w:r>
      <w:r w:rsidRPr="00971A37">
        <w:rPr>
          <w:rFonts w:ascii="Arial" w:hAnsi="Arial" w:cs="Arial"/>
          <w:sz w:val="22"/>
          <w:szCs w:val="22"/>
        </w:rPr>
        <w:t xml:space="preserve"> effect</w:t>
      </w:r>
      <w:ins w:id="384" w:author="Heather M" w:date="2025-10-13T20:28:00Z" w16du:dateUtc="2025-10-14T00:28:00Z">
        <w:r w:rsidR="007D7BF2">
          <w:rPr>
            <w:rFonts w:ascii="Arial" w:hAnsi="Arial" w:cs="Arial"/>
            <w:sz w:val="22"/>
            <w:szCs w:val="22"/>
          </w:rPr>
          <w:t xml:space="preserve"> than to help a researcher detect confounding.</w:t>
        </w:r>
      </w:ins>
      <w:del w:id="385" w:author="Heather M" w:date="2025-10-13T20:28:00Z" w16du:dateUtc="2025-10-14T00:28:00Z">
        <w:r w:rsidRPr="00971A37" w:rsidDel="007D7BF2">
          <w:rPr>
            <w:rFonts w:ascii="Arial" w:hAnsi="Arial" w:cs="Arial"/>
            <w:sz w:val="22"/>
            <w:szCs w:val="22"/>
          </w:rPr>
          <w:delText>.</w:delText>
        </w:r>
      </w:del>
      <w:r w:rsidRPr="00971A37">
        <w:rPr>
          <w:rFonts w:ascii="Arial" w:hAnsi="Arial" w:cs="Arial"/>
          <w:sz w:val="22"/>
          <w:szCs w:val="22"/>
        </w:rPr>
        <w:t xml:space="preserve"> </w:t>
      </w:r>
    </w:p>
    <w:p w14:paraId="72D9C4D6" w14:textId="48F674D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In some cases, instead of negative control outcomes, negative control exposures can be used to evaluate if there is residual confounding in a primary analysis </w:t>
      </w:r>
      <w:r>
        <w:rPr>
          <w:rFonts w:ascii="Arial" w:hAnsi="Arial" w:cs="Arial"/>
          <w:sz w:val="22"/>
          <w:szCs w:val="22"/>
        </w:rPr>
        <w:fldChar w:fldCharType="begin"/>
      </w:r>
      <w:r>
        <w:rPr>
          <w:rFonts w:ascii="Arial" w:hAnsi="Arial" w:cs="Arial"/>
          <w:sz w:val="22"/>
          <w:szCs w:val="22"/>
        </w:rPr>
        <w:instrText xml:space="preserve"> ADDIN ZOTERO_ITEM CSL_CITATION {"citationID":"qtB7EAYp","properties":{"formattedCitation":"[14], [15]","plainCitation":"[14], [15]","noteIndex":0},"citationItems":[{"id":381,"uris":["http://zotero.org/users/local/hHKggCUl/items/3PP3RKK3"],"itemData":{"id":381,"type":"article-journal","abstract":"Negative-control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[14], [15]</w:t>
      </w:r>
      <w:r>
        <w:rPr>
          <w:rFonts w:ascii="Arial" w:hAnsi="Arial" w:cs="Arial"/>
          <w:sz w:val="22"/>
          <w:szCs w:val="22"/>
        </w:rPr>
        <w:fldChar w:fldCharType="end"/>
      </w:r>
      <w:r>
        <w:rPr>
          <w:rFonts w:ascii="Arial" w:hAnsi="Arial" w:cs="Arial"/>
          <w:sz w:val="22"/>
          <w:szCs w:val="22"/>
        </w:rPr>
        <w:t xml:space="preserve">. In negative control exposure analysis, another exposure known to not cause the outcome and share an unobserved confounding structure with the primary exposure of interest is used (for example, an exposure that happened after the outcome of interest </w:t>
      </w:r>
      <w:r>
        <w:rPr>
          <w:rFonts w:ascii="Arial" w:hAnsi="Arial" w:cs="Arial"/>
          <w:sz w:val="22"/>
          <w:szCs w:val="22"/>
        </w:rPr>
        <w:fldChar w:fldCharType="begin"/>
      </w:r>
      <w:r>
        <w:rPr>
          <w:rFonts w:ascii="Arial" w:hAnsi="Arial" w:cs="Arial"/>
          <w:sz w:val="22"/>
          <w:szCs w:val="22"/>
        </w:rPr>
        <w:instrText xml:space="preserve"> ADDIN ZOTERO_ITEM CSL_CITATION {"citationID":"Sw6C4g0v","properties":{"formattedCitation":"[16]","plainCitation":"[16]","noteIndex":0},"citationItems":[{"id":382,"uris":["http://zotero.org/users/local/hHKggCUl/items/44ZSAP5D"],"itemData":{"id":382,"type":"article-journal","abstract":"BACKGROUND: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Pr>
          <w:rFonts w:ascii="Cambria Math" w:hAnsi="Cambria Math" w:cs="Cambria Math"/>
          <w:sz w:val="22"/>
          <w:szCs w:val="22"/>
        </w:rPr>
        <w:instrText>ﬃ</w:instrText>
      </w:r>
      <w:r>
        <w:rPr>
          <w:rFonts w:ascii="Arial" w:hAnsi="Arial" w:cs="Arial"/>
          <w:sz w:val="22"/>
          <w:szCs w:val="22"/>
        </w:rPr>
        <w:instrText>c, has also been associated with mortality but is less studied. We previously found a causal e</w:instrText>
      </w:r>
      <w:r>
        <w:rPr>
          <w:rFonts w:ascii="Cambria Math" w:hAnsi="Cambria Math" w:cs="Cambria Math"/>
          <w:sz w:val="22"/>
          <w:szCs w:val="22"/>
        </w:rPr>
        <w:instrText>ﬀ</w:instrText>
      </w:r>
      <w:r>
        <w:rPr>
          <w:rFonts w:ascii="Arial" w:hAnsi="Arial" w:cs="Arial"/>
          <w:sz w:val="22"/>
          <w:szCs w:val="22"/>
        </w:rPr>
        <w:instrText>ect between local air pollution and mortality in Boston.\nOBJECTIVES: We aimed to estimate the causal e</w:instrText>
      </w:r>
      <w:r>
        <w:rPr>
          <w:rFonts w:ascii="Cambria Math" w:hAnsi="Cambria Math" w:cs="Cambria Math"/>
          <w:sz w:val="22"/>
          <w:szCs w:val="22"/>
        </w:rPr>
        <w:instrText>ﬀ</w:instrText>
      </w:r>
      <w:r>
        <w:rPr>
          <w:rFonts w:ascii="Arial" w:hAnsi="Arial" w:cs="Arial"/>
          <w:sz w:val="22"/>
          <w:szCs w:val="22"/>
        </w:rPr>
        <w:instrText>ects of local pollution, PM2:5, and NO2 on mortality in 135 U.S. cities.\nMETHODS: We used three methods which, under di</w:instrText>
      </w:r>
      <w:r>
        <w:rPr>
          <w:rFonts w:ascii="Cambria Math" w:hAnsi="Cambria Math" w:cs="Cambria Math"/>
          <w:sz w:val="22"/>
          <w:szCs w:val="22"/>
        </w:rPr>
        <w:instrText>ﬀ</w:instrText>
      </w:r>
      <w:r>
        <w:rPr>
          <w:rFonts w:ascii="Arial" w:hAnsi="Arial" w:cs="Arial"/>
          <w:sz w:val="22"/>
          <w:szCs w:val="22"/>
        </w:rPr>
        <w:instrText>erent assumptions, provide causal marginal estimates of e</w:instrText>
      </w:r>
      <w:r>
        <w:rPr>
          <w:rFonts w:ascii="Cambria Math" w:hAnsi="Cambria Math" w:cs="Cambria Math"/>
          <w:sz w:val="22"/>
          <w:szCs w:val="22"/>
        </w:rPr>
        <w:instrText>ﬀ</w:instrText>
      </w:r>
      <w:r>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Pr>
          <w:rFonts w:ascii="Cambria Math" w:hAnsi="Cambria Math" w:cs="Cambria Math"/>
          <w:sz w:val="22"/>
          <w:szCs w:val="22"/>
        </w:rPr>
        <w:instrText>ﬀ</w:instrText>
      </w:r>
      <w:r>
        <w:rPr>
          <w:rFonts w:ascii="Arial" w:hAnsi="Arial" w:cs="Arial"/>
          <w:sz w:val="22"/>
          <w:szCs w:val="22"/>
        </w:rPr>
        <w:instrText>ects of NO2 from the e</w:instrText>
      </w:r>
      <w:r>
        <w:rPr>
          <w:rFonts w:ascii="Cambria Math" w:hAnsi="Cambria Math" w:cs="Cambria Math"/>
          <w:sz w:val="22"/>
          <w:szCs w:val="22"/>
        </w:rPr>
        <w:instrText>ﬀ</w:instrText>
      </w:r>
      <w:r>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Pr>
          <w:rFonts w:ascii="Cambria Math" w:hAnsi="Cambria Math" w:cs="Cambria Math"/>
          <w:sz w:val="22"/>
          <w:szCs w:val="22"/>
        </w:rPr>
        <w:instrText>ﬀ</w:instrText>
      </w:r>
      <w:r>
        <w:rPr>
          <w:rFonts w:ascii="Arial" w:hAnsi="Arial" w:cs="Arial"/>
          <w:sz w:val="22"/>
          <w:szCs w:val="22"/>
        </w:rPr>
        <w:instrText>erent assumptions, demonstrated causal e</w:instrText>
      </w:r>
      <w:r>
        <w:rPr>
          <w:rFonts w:ascii="Cambria Math" w:hAnsi="Cambria Math" w:cs="Cambria Math"/>
          <w:sz w:val="22"/>
          <w:szCs w:val="22"/>
        </w:rPr>
        <w:instrText>ﬀ</w:instrText>
      </w:r>
      <w:r>
        <w:rPr>
          <w:rFonts w:ascii="Arial" w:hAnsi="Arial" w:cs="Arial"/>
          <w:sz w:val="22"/>
          <w:szCs w:val="22"/>
        </w:rPr>
        <w:instrText>ects of locally generated pollutants on daily deaths with e</w:instrText>
      </w:r>
      <w:r>
        <w:rPr>
          <w:rFonts w:ascii="Cambria Math" w:hAnsi="Cambria Math" w:cs="Cambria Math"/>
          <w:sz w:val="22"/>
          <w:szCs w:val="22"/>
        </w:rPr>
        <w:instrText>ﬀ</w:instrText>
      </w:r>
      <w:r>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[16]</w:t>
      </w:r>
      <w:r>
        <w:rPr>
          <w:rFonts w:ascii="Arial" w:hAnsi="Arial" w:cs="Arial"/>
          <w:sz w:val="22"/>
          <w:szCs w:val="22"/>
        </w:rPr>
        <w:fldChar w:fldCharType="end"/>
      </w:r>
      <w:r>
        <w:rPr>
          <w:rFonts w:ascii="Arial" w:hAnsi="Arial" w:cs="Arial"/>
          <w:sz w:val="22"/>
          <w:szCs w:val="22"/>
        </w:rPr>
        <w:t xml:space="preserve">). </w:t>
      </w:r>
      <w:del w:id="386" w:author="Heather M" w:date="2025-10-13T20:28:00Z" w16du:dateUtc="2025-10-14T00:28:00Z">
        <w:r w:rsidDel="004751D9">
          <w:rPr>
            <w:rFonts w:ascii="Arial" w:hAnsi="Arial" w:cs="Arial"/>
            <w:sz w:val="22"/>
            <w:szCs w:val="22"/>
          </w:rPr>
          <w:delText xml:space="preserve">In this paper, we only explored some limitations of negative control outcome analyses. </w:delText>
        </w:r>
      </w:del>
      <w:r>
        <w:rPr>
          <w:rFonts w:ascii="Arial" w:hAnsi="Arial" w:cs="Arial"/>
          <w:sz w:val="22"/>
          <w:szCs w:val="22"/>
        </w:rPr>
        <w:t xml:space="preserve">Negative control exposures have been applied more successfully and are often more realistic than negative control outcomes in environmental epidemiology studies </w:t>
      </w:r>
      <w:r>
        <w:rPr>
          <w:rFonts w:ascii="Arial" w:hAnsi="Arial" w:cs="Arial"/>
          <w:sz w:val="22"/>
          <w:szCs w:val="22"/>
        </w:rPr>
        <w:fldChar w:fldCharType="begin"/>
      </w:r>
      <w:r>
        <w:rPr>
          <w:rFonts w:ascii="Arial" w:hAnsi="Arial" w:cs="Arial"/>
          <w:sz w:val="22"/>
          <w:szCs w:val="22"/>
        </w:rPr>
        <w:instrText xml:space="preserve"> ADDIN ZOTERO_ITEM CSL_CITATION {"citationID":"cw9bRLlP","properties":{"formattedCitation":"[17], [18]","plainCitation":"[17], [18]","noteIndex":0},"citationItems":[{"id":402,"uris":["http://zotero.org/users/local/hHKggCUl/items/VKDMWUV9"],"itemData":{"id":402,"type":"article-journal","abstract":"Background: Although many time-series studies have established associations of daily pollution variations with daily deaths, there are fewer at low concentrations, or focused on locally generated pollution, which is becoming more important as regulations reduce regional transport. Causal modeling approaches are also lacking.\nObjective: We used causal modeling to estimate the impact of local air pollution on mortality at low concentrations.\nMethods: Using an instrumental variable approach, we developed an instrument for variations in local pollution concentrations that is unlikely to be correlated with other causes of death, and examined its association with daily deaths in the Boston, Massachusetts, area. We combined height of the planetary boundary layer and wind speed, which affect concentrations of local emissions, to develop the instrument for particulate matter ≤ 2.5 μm (PM2.5), black carbon (BC), or nitrogen dioxide (NO2) variations that were independent of year, month, and temperature. We also used Granger causality to assess whether omitted variable confounding existed.\nResults: We estimated that an interquartile range increase in the instrument for local PM2.5 was associated with a 0.90% increase in daily deaths (95% CI: 0.25, 1.56). A similar result was found for BC, and a weaker association with NO2. The Granger test found no evidence of omitted variable confounding for the instrument. A separate test confirmed the instrument was not associated with mortality independent of pollution. Furthermore, the association remained when all days with PM2.5 concentrations &gt; 30 μg/m3 were excluded from the analysis (0.84% increase in daily deaths; 95% CI: 0.19, 1.50).\nConclusions: We conclude that there is a causal association of local air pollution with daily deaths at concentrations below U.S. EPA standards. The estimated attributable risk in Boston exceeded 1,800 deaths during the study period, indicating that important public health benefits can follow from further control efforts.","container-title":"Environmental Health Perspectives","DOI":"10.1289/EHP232","ISSN":"0091-6765, 1552-9924","issue":"1","journalAbbreviation":"Environ Health Perspect","language":"en","page":"23-29","source":"DOI.org (Crossref)","title":"Estimating Causal Effects of Local Air Pollution on Daily Deaths: Effect of Low Levels","title-short":"Estimating Causal Effects of Local Air Pollution on Daily Deaths","volume":"125","author":[{"family":"Schwartz","given":"Joel"},{"family":"Bind","given":"Marie-Abele"},{"family":"Koutrakis","given":"Petros"}],"issued":{"date-parts":[["2017",1]]}}},{"id":404,"uris":["http://zotero.org/users/local/hHKggCUl/items/TZJLY6QI"],"itemData":{"id":404,"type":"article-journal","abstract":"Objectives:  To estimate the associations between short-term exposures to fine particulate matter (­PM2.5), ozone ­(O3), and nitrogen dioxide ­(NO2) and all-cause and cause-specific mortality in multiple US states using census tract or address exposure and including rural areas, using a double negative control analysis.\nMethods:  We conducted a time-stratified case-crossover study examining the entire population of seven US states from 2000–2015, with over 3 million non-accidental deaths. Daily predictions of ­PM2.5, ­O3, and N­ O2 at 1x1 km grid cells were linked to mortality based on census track or residential address. For each pollutant, we used conditional logistic regression to quantify the association between exposure and the relative risk of mortality conditioning on meteorological variables, other pollutants, and using double negative controls.\nResults:  A 10 μg/m3 increase in P­ M2.5 exposure at the moving average of lag 0–2 day was significantly associated with a 0.67% (95%CI: 0.34–1.01%) increase in all-cause mortality. 10 ppb increases in ­NO2 or ­O3 exposure at lag 0–2 day were marginally associated with and 0.19% (95%CI: −0.01-0.38%) and 0.20 (95% CI-0.01, 0.40), respectively. The adverse effects of ­PM2.5 persisted when pollution levels were restricted to below the current global air pollution standards. Negative control models indicated little likelihood of omitted confounders for P­ M2.5, and mixed results for the gases. ­PM2.5 was also significantly associated with respiratory mortality and cardiovascular mortality.\nConclusions:  Short-term exposure to ­PM2.5 and possibly ­O3 and N­ O2 are associated with increased risks for all-cause mortality. Our findings delivered evidence that risks of death persisted at levels below currently permissible.","container-title":"Environmental Health","DOI":"10.1186/s12940-022-00886-4","ISSN":"1476-069X","issue":"1","journalAbbreviation":"Environ Health","language":"en","page":"81","source":"DOI.org (Crossref)","title":"Short term exposure to air pollution and mortality in the US: a double negative control analysis","title-short":"Short term exposure to air pollution and mortality in the US","volume":"21","author":[{"family":"Liu","given":"Rongqi Abbie"},{"family":"Wei","given":"Yaguang"},{"family":"Qiu","given":"Xinye"},{"family":"Kosheleva","given":"Anna"},{"family":"Schwartz","given":"Joel D."}],"issued":{"date-parts":[["2022",9,6]]}}}],"schema":"https://github.com/citation-style-language/schema/raw/master/csl-citation.json"}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[17], [18]</w:t>
      </w:r>
      <w:r>
        <w:rPr>
          <w:rFonts w:ascii="Arial" w:hAnsi="Arial" w:cs="Arial"/>
          <w:sz w:val="22"/>
          <w:szCs w:val="22"/>
        </w:rPr>
        <w:fldChar w:fldCharType="end"/>
      </w:r>
      <w:r>
        <w:rPr>
          <w:rFonts w:ascii="Arial" w:hAnsi="Arial" w:cs="Arial"/>
          <w:sz w:val="22"/>
          <w:szCs w:val="22"/>
        </w:rPr>
        <w:t>.</w:t>
      </w:r>
    </w:p>
    <w:p w14:paraId="2AB05F32"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Negative control outcome analyses can be a powerful tool if applied correctly </w:t>
      </w:r>
      <w:r>
        <w:rPr>
          <w:rFonts w:ascii="Arial" w:hAnsi="Arial" w:cs="Arial"/>
          <w:sz w:val="22"/>
          <w:szCs w:val="22"/>
        </w:rPr>
        <w:fldChar w:fldCharType="begin"/>
      </w:r>
      <w:r>
        <w:rPr>
          <w:rFonts w:ascii="Arial" w:hAnsi="Arial" w:cs="Arial"/>
          <w:sz w:val="22"/>
          <w:szCs w:val="22"/>
        </w:rPr>
        <w:instrText xml:space="preserve"> ADDIN ZOTERO_ITEM CSL_CITATION {"citationID":"tSybvOsG","properties":{"formattedCitation":"[1], [3], [19], [20]","plainCitation":"[1], [3], [19], [20]","noteIndex":0},"citationItems":[{"id":367,"uris":["http://zotero.org/users/local/hHKggCUl/items/9939RVZJ"],"itemData":{"id":367,"type":"article-journal","abstract":"Non-causal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Pr>
          <w:rFonts w:ascii="Cambria Math" w:hAnsi="Cambria Math" w:cs="Cambria Math"/>
          <w:sz w:val="22"/>
          <w:szCs w:val="22"/>
        </w:rPr>
        <w:instrText>‐</w:instrText>
      </w:r>
      <w:r>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A."}],"issued":{"date-parts":[["2023",1]]}}},{"id":398,"uris":["http://zotero.org/users/local/hHKggCUl/items/72VNCEW7"],"itemData":{"id":398,"type":"article-journal","abstract":"Background: Chronic pain has been extensively explored as a risk factor for opioid misuse, resulting in increased focus on opioid prescribing practices for individuals with such conditions. Physical disability sometimes co-occurs with chronic pain, but may also represent an independent risk factor for opioid misuse. However, previous research has not disentangled whether disability contributes to risk independent of chronic pain.\nMethods: Here, we estimate the independent and joint adjusted associations between having a physical disability and co-occurring chronic pain condition at time of Medicaid enrollment on subsequent 18-month risk of incident opioid use disorder (OUD) and nonfatal, unintentional opioid overdose among nonelderly, adult Medicaid beneficiaries (2016–2019).\nResults: We find robust evidence that having a physical disability approximately doubles the risk of incident OUD or opioid overdose, and physical disability co-occurring with chronic pain increases the risks approximately 6-fold as compared to having neither chronic pain nor disability. In absolute numbers, those with neither a physical disability nor chronic pain condition have a 1.8% adjusted risk of incident OUD over 18 months of follow-up, those with physical disability alone have an 2.9% incident risk, those with chronic pain alone have a 3.6% incident risk, and those with co-occurring physical disability and chronic pain have a 11.1% incident risk.\nConclusions: These findings suggest that those with a physical disability should receive increased attention from the medical and healthcare communities to reduce their risk of opioid misuse and attendant negative outcomes.","container-title":"Psychological Medicine","DOI":"10.1017/S003329172300332X","ISSN":"0033-2917, 1469-8978","issue":"7","journalAbbreviation":"Psychol. Med.","language":"en","page":"1419-1430","source":"DOI.org (Crossref)","title":"Independent and joint contributions of physical disability and chronic pain to incident opioid use disorder and opioid overdose among Medicaid patients","volume":"54","author":[{"family":"Hoffman","given":"Katherine L."},{"family":"Milazzo","given":"Floriana"},{"family":"Williams","given":"Nicholas T."},{"family":"Samples","given":"Hillary"},{"family":"Olfson","given":"Mark"},{"family":"Diaz","given":"Ivan"},{"family":"Doan","given":"Lisa"},{"family":"Cerda","given":"Magdalena"},{"family":"Crystal","given":"Stephen"},{"family":"Rudolph","given":"Kara E."}],"issued":{"date-parts":[["2024",5]]}}}],"schema":"https://github.com/citation-style-language/schema/raw/master/csl-citation.json"}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 [3], [19], [20]</w:t>
      </w:r>
      <w:r>
        <w:rPr>
          <w:rFonts w:ascii="Arial" w:hAnsi="Arial" w:cs="Arial"/>
          <w:sz w:val="22"/>
          <w:szCs w:val="22"/>
        </w:rPr>
        <w:fldChar w:fldCharType="end"/>
      </w:r>
      <w:r>
        <w:rPr>
          <w:rFonts w:ascii="Arial" w:hAnsi="Arial" w:cs="Arial"/>
          <w:sz w:val="22"/>
          <w:szCs w:val="22"/>
        </w:rPr>
        <w:t>. However, researchers should pay close attention to the confounding structure of the exposure, primary outcome of interest, and negative control outcome</w:t>
      </w:r>
      <w:bookmarkStart w:id="387" w:name="OLE_LINK1"/>
      <w:r>
        <w:rPr>
          <w:rFonts w:ascii="Arial" w:hAnsi="Arial" w:cs="Arial"/>
          <w:sz w:val="22"/>
          <w:szCs w:val="22"/>
        </w:rPr>
        <w:t>, and take care to measure and model all variables and relationship between them adequately.</w:t>
      </w:r>
    </w:p>
    <w:p w14:paraId="493D0883" w14:textId="77777777" w:rsidR="00244D47" w:rsidRDefault="00244D47" w:rsidP="00B62547">
      <w:pPr>
        <w:spacing w:line="360" w:lineRule="auto"/>
        <w:ind w:firstLine="360"/>
        <w:rPr>
          <w:rFonts w:ascii="Arial" w:hAnsi="Arial" w:cs="Arial"/>
          <w:sz w:val="22"/>
          <w:szCs w:val="22"/>
        </w:rPr>
      </w:pPr>
    </w:p>
    <w:p w14:paraId="0E05197D" w14:textId="77777777" w:rsidR="000B32DB" w:rsidRDefault="000B32DB" w:rsidP="00244D47">
      <w:pPr>
        <w:spacing w:line="360" w:lineRule="auto"/>
        <w:rPr>
          <w:ins w:id="388" w:author="Heather M" w:date="2025-10-13T20:29:00Z" w16du:dateUtc="2025-10-14T00:29:00Z"/>
          <w:rFonts w:ascii="Arial" w:hAnsi="Arial" w:cs="Arial"/>
          <w:b/>
          <w:bCs/>
          <w:sz w:val="22"/>
          <w:szCs w:val="22"/>
        </w:rPr>
      </w:pPr>
    </w:p>
    <w:p w14:paraId="3FCEDCBA" w14:textId="77777777" w:rsidR="000B32DB" w:rsidRDefault="000B32DB" w:rsidP="00244D47">
      <w:pPr>
        <w:spacing w:line="360" w:lineRule="auto"/>
        <w:rPr>
          <w:ins w:id="389" w:author="Heather M" w:date="2025-10-13T20:29:00Z" w16du:dateUtc="2025-10-14T00:29:00Z"/>
          <w:rFonts w:ascii="Arial" w:hAnsi="Arial" w:cs="Arial"/>
          <w:b/>
          <w:bCs/>
          <w:sz w:val="22"/>
          <w:szCs w:val="22"/>
        </w:rPr>
      </w:pPr>
    </w:p>
    <w:p w14:paraId="2DC4274C" w14:textId="77777777" w:rsidR="000B32DB" w:rsidRDefault="000B32DB" w:rsidP="00244D47">
      <w:pPr>
        <w:spacing w:line="360" w:lineRule="auto"/>
        <w:rPr>
          <w:ins w:id="390" w:author="Heather M" w:date="2025-10-13T20:29:00Z" w16du:dateUtc="2025-10-14T00:29:00Z"/>
          <w:rFonts w:ascii="Arial" w:hAnsi="Arial" w:cs="Arial"/>
          <w:b/>
          <w:bCs/>
          <w:sz w:val="22"/>
          <w:szCs w:val="22"/>
        </w:rPr>
      </w:pPr>
    </w:p>
    <w:p w14:paraId="436A3093" w14:textId="77777777" w:rsidR="000B32DB" w:rsidRDefault="000B32DB" w:rsidP="00244D47">
      <w:pPr>
        <w:spacing w:line="360" w:lineRule="auto"/>
        <w:rPr>
          <w:ins w:id="391" w:author="Heather M" w:date="2025-10-13T20:29:00Z" w16du:dateUtc="2025-10-14T00:29:00Z"/>
          <w:rFonts w:ascii="Arial" w:hAnsi="Arial" w:cs="Arial"/>
          <w:b/>
          <w:bCs/>
          <w:sz w:val="22"/>
          <w:szCs w:val="22"/>
        </w:rPr>
      </w:pPr>
    </w:p>
    <w:p w14:paraId="274005A4" w14:textId="77777777" w:rsidR="000B32DB" w:rsidRDefault="000B32DB" w:rsidP="00244D47">
      <w:pPr>
        <w:spacing w:line="360" w:lineRule="auto"/>
        <w:rPr>
          <w:ins w:id="392" w:author="Heather M" w:date="2025-10-13T20:29:00Z" w16du:dateUtc="2025-10-14T00:29:00Z"/>
          <w:rFonts w:ascii="Arial" w:hAnsi="Arial" w:cs="Arial"/>
          <w:b/>
          <w:bCs/>
          <w:sz w:val="22"/>
          <w:szCs w:val="22"/>
        </w:rPr>
      </w:pPr>
    </w:p>
    <w:p w14:paraId="457C54BE" w14:textId="0B5A6E24" w:rsidR="00244D47" w:rsidRPr="00DE5853" w:rsidRDefault="00244D47" w:rsidP="00244D47">
      <w:pPr>
        <w:spacing w:line="360" w:lineRule="auto"/>
        <w:rPr>
          <w:rFonts w:ascii="Arial" w:hAnsi="Arial" w:cs="Arial"/>
          <w:b/>
          <w:bCs/>
          <w:sz w:val="22"/>
          <w:szCs w:val="22"/>
        </w:rPr>
      </w:pPr>
      <w:r w:rsidRPr="00DE5853">
        <w:rPr>
          <w:rFonts w:ascii="Arial" w:hAnsi="Arial" w:cs="Arial"/>
          <w:b/>
          <w:bCs/>
          <w:sz w:val="22"/>
          <w:szCs w:val="22"/>
        </w:rPr>
        <w:lastRenderedPageBreak/>
        <w:t>Key references:</w:t>
      </w:r>
    </w:p>
    <w:p w14:paraId="46EEBEE6" w14:textId="77777777" w:rsidR="00244D47" w:rsidRPr="00A926DB" w:rsidRDefault="00244D47" w:rsidP="00244D47">
      <w:pPr>
        <w:spacing w:line="360" w:lineRule="auto"/>
        <w:rPr>
          <w:rFonts w:ascii="Arial" w:hAnsi="Arial" w:cs="Arial"/>
          <w:b/>
          <w:bCs/>
          <w:sz w:val="28"/>
          <w:szCs w:val="28"/>
        </w:rPr>
      </w:pPr>
    </w:p>
    <w:p w14:paraId="62F9D836" w14:textId="1DF8E4F9" w:rsidR="00244D47" w:rsidRPr="004E2089" w:rsidRDefault="003A6F6E" w:rsidP="00B62547">
      <w:pPr>
        <w:spacing w:line="360" w:lineRule="auto"/>
        <w:ind w:firstLine="360"/>
        <w:rPr>
          <w:rFonts w:ascii="Arial" w:hAnsi="Arial" w:cs="Arial"/>
          <w:sz w:val="22"/>
          <w:szCs w:val="22"/>
          <w:lang w:val="en-US"/>
        </w:rPr>
      </w:pPr>
      <w:r w:rsidRPr="004E2089">
        <w:rPr>
          <w:rFonts w:ascii="Arial" w:hAnsi="Arial" w:cs="Arial"/>
          <w:sz w:val="22"/>
          <w:szCs w:val="22"/>
          <w:lang w:val="en-US"/>
        </w:rPr>
        <w:t xml:space="preserve">M. </w:t>
      </w:r>
      <w:proofErr w:type="spellStart"/>
      <w:r w:rsidRPr="004E2089">
        <w:rPr>
          <w:rFonts w:ascii="Arial" w:hAnsi="Arial" w:cs="Arial"/>
          <w:sz w:val="22"/>
          <w:szCs w:val="22"/>
          <w:lang w:val="en-US"/>
        </w:rPr>
        <w:t>Lipsitch</w:t>
      </w:r>
      <w:proofErr w:type="spellEnd"/>
      <w:r w:rsidRPr="004E2089">
        <w:rPr>
          <w:rFonts w:ascii="Arial" w:hAnsi="Arial" w:cs="Arial"/>
          <w:sz w:val="22"/>
          <w:szCs w:val="22"/>
          <w:lang w:val="en-US"/>
        </w:rPr>
        <w:t xml:space="preserve">, E. </w:t>
      </w:r>
      <w:proofErr w:type="spellStart"/>
      <w:r w:rsidRPr="004E2089">
        <w:rPr>
          <w:rFonts w:ascii="Arial" w:hAnsi="Arial" w:cs="Arial"/>
          <w:sz w:val="22"/>
          <w:szCs w:val="22"/>
          <w:lang w:val="en-US"/>
        </w:rPr>
        <w:t>Tchetgen</w:t>
      </w:r>
      <w:proofErr w:type="spellEnd"/>
      <w:r w:rsidRPr="004E2089">
        <w:rPr>
          <w:rFonts w:ascii="Arial" w:hAnsi="Arial" w:cs="Arial"/>
          <w:sz w:val="22"/>
          <w:szCs w:val="22"/>
          <w:lang w:val="en-US"/>
        </w:rPr>
        <w:t xml:space="preserve"> </w:t>
      </w:r>
      <w:proofErr w:type="spellStart"/>
      <w:r w:rsidRPr="004E2089">
        <w:rPr>
          <w:rFonts w:ascii="Arial" w:hAnsi="Arial" w:cs="Arial"/>
          <w:sz w:val="22"/>
          <w:szCs w:val="22"/>
          <w:lang w:val="en-US"/>
        </w:rPr>
        <w:t>Tchetgen</w:t>
      </w:r>
      <w:proofErr w:type="spellEnd"/>
      <w:r w:rsidRPr="004E2089">
        <w:rPr>
          <w:rFonts w:ascii="Arial" w:hAnsi="Arial" w:cs="Arial"/>
          <w:sz w:val="22"/>
          <w:szCs w:val="22"/>
          <w:lang w:val="en-US"/>
        </w:rPr>
        <w:t xml:space="preserve">, and T. Cohen, “Negative Controls: A Tool for Detecting Confounding and Bias in Observational Studies,” </w:t>
      </w:r>
      <w:r w:rsidRPr="004E2089">
        <w:rPr>
          <w:rFonts w:ascii="Arial" w:hAnsi="Arial" w:cs="Arial"/>
          <w:i/>
          <w:iCs/>
          <w:sz w:val="22"/>
          <w:szCs w:val="22"/>
          <w:lang w:val="en-US"/>
        </w:rPr>
        <w:t>Epidemiology</w:t>
      </w:r>
      <w:r w:rsidRPr="004E2089">
        <w:rPr>
          <w:rFonts w:ascii="Arial" w:hAnsi="Arial" w:cs="Arial"/>
          <w:sz w:val="22"/>
          <w:szCs w:val="22"/>
          <w:lang w:val="en-US"/>
        </w:rPr>
        <w:t xml:space="preserve">, vol. 21, no. 3, pp. 383–388, May 2010, </w:t>
      </w:r>
      <w:proofErr w:type="spellStart"/>
      <w:r w:rsidRPr="004E2089">
        <w:rPr>
          <w:rFonts w:ascii="Arial" w:hAnsi="Arial" w:cs="Arial"/>
          <w:sz w:val="22"/>
          <w:szCs w:val="22"/>
          <w:lang w:val="en-US"/>
        </w:rPr>
        <w:t>doi</w:t>
      </w:r>
      <w:proofErr w:type="spellEnd"/>
      <w:r w:rsidRPr="004E2089">
        <w:rPr>
          <w:rFonts w:ascii="Arial" w:hAnsi="Arial" w:cs="Arial"/>
          <w:sz w:val="22"/>
          <w:szCs w:val="22"/>
          <w:lang w:val="en-US"/>
        </w:rPr>
        <w:t>: 10.1097/ede.0b013e3181d61eeb.</w:t>
      </w:r>
      <w:r w:rsidR="007B7D73" w:rsidRPr="004E2089">
        <w:rPr>
          <w:rFonts w:ascii="Arial" w:hAnsi="Arial" w:cs="Arial"/>
          <w:sz w:val="22"/>
          <w:szCs w:val="22"/>
          <w:lang w:val="en-US"/>
        </w:rPr>
        <w:t xml:space="preserve"> </w:t>
      </w:r>
      <w:r w:rsidR="007B7D73" w:rsidRPr="004E2089">
        <w:rPr>
          <w:rFonts w:ascii="Arial" w:hAnsi="Arial" w:cs="Arial"/>
          <w:b/>
          <w:bCs/>
          <w:sz w:val="22"/>
          <w:szCs w:val="22"/>
          <w:lang w:val="en-US"/>
        </w:rPr>
        <w:t xml:space="preserve">A description of how to </w:t>
      </w:r>
      <w:r w:rsidR="007B7D73" w:rsidRPr="004E2089">
        <w:rPr>
          <w:rFonts w:ascii="Arial" w:hAnsi="Arial" w:cs="Arial"/>
          <w:b/>
          <w:bCs/>
          <w:sz w:val="22"/>
          <w:szCs w:val="22"/>
        </w:rPr>
        <w:t xml:space="preserve">use </w:t>
      </w:r>
      <w:r w:rsidR="001E538C" w:rsidRPr="004E2089">
        <w:rPr>
          <w:rFonts w:ascii="Arial" w:hAnsi="Arial" w:cs="Arial"/>
          <w:b/>
          <w:bCs/>
          <w:sz w:val="22"/>
          <w:szCs w:val="22"/>
        </w:rPr>
        <w:t>n</w:t>
      </w:r>
      <w:r w:rsidR="007B7D73" w:rsidRPr="004E2089">
        <w:rPr>
          <w:rFonts w:ascii="Arial" w:hAnsi="Arial" w:cs="Arial"/>
          <w:b/>
          <w:bCs/>
          <w:sz w:val="22"/>
          <w:szCs w:val="22"/>
        </w:rPr>
        <w:t xml:space="preserve">egative </w:t>
      </w:r>
      <w:r w:rsidR="001E538C" w:rsidRPr="004E2089">
        <w:rPr>
          <w:rFonts w:ascii="Arial" w:hAnsi="Arial" w:cs="Arial"/>
          <w:b/>
          <w:bCs/>
          <w:sz w:val="22"/>
          <w:szCs w:val="22"/>
        </w:rPr>
        <w:t>c</w:t>
      </w:r>
      <w:r w:rsidR="007B7D73" w:rsidRPr="004E2089">
        <w:rPr>
          <w:rFonts w:ascii="Arial" w:hAnsi="Arial" w:cs="Arial"/>
          <w:b/>
          <w:bCs/>
          <w:sz w:val="22"/>
          <w:szCs w:val="22"/>
        </w:rPr>
        <w:t xml:space="preserve">ontrols to </w:t>
      </w:r>
      <w:r w:rsidR="001E538C" w:rsidRPr="004E2089">
        <w:rPr>
          <w:rFonts w:ascii="Arial" w:hAnsi="Arial" w:cs="Arial"/>
          <w:b/>
          <w:bCs/>
          <w:sz w:val="22"/>
          <w:szCs w:val="22"/>
        </w:rPr>
        <w:t>i</w:t>
      </w:r>
      <w:r w:rsidR="007B7D73" w:rsidRPr="004E2089">
        <w:rPr>
          <w:rFonts w:ascii="Arial" w:hAnsi="Arial" w:cs="Arial"/>
          <w:b/>
          <w:bCs/>
          <w:sz w:val="22"/>
          <w:szCs w:val="22"/>
        </w:rPr>
        <w:t xml:space="preserve">dentify </w:t>
      </w:r>
      <w:r w:rsidR="001E538C" w:rsidRPr="004E2089">
        <w:rPr>
          <w:rFonts w:ascii="Arial" w:hAnsi="Arial" w:cs="Arial"/>
          <w:b/>
          <w:bCs/>
          <w:sz w:val="22"/>
          <w:szCs w:val="22"/>
        </w:rPr>
        <w:t>c</w:t>
      </w:r>
      <w:r w:rsidR="007B7D73" w:rsidRPr="004E2089">
        <w:rPr>
          <w:rFonts w:ascii="Arial" w:hAnsi="Arial" w:cs="Arial"/>
          <w:b/>
          <w:bCs/>
          <w:sz w:val="22"/>
          <w:szCs w:val="22"/>
        </w:rPr>
        <w:t xml:space="preserve">onfounding and </w:t>
      </w:r>
      <w:r w:rsidR="001E538C" w:rsidRPr="004E2089">
        <w:rPr>
          <w:rFonts w:ascii="Arial" w:hAnsi="Arial" w:cs="Arial"/>
          <w:b/>
          <w:bCs/>
          <w:sz w:val="22"/>
          <w:szCs w:val="22"/>
        </w:rPr>
        <w:t>b</w:t>
      </w:r>
      <w:r w:rsidR="007B7D73" w:rsidRPr="004E2089">
        <w:rPr>
          <w:rFonts w:ascii="Arial" w:hAnsi="Arial" w:cs="Arial"/>
          <w:b/>
          <w:bCs/>
          <w:sz w:val="22"/>
          <w:szCs w:val="22"/>
        </w:rPr>
        <w:t xml:space="preserve">ias in </w:t>
      </w:r>
      <w:r w:rsidR="001E538C" w:rsidRPr="004E2089">
        <w:rPr>
          <w:rFonts w:ascii="Arial" w:hAnsi="Arial" w:cs="Arial"/>
          <w:b/>
          <w:bCs/>
          <w:sz w:val="22"/>
          <w:szCs w:val="22"/>
        </w:rPr>
        <w:t>o</w:t>
      </w:r>
      <w:r w:rsidR="007B7D73" w:rsidRPr="004E2089">
        <w:rPr>
          <w:rFonts w:ascii="Arial" w:hAnsi="Arial" w:cs="Arial"/>
          <w:b/>
          <w:bCs/>
          <w:sz w:val="22"/>
          <w:szCs w:val="22"/>
        </w:rPr>
        <w:t xml:space="preserve">bservational </w:t>
      </w:r>
      <w:r w:rsidR="001E538C" w:rsidRPr="004E2089">
        <w:rPr>
          <w:rFonts w:ascii="Arial" w:hAnsi="Arial" w:cs="Arial"/>
          <w:b/>
          <w:bCs/>
          <w:sz w:val="22"/>
          <w:szCs w:val="22"/>
        </w:rPr>
        <w:t>r</w:t>
      </w:r>
      <w:r w:rsidR="007B7D73" w:rsidRPr="004E2089">
        <w:rPr>
          <w:rFonts w:ascii="Arial" w:hAnsi="Arial" w:cs="Arial"/>
          <w:b/>
          <w:bCs/>
          <w:sz w:val="22"/>
          <w:szCs w:val="22"/>
        </w:rPr>
        <w:t>esearch</w:t>
      </w:r>
      <w:r w:rsidR="0061082C" w:rsidRPr="004E2089">
        <w:rPr>
          <w:rFonts w:ascii="Arial" w:hAnsi="Arial" w:cs="Arial"/>
          <w:b/>
          <w:bCs/>
          <w:sz w:val="22"/>
          <w:szCs w:val="22"/>
        </w:rPr>
        <w:t>.</w:t>
      </w:r>
    </w:p>
    <w:p w14:paraId="669125B4" w14:textId="77777777" w:rsidR="003A6F6E" w:rsidRPr="004E2089" w:rsidRDefault="003A6F6E" w:rsidP="00B62547">
      <w:pPr>
        <w:spacing w:line="360" w:lineRule="auto"/>
        <w:ind w:firstLine="360"/>
        <w:rPr>
          <w:rFonts w:ascii="Arial" w:hAnsi="Arial" w:cs="Arial"/>
          <w:sz w:val="22"/>
          <w:szCs w:val="22"/>
          <w:lang w:val="en-US"/>
        </w:rPr>
      </w:pPr>
    </w:p>
    <w:p w14:paraId="464C06A4" w14:textId="7074D8C1" w:rsidR="003A6F6E" w:rsidRPr="004E2089" w:rsidRDefault="003A6F6E" w:rsidP="00B62547">
      <w:pPr>
        <w:spacing w:line="360" w:lineRule="auto"/>
        <w:ind w:firstLine="360"/>
        <w:rPr>
          <w:rFonts w:ascii="Arial" w:hAnsi="Arial" w:cs="Arial"/>
          <w:b/>
          <w:bCs/>
          <w:sz w:val="22"/>
          <w:szCs w:val="22"/>
          <w:lang w:val="en-US"/>
        </w:rPr>
      </w:pPr>
      <w:r w:rsidRPr="004E2089">
        <w:rPr>
          <w:rFonts w:ascii="Arial" w:hAnsi="Arial" w:cs="Arial"/>
          <w:sz w:val="22"/>
          <w:szCs w:val="22"/>
          <w:lang w:val="en-US"/>
        </w:rPr>
        <w:t xml:space="preserve">Shi, W. Miao, and E. T. </w:t>
      </w:r>
      <w:proofErr w:type="spellStart"/>
      <w:r w:rsidRPr="004E2089">
        <w:rPr>
          <w:rFonts w:ascii="Arial" w:hAnsi="Arial" w:cs="Arial"/>
          <w:sz w:val="22"/>
          <w:szCs w:val="22"/>
          <w:lang w:val="en-US"/>
        </w:rPr>
        <w:t>Tchetgen</w:t>
      </w:r>
      <w:proofErr w:type="spellEnd"/>
      <w:r w:rsidRPr="004E2089">
        <w:rPr>
          <w:rFonts w:ascii="Arial" w:hAnsi="Arial" w:cs="Arial"/>
          <w:sz w:val="22"/>
          <w:szCs w:val="22"/>
          <w:lang w:val="en-US"/>
        </w:rPr>
        <w:t xml:space="preserve">, “A Selective Review of Negative Control Methods in Epidemiology,” </w:t>
      </w:r>
      <w:r w:rsidRPr="004E2089">
        <w:rPr>
          <w:rFonts w:ascii="Arial" w:hAnsi="Arial" w:cs="Arial"/>
          <w:i/>
          <w:iCs/>
          <w:sz w:val="22"/>
          <w:szCs w:val="22"/>
          <w:lang w:val="en-US"/>
        </w:rPr>
        <w:t>Curr Epidemiol Rep</w:t>
      </w:r>
      <w:r w:rsidRPr="004E2089">
        <w:rPr>
          <w:rFonts w:ascii="Arial" w:hAnsi="Arial" w:cs="Arial"/>
          <w:sz w:val="22"/>
          <w:szCs w:val="22"/>
          <w:lang w:val="en-US"/>
        </w:rPr>
        <w:t xml:space="preserve">, vol. 7, no. 4, pp. 190–202, Dec. 2020, </w:t>
      </w:r>
      <w:proofErr w:type="spellStart"/>
      <w:r w:rsidRPr="004E2089">
        <w:rPr>
          <w:rFonts w:ascii="Arial" w:hAnsi="Arial" w:cs="Arial"/>
          <w:sz w:val="22"/>
          <w:szCs w:val="22"/>
          <w:lang w:val="en-US"/>
        </w:rPr>
        <w:t>doi</w:t>
      </w:r>
      <w:proofErr w:type="spellEnd"/>
      <w:r w:rsidRPr="004E2089">
        <w:rPr>
          <w:rFonts w:ascii="Arial" w:hAnsi="Arial" w:cs="Arial"/>
          <w:sz w:val="22"/>
          <w:szCs w:val="22"/>
          <w:lang w:val="en-US"/>
        </w:rPr>
        <w:t>: 10.1007/s40471-020-00243-4.</w:t>
      </w:r>
      <w:r w:rsidR="00502255" w:rsidRPr="004E2089">
        <w:rPr>
          <w:rFonts w:ascii="Arial" w:hAnsi="Arial" w:cs="Arial"/>
          <w:sz w:val="22"/>
          <w:szCs w:val="22"/>
          <w:lang w:val="en-US"/>
        </w:rPr>
        <w:t xml:space="preserve"> </w:t>
      </w:r>
      <w:r w:rsidR="00502255" w:rsidRPr="004E2089">
        <w:rPr>
          <w:rFonts w:ascii="Arial" w:hAnsi="Arial" w:cs="Arial"/>
          <w:b/>
          <w:bCs/>
          <w:sz w:val="22"/>
          <w:szCs w:val="22"/>
          <w:lang w:val="en-US"/>
        </w:rPr>
        <w:t>A</w:t>
      </w:r>
      <w:r w:rsidR="00502255" w:rsidRPr="004E2089">
        <w:rPr>
          <w:rFonts w:ascii="Arial" w:hAnsi="Arial" w:cs="Arial"/>
          <w:b/>
          <w:bCs/>
          <w:sz w:val="22"/>
          <w:szCs w:val="22"/>
        </w:rPr>
        <w:t>n</w:t>
      </w:r>
      <w:r w:rsidR="009D4AD6" w:rsidRPr="004E2089">
        <w:rPr>
          <w:rFonts w:ascii="Arial" w:hAnsi="Arial" w:cs="Arial"/>
          <w:b/>
          <w:bCs/>
          <w:sz w:val="22"/>
          <w:szCs w:val="22"/>
        </w:rPr>
        <w:t xml:space="preserve"> </w:t>
      </w:r>
      <w:r w:rsidR="00502255" w:rsidRPr="004E2089">
        <w:rPr>
          <w:rFonts w:ascii="Arial" w:hAnsi="Arial" w:cs="Arial"/>
          <w:b/>
          <w:bCs/>
          <w:sz w:val="22"/>
          <w:szCs w:val="22"/>
        </w:rPr>
        <w:t>overview of key negative control techniques in epidemiologic research</w:t>
      </w:r>
      <w:r w:rsidR="0061082C" w:rsidRPr="004E2089">
        <w:rPr>
          <w:rFonts w:ascii="Arial" w:hAnsi="Arial" w:cs="Arial"/>
          <w:b/>
          <w:bCs/>
          <w:sz w:val="22"/>
          <w:szCs w:val="22"/>
        </w:rPr>
        <w:t>.</w:t>
      </w:r>
    </w:p>
    <w:p w14:paraId="5269A4E3" w14:textId="77777777" w:rsidR="003A6F6E" w:rsidRPr="004E2089" w:rsidRDefault="003A6F6E" w:rsidP="00B62547">
      <w:pPr>
        <w:spacing w:line="360" w:lineRule="auto"/>
        <w:ind w:firstLine="360"/>
        <w:rPr>
          <w:rFonts w:ascii="Arial" w:hAnsi="Arial" w:cs="Arial"/>
          <w:b/>
          <w:bCs/>
          <w:sz w:val="22"/>
          <w:szCs w:val="22"/>
          <w:lang w:val="en-US"/>
        </w:rPr>
      </w:pPr>
    </w:p>
    <w:p w14:paraId="27612BF2" w14:textId="54381449" w:rsidR="003A6F6E" w:rsidRPr="004E2089" w:rsidRDefault="003A6F6E" w:rsidP="00B62547">
      <w:pPr>
        <w:spacing w:line="360" w:lineRule="auto"/>
        <w:ind w:firstLine="360"/>
        <w:rPr>
          <w:rFonts w:ascii="Arial" w:hAnsi="Arial" w:cs="Arial"/>
          <w:sz w:val="22"/>
          <w:szCs w:val="22"/>
        </w:rPr>
        <w:sectPr w:rsidR="003A6F6E" w:rsidRPr="004E2089" w:rsidSect="00B62547">
          <w:pgSz w:w="12240" w:h="15840"/>
          <w:pgMar w:top="1440" w:right="1440" w:bottom="1440" w:left="1440" w:header="708" w:footer="708" w:gutter="0"/>
          <w:cols w:space="708"/>
          <w:docGrid w:linePitch="360"/>
        </w:sectPr>
      </w:pPr>
      <w:r w:rsidRPr="004E2089">
        <w:rPr>
          <w:rFonts w:ascii="Arial" w:hAnsi="Arial" w:cs="Arial"/>
          <w:sz w:val="22"/>
          <w:szCs w:val="22"/>
          <w:lang w:val="en-US"/>
        </w:rPr>
        <w:t xml:space="preserve">B. F. Arnold, A. </w:t>
      </w:r>
      <w:proofErr w:type="spellStart"/>
      <w:r w:rsidRPr="004E2089">
        <w:rPr>
          <w:rFonts w:ascii="Arial" w:hAnsi="Arial" w:cs="Arial"/>
          <w:sz w:val="22"/>
          <w:szCs w:val="22"/>
          <w:lang w:val="en-US"/>
        </w:rPr>
        <w:t>Ercumen</w:t>
      </w:r>
      <w:proofErr w:type="spellEnd"/>
      <w:r w:rsidRPr="004E2089">
        <w:rPr>
          <w:rFonts w:ascii="Arial" w:hAnsi="Arial" w:cs="Arial"/>
          <w:sz w:val="22"/>
          <w:szCs w:val="22"/>
          <w:lang w:val="en-US"/>
        </w:rPr>
        <w:t xml:space="preserve">, J. Benjamin-Chung, and J. M. Colford, “Brief Report: Negative Controls to Detect Selection Bias and Measurement Bias in Epidemiologic Studies,” </w:t>
      </w:r>
      <w:r w:rsidRPr="004E2089">
        <w:rPr>
          <w:rFonts w:ascii="Arial" w:hAnsi="Arial" w:cs="Arial"/>
          <w:i/>
          <w:iCs/>
          <w:sz w:val="22"/>
          <w:szCs w:val="22"/>
          <w:lang w:val="en-US"/>
        </w:rPr>
        <w:t>Epidemiology</w:t>
      </w:r>
      <w:r w:rsidRPr="004E2089">
        <w:rPr>
          <w:rFonts w:ascii="Arial" w:hAnsi="Arial" w:cs="Arial"/>
          <w:sz w:val="22"/>
          <w:szCs w:val="22"/>
          <w:lang w:val="en-US"/>
        </w:rPr>
        <w:t xml:space="preserve">, vol. 27, no. 5, pp. 637–641, Sep. 2016, </w:t>
      </w:r>
      <w:proofErr w:type="spellStart"/>
      <w:r w:rsidRPr="004E2089">
        <w:rPr>
          <w:rFonts w:ascii="Arial" w:hAnsi="Arial" w:cs="Arial"/>
          <w:sz w:val="22"/>
          <w:szCs w:val="22"/>
          <w:lang w:val="en-US"/>
        </w:rPr>
        <w:t>doi</w:t>
      </w:r>
      <w:proofErr w:type="spellEnd"/>
      <w:r w:rsidRPr="004E2089">
        <w:rPr>
          <w:rFonts w:ascii="Arial" w:hAnsi="Arial" w:cs="Arial"/>
          <w:sz w:val="22"/>
          <w:szCs w:val="22"/>
          <w:lang w:val="en-US"/>
        </w:rPr>
        <w:t>: 10.1097/EDE.0000000000000504.</w:t>
      </w:r>
      <w:r w:rsidR="00E31A6E" w:rsidRPr="004E2089">
        <w:rPr>
          <w:rFonts w:ascii="Arial" w:hAnsi="Arial" w:cs="Arial"/>
          <w:sz w:val="22"/>
          <w:szCs w:val="22"/>
          <w:lang w:val="en-US"/>
        </w:rPr>
        <w:t xml:space="preserve"> </w:t>
      </w:r>
      <w:r w:rsidR="00E31A6E" w:rsidRPr="004E2089">
        <w:rPr>
          <w:rFonts w:ascii="Arial" w:hAnsi="Arial" w:cs="Arial"/>
          <w:b/>
          <w:bCs/>
          <w:sz w:val="22"/>
          <w:szCs w:val="22"/>
          <w:lang w:val="en-US"/>
        </w:rPr>
        <w:t xml:space="preserve">A description of </w:t>
      </w:r>
      <w:r w:rsidR="00E31A6E" w:rsidRPr="004E2089">
        <w:rPr>
          <w:rFonts w:ascii="Arial" w:hAnsi="Arial" w:cs="Arial"/>
          <w:b/>
          <w:bCs/>
          <w:sz w:val="22"/>
          <w:szCs w:val="22"/>
        </w:rPr>
        <w:t>how to apply negative controls to</w:t>
      </w:r>
      <w:r w:rsidR="00DB567E" w:rsidRPr="004E2089">
        <w:rPr>
          <w:rFonts w:ascii="Arial" w:hAnsi="Arial" w:cs="Arial"/>
          <w:b/>
          <w:bCs/>
          <w:sz w:val="22"/>
          <w:szCs w:val="22"/>
        </w:rPr>
        <w:t xml:space="preserve"> detect </w:t>
      </w:r>
      <w:r w:rsidR="00E31A6E" w:rsidRPr="004E2089">
        <w:rPr>
          <w:rFonts w:ascii="Arial" w:hAnsi="Arial" w:cs="Arial"/>
          <w:b/>
          <w:bCs/>
          <w:sz w:val="22"/>
          <w:szCs w:val="22"/>
        </w:rPr>
        <w:t>selection and measurement bias in epidemiology</w:t>
      </w:r>
      <w:r w:rsidR="004E2089" w:rsidRPr="004E2089">
        <w:rPr>
          <w:rFonts w:ascii="Arial" w:hAnsi="Arial" w:cs="Arial"/>
          <w:b/>
          <w:bCs/>
          <w:sz w:val="22"/>
          <w:szCs w:val="22"/>
        </w:rPr>
        <w:t>.</w:t>
      </w:r>
    </w:p>
    <w:bookmarkEnd w:id="387"/>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10">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658F35EA" w:rsidR="001B3139" w:rsidDel="00887FC9" w:rsidRDefault="001B3139" w:rsidP="001B3139">
      <w:pPr>
        <w:rPr>
          <w:del w:id="393" w:author="Heather M" w:date="2025-10-13T20:42:00Z" w16du:dateUtc="2025-10-14T00:42:00Z"/>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mean of 1 and standard deviation of 10. All simulations assumed </w:t>
      </w:r>
      <w:r w:rsidR="00A73C08">
        <w:rPr>
          <w:rFonts w:ascii="Arial" w:hAnsi="Arial" w:cs="Arial"/>
          <w:sz w:val="22"/>
          <w:szCs w:val="22"/>
        </w:rPr>
        <w:t>n</w:t>
      </w:r>
      <w:r w:rsidR="004F08A6">
        <w:rPr>
          <w:rFonts w:ascii="Arial" w:hAnsi="Arial" w:cs="Arial"/>
          <w:sz w:val="22"/>
          <w:szCs w:val="22"/>
        </w:rPr>
        <w:t>=100 observations</w:t>
      </w:r>
      <w:r w:rsidR="00C20A08">
        <w:rPr>
          <w:rFonts w:ascii="Arial" w:hAnsi="Arial" w:cs="Arial"/>
          <w:sz w:val="22"/>
          <w:szCs w:val="22"/>
        </w:rPr>
        <w:t>,</w:t>
      </w:r>
      <w:r w:rsidR="004F08A6">
        <w:rPr>
          <w:rFonts w:ascii="Arial" w:hAnsi="Arial" w:cs="Arial"/>
          <w:sz w:val="22"/>
          <w:szCs w:val="22"/>
        </w:rPr>
        <w:t xml:space="preserve"> and we ran each simulation 100 </w:t>
      </w:r>
      <w:commentRangeStart w:id="394"/>
      <w:r w:rsidR="004F08A6">
        <w:rPr>
          <w:rFonts w:ascii="Arial" w:hAnsi="Arial" w:cs="Arial"/>
          <w:sz w:val="22"/>
          <w:szCs w:val="22"/>
        </w:rPr>
        <w:t>times</w:t>
      </w:r>
      <w:commentRangeEnd w:id="394"/>
      <w:r w:rsidR="007839A0">
        <w:rPr>
          <w:rStyle w:val="CommentReference"/>
          <w:rFonts w:asciiTheme="minorHAnsi" w:eastAsiaTheme="minorHAnsi" w:hAnsiTheme="minorHAnsi" w:cstheme="minorBidi"/>
          <w:kern w:val="2"/>
          <w14:ligatures w14:val="standardContextual"/>
        </w:rPr>
        <w:commentReference w:id="394"/>
      </w:r>
      <w:r w:rsidR="004F08A6">
        <w:rPr>
          <w:rFonts w:ascii="Arial" w:hAnsi="Arial" w:cs="Arial"/>
          <w:sz w:val="22"/>
          <w:szCs w:val="22"/>
        </w:rPr>
        <w:t>.</w:t>
      </w:r>
      <w:ins w:id="395" w:author="Mayeda, Elizabeth Rose" w:date="2025-10-09T19:16:00Z" w16du:dateUtc="2025-10-10T02:16:00Z">
        <w:r w:rsidR="00222BF6">
          <w:rPr>
            <w:rFonts w:ascii="Arial" w:hAnsi="Arial" w:cs="Arial"/>
            <w:sz w:val="22"/>
            <w:szCs w:val="22"/>
          </w:rPr>
          <w:t xml:space="preserve"> </w:t>
        </w:r>
      </w:ins>
      <w:commentRangeStart w:id="396"/>
      <w:commentRangeStart w:id="397"/>
      <w:ins w:id="398" w:author="Mayeda, Elizabeth Rose" w:date="2025-10-09T19:21:00Z" w16du:dateUtc="2025-10-10T02:21:00Z">
        <w:del w:id="399" w:author="Heather M" w:date="2025-10-13T20:29:00Z" w16du:dateUtc="2025-10-14T00:29:00Z">
          <w:r w:rsidR="00FA3A41" w:rsidDel="00175BC7">
            <w:rPr>
              <w:rFonts w:ascii="Arial" w:hAnsi="Arial" w:cs="Arial"/>
              <w:sz w:val="22"/>
              <w:szCs w:val="22"/>
            </w:rPr>
            <w:delText xml:space="preserve">For all scenarios, we estimate the effect of A on Y using the </w:delText>
          </w:r>
        </w:del>
      </w:ins>
      <w:ins w:id="400" w:author="Mayeda, Elizabeth Rose" w:date="2025-10-09T19:23:00Z" w16du:dateUtc="2025-10-10T02:23:00Z">
        <w:del w:id="401" w:author="Heather M" w:date="2025-10-13T20:29:00Z" w16du:dateUtc="2025-10-14T00:29:00Z">
          <w:r w:rsidR="00FA3A41" w:rsidDel="00175BC7">
            <w:rPr>
              <w:rFonts w:ascii="Arial" w:hAnsi="Arial" w:cs="Arial"/>
              <w:sz w:val="22"/>
              <w:szCs w:val="22"/>
            </w:rPr>
            <w:delText xml:space="preserve">linear regression </w:delText>
          </w:r>
        </w:del>
      </w:ins>
      <w:ins w:id="402" w:author="Mayeda, Elizabeth Rose" w:date="2025-10-09T19:21:00Z" w16du:dateUtc="2025-10-10T02:21:00Z">
        <w:del w:id="403" w:author="Heather M" w:date="2025-10-13T20:29:00Z" w16du:dateUtc="2025-10-14T00:29:00Z">
          <w:r w:rsidR="00FA3A41" w:rsidDel="00175BC7">
            <w:rPr>
              <w:rFonts w:ascii="Arial" w:hAnsi="Arial" w:cs="Arial"/>
              <w:sz w:val="22"/>
              <w:szCs w:val="22"/>
            </w:rPr>
            <w:delText xml:space="preserve">model Y = </w:delText>
          </w:r>
        </w:del>
      </w:ins>
      <w:ins w:id="404" w:author="Mayeda, Elizabeth Rose" w:date="2025-10-09T19:24:00Z" w16du:dateUtc="2025-10-10T02:24:00Z">
        <w:del w:id="405" w:author="Heather M" w:date="2025-10-13T20:29:00Z" w16du:dateUtc="2025-10-14T00:29:00Z">
          <w:r w:rsidR="00FA3A41" w:rsidDel="00175BC7">
            <w:rPr>
              <w:rFonts w:ascii="Arial" w:hAnsi="Arial" w:cs="Arial"/>
              <w:sz w:val="22"/>
              <w:szCs w:val="22"/>
            </w:rPr>
            <w:delText>b0 + b1*</w:delText>
          </w:r>
        </w:del>
      </w:ins>
      <w:ins w:id="406" w:author="Mayeda, Elizabeth Rose" w:date="2025-10-09T19:21:00Z" w16du:dateUtc="2025-10-10T02:21:00Z">
        <w:del w:id="407" w:author="Heather M" w:date="2025-10-13T20:29:00Z" w16du:dateUtc="2025-10-14T00:29:00Z">
          <w:r w:rsidR="00FA3A41" w:rsidDel="00175BC7">
            <w:rPr>
              <w:rFonts w:ascii="Arial" w:hAnsi="Arial" w:cs="Arial"/>
              <w:sz w:val="22"/>
              <w:szCs w:val="22"/>
            </w:rPr>
            <w:delText xml:space="preserve">A + </w:delText>
          </w:r>
        </w:del>
      </w:ins>
      <w:ins w:id="408" w:author="Mayeda, Elizabeth Rose" w:date="2025-10-09T19:24:00Z" w16du:dateUtc="2025-10-10T02:24:00Z">
        <w:del w:id="409" w:author="Heather M" w:date="2025-10-13T20:29:00Z" w16du:dateUtc="2025-10-14T00:29:00Z">
          <w:r w:rsidR="00FA3A41" w:rsidDel="00175BC7">
            <w:rPr>
              <w:rFonts w:ascii="Arial" w:hAnsi="Arial" w:cs="Arial"/>
              <w:sz w:val="22"/>
              <w:szCs w:val="22"/>
            </w:rPr>
            <w:delText>b2*</w:delText>
          </w:r>
        </w:del>
      </w:ins>
      <w:ins w:id="410" w:author="Mayeda, Elizabeth Rose" w:date="2025-10-09T19:21:00Z" w16du:dateUtc="2025-10-10T02:21:00Z">
        <w:del w:id="411" w:author="Heather M" w:date="2025-10-13T20:29:00Z" w16du:dateUtc="2025-10-14T00:29:00Z">
          <w:r w:rsidR="00FA3A41" w:rsidDel="00175BC7">
            <w:rPr>
              <w:rFonts w:ascii="Arial" w:hAnsi="Arial" w:cs="Arial"/>
              <w:sz w:val="22"/>
              <w:szCs w:val="22"/>
            </w:rPr>
            <w:delText xml:space="preserve">L and estimate the effect of A on Y using the </w:delText>
          </w:r>
        </w:del>
      </w:ins>
      <w:ins w:id="412" w:author="Mayeda, Elizabeth Rose" w:date="2025-10-09T19:23:00Z" w16du:dateUtc="2025-10-10T02:23:00Z">
        <w:del w:id="413" w:author="Heather M" w:date="2025-10-13T20:29:00Z" w16du:dateUtc="2025-10-14T00:29:00Z">
          <w:r w:rsidR="00FA3A41" w:rsidDel="00175BC7">
            <w:rPr>
              <w:rFonts w:ascii="Arial" w:hAnsi="Arial" w:cs="Arial"/>
              <w:sz w:val="22"/>
              <w:szCs w:val="22"/>
            </w:rPr>
            <w:delText xml:space="preserve">linear regression </w:delText>
          </w:r>
        </w:del>
      </w:ins>
      <w:ins w:id="414" w:author="Mayeda, Elizabeth Rose" w:date="2025-10-09T19:21:00Z" w16du:dateUtc="2025-10-10T02:21:00Z">
        <w:del w:id="415" w:author="Heather M" w:date="2025-10-13T20:29:00Z" w16du:dateUtc="2025-10-14T00:29:00Z">
          <w:r w:rsidR="00FA3A41" w:rsidDel="00175BC7">
            <w:rPr>
              <w:rFonts w:ascii="Arial" w:hAnsi="Arial" w:cs="Arial"/>
              <w:sz w:val="22"/>
              <w:szCs w:val="22"/>
            </w:rPr>
            <w:delText xml:space="preserve">model N = </w:delText>
          </w:r>
        </w:del>
      </w:ins>
      <w:ins w:id="416" w:author="Mayeda, Elizabeth Rose" w:date="2025-10-09T19:24:00Z" w16du:dateUtc="2025-10-10T02:24:00Z">
        <w:del w:id="417" w:author="Heather M" w:date="2025-10-13T20:29:00Z" w16du:dateUtc="2025-10-14T00:29:00Z">
          <w:r w:rsidR="00FA3A41" w:rsidDel="00175BC7">
            <w:rPr>
              <w:rFonts w:ascii="Arial" w:hAnsi="Arial" w:cs="Arial"/>
              <w:sz w:val="22"/>
              <w:szCs w:val="22"/>
            </w:rPr>
            <w:delText>g0 + g1*</w:delText>
          </w:r>
        </w:del>
      </w:ins>
      <w:ins w:id="418" w:author="Mayeda, Elizabeth Rose" w:date="2025-10-09T19:21:00Z" w16du:dateUtc="2025-10-10T02:21:00Z">
        <w:del w:id="419" w:author="Heather M" w:date="2025-10-13T20:29:00Z" w16du:dateUtc="2025-10-14T00:29:00Z">
          <w:r w:rsidR="00FA3A41" w:rsidDel="00175BC7">
            <w:rPr>
              <w:rFonts w:ascii="Arial" w:hAnsi="Arial" w:cs="Arial"/>
              <w:sz w:val="22"/>
              <w:szCs w:val="22"/>
            </w:rPr>
            <w:delText xml:space="preserve">A + </w:delText>
          </w:r>
        </w:del>
      </w:ins>
      <w:ins w:id="420" w:author="Mayeda, Elizabeth Rose" w:date="2025-10-09T19:24:00Z" w16du:dateUtc="2025-10-10T02:24:00Z">
        <w:del w:id="421" w:author="Heather M" w:date="2025-10-13T20:29:00Z" w16du:dateUtc="2025-10-14T00:29:00Z">
          <w:r w:rsidR="00FA3A41" w:rsidDel="00175BC7">
            <w:rPr>
              <w:rFonts w:ascii="Arial" w:hAnsi="Arial" w:cs="Arial"/>
              <w:sz w:val="22"/>
              <w:szCs w:val="22"/>
            </w:rPr>
            <w:delText>g2*</w:delText>
          </w:r>
        </w:del>
      </w:ins>
      <w:ins w:id="422" w:author="Mayeda, Elizabeth Rose" w:date="2025-10-09T19:21:00Z" w16du:dateUtc="2025-10-10T02:21:00Z">
        <w:del w:id="423" w:author="Heather M" w:date="2025-10-13T20:29:00Z" w16du:dateUtc="2025-10-14T00:29:00Z">
          <w:r w:rsidR="00FA3A41" w:rsidDel="00175BC7">
            <w:rPr>
              <w:rFonts w:ascii="Arial" w:hAnsi="Arial" w:cs="Arial"/>
              <w:sz w:val="22"/>
              <w:szCs w:val="22"/>
            </w:rPr>
            <w:delText>L</w:delText>
          </w:r>
        </w:del>
      </w:ins>
      <w:ins w:id="424" w:author="Mayeda, Elizabeth Rose" w:date="2025-10-09T19:22:00Z" w16du:dateUtc="2025-10-10T02:22:00Z">
        <w:del w:id="425" w:author="Heather M" w:date="2025-10-13T20:29:00Z" w16du:dateUtc="2025-10-14T00:29:00Z">
          <w:r w:rsidR="00FA3A41" w:rsidDel="00175BC7">
            <w:rPr>
              <w:rFonts w:ascii="Arial" w:hAnsi="Arial" w:cs="Arial"/>
              <w:sz w:val="22"/>
              <w:szCs w:val="22"/>
            </w:rPr>
            <w:delText>.</w:delText>
          </w:r>
        </w:del>
      </w:ins>
      <w:commentRangeEnd w:id="396"/>
      <w:ins w:id="426" w:author="Mayeda, Elizabeth Rose" w:date="2025-10-09T19:23:00Z" w16du:dateUtc="2025-10-10T02:23:00Z">
        <w:r w:rsidR="00FA3A41">
          <w:rPr>
            <w:rStyle w:val="CommentReference"/>
            <w:rFonts w:asciiTheme="minorHAnsi" w:eastAsiaTheme="minorHAnsi" w:hAnsiTheme="minorHAnsi" w:cstheme="minorBidi"/>
            <w:kern w:val="2"/>
            <w14:ligatures w14:val="standardContextual"/>
          </w:rPr>
          <w:commentReference w:id="396"/>
        </w:r>
      </w:ins>
      <w:commentRangeEnd w:id="397"/>
      <w:r w:rsidR="00C716A6">
        <w:rPr>
          <w:rStyle w:val="CommentReference"/>
          <w:rFonts w:asciiTheme="minorHAnsi" w:eastAsiaTheme="minorHAnsi" w:hAnsiTheme="minorHAnsi" w:cstheme="minorBidi"/>
          <w:kern w:val="2"/>
          <w14:ligatures w14:val="standardContextual"/>
        </w:rPr>
        <w:commentReference w:id="397"/>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4390" w:type="dxa"/>
        <w:tblLook w:val="04A0" w:firstRow="1" w:lastRow="0" w:firstColumn="1" w:lastColumn="0" w:noHBand="0" w:noVBand="1"/>
        <w:tblPrChange w:id="427" w:author="Heather M" w:date="2025-10-13T20:35:00Z" w16du:dateUtc="2025-10-14T00:35:00Z">
          <w:tblPr>
            <w:tblStyle w:val="TableGrid"/>
            <w:tblpPr w:leftFromText="180" w:rightFromText="180" w:vertAnchor="text" w:horzAnchor="margin" w:tblpY="81"/>
            <w:tblW w:w="10485" w:type="dxa"/>
            <w:tblLook w:val="04A0" w:firstRow="1" w:lastRow="0" w:firstColumn="1" w:lastColumn="0" w:noHBand="0" w:noVBand="1"/>
          </w:tblPr>
        </w:tblPrChange>
      </w:tblPr>
      <w:tblGrid>
        <w:gridCol w:w="2682"/>
        <w:gridCol w:w="3809"/>
        <w:gridCol w:w="3932"/>
        <w:gridCol w:w="3967"/>
        <w:tblGridChange w:id="428">
          <w:tblGrid>
            <w:gridCol w:w="2682"/>
            <w:gridCol w:w="7"/>
            <w:gridCol w:w="3802"/>
            <w:gridCol w:w="25"/>
            <w:gridCol w:w="3907"/>
            <w:gridCol w:w="62"/>
            <w:gridCol w:w="3905"/>
            <w:gridCol w:w="64"/>
          </w:tblGrid>
        </w:tblGridChange>
      </w:tblGrid>
      <w:tr w:rsidR="00493993" w:rsidRPr="00887FC9" w14:paraId="483DD922" w14:textId="7092E3CE" w:rsidTr="00493993">
        <w:trPr>
          <w:trHeight w:val="640"/>
          <w:trPrChange w:id="429" w:author="Heather M" w:date="2025-10-13T20:35:00Z" w16du:dateUtc="2025-10-14T00:35:00Z">
            <w:trPr>
              <w:trHeight w:val="640"/>
            </w:trPr>
          </w:trPrChange>
        </w:trPr>
        <w:tc>
          <w:tcPr>
            <w:tcW w:w="2682" w:type="dxa"/>
            <w:vAlign w:val="center"/>
            <w:tcPrChange w:id="430" w:author="Heather M" w:date="2025-10-13T20:35:00Z" w16du:dateUtc="2025-10-14T00:35:00Z">
              <w:tcPr>
                <w:tcW w:w="2689" w:type="dxa"/>
                <w:gridSpan w:val="2"/>
                <w:vAlign w:val="center"/>
              </w:tcPr>
            </w:tcPrChange>
          </w:tcPr>
          <w:p w14:paraId="01A4B6ED" w14:textId="36540B65" w:rsidR="00493993" w:rsidRPr="00887FC9" w:rsidRDefault="00493993" w:rsidP="009477B6">
            <w:pPr>
              <w:rPr>
                <w:rFonts w:ascii="Arial" w:hAnsi="Arial" w:cs="Arial"/>
                <w:sz w:val="21"/>
                <w:szCs w:val="21"/>
                <w:rPrChange w:id="431" w:author="Heather M" w:date="2025-10-13T20:43:00Z" w16du:dateUtc="2025-10-14T00:43:00Z">
                  <w:rPr>
                    <w:rFonts w:ascii="Arial" w:hAnsi="Arial" w:cs="Arial"/>
                    <w:sz w:val="22"/>
                    <w:szCs w:val="22"/>
                  </w:rPr>
                </w:rPrChange>
              </w:rPr>
            </w:pPr>
            <w:r w:rsidRPr="00887FC9">
              <w:rPr>
                <w:rFonts w:ascii="Arial" w:hAnsi="Arial" w:cs="Arial"/>
                <w:sz w:val="21"/>
                <w:szCs w:val="21"/>
                <w:rPrChange w:id="432" w:author="Heather M" w:date="2025-10-13T20:43:00Z" w16du:dateUtc="2025-10-14T00:43:00Z">
                  <w:rPr>
                    <w:rFonts w:ascii="Arial" w:hAnsi="Arial" w:cs="Arial"/>
                    <w:sz w:val="22"/>
                    <w:szCs w:val="22"/>
                  </w:rPr>
                </w:rPrChange>
              </w:rPr>
              <w:t>Simulation Scenarios</w:t>
            </w:r>
          </w:p>
        </w:tc>
        <w:tc>
          <w:tcPr>
            <w:tcW w:w="3809" w:type="dxa"/>
            <w:vAlign w:val="center"/>
            <w:tcPrChange w:id="433" w:author="Heather M" w:date="2025-10-13T20:35:00Z" w16du:dateUtc="2025-10-14T00:35:00Z">
              <w:tcPr>
                <w:tcW w:w="3827" w:type="dxa"/>
                <w:gridSpan w:val="2"/>
                <w:vAlign w:val="center"/>
              </w:tcPr>
            </w:tcPrChange>
          </w:tcPr>
          <w:p w14:paraId="270A4C6F" w14:textId="77777777" w:rsidR="00493993" w:rsidRPr="00887FC9" w:rsidRDefault="00493993" w:rsidP="00B15C3E">
            <w:pPr>
              <w:jc w:val="center"/>
              <w:rPr>
                <w:rFonts w:ascii="Arial" w:hAnsi="Arial" w:cs="Arial"/>
                <w:sz w:val="21"/>
                <w:szCs w:val="21"/>
                <w:rPrChange w:id="434" w:author="Heather M" w:date="2025-10-13T20:43:00Z" w16du:dateUtc="2025-10-14T00:43:00Z">
                  <w:rPr>
                    <w:rFonts w:ascii="Arial" w:hAnsi="Arial" w:cs="Arial"/>
                    <w:sz w:val="22"/>
                    <w:szCs w:val="22"/>
                  </w:rPr>
                </w:rPrChange>
              </w:rPr>
            </w:pPr>
            <w:r w:rsidRPr="00887FC9">
              <w:rPr>
                <w:rFonts w:ascii="Arial" w:hAnsi="Arial" w:cs="Arial"/>
                <w:sz w:val="21"/>
                <w:szCs w:val="21"/>
                <w:rPrChange w:id="435" w:author="Heather M" w:date="2025-10-13T20:43:00Z" w16du:dateUtc="2025-10-14T00:43:00Z">
                  <w:rPr>
                    <w:rFonts w:ascii="Arial" w:hAnsi="Arial" w:cs="Arial"/>
                    <w:sz w:val="22"/>
                    <w:szCs w:val="22"/>
                  </w:rPr>
                </w:rPrChange>
              </w:rPr>
              <w:t>Equations describing relationships between variables in simulation</w:t>
            </w:r>
          </w:p>
        </w:tc>
        <w:tc>
          <w:tcPr>
            <w:tcW w:w="3932" w:type="dxa"/>
            <w:tcPrChange w:id="436" w:author="Heather M" w:date="2025-10-13T20:35:00Z" w16du:dateUtc="2025-10-14T00:35:00Z">
              <w:tcPr>
                <w:tcW w:w="3969" w:type="dxa"/>
                <w:gridSpan w:val="2"/>
              </w:tcPr>
            </w:tcPrChange>
          </w:tcPr>
          <w:p w14:paraId="74E7D8AA" w14:textId="77777777" w:rsidR="00493993" w:rsidRPr="00887FC9" w:rsidRDefault="00493993" w:rsidP="00B15C3E">
            <w:pPr>
              <w:jc w:val="center"/>
              <w:rPr>
                <w:ins w:id="437" w:author="Heather M" w:date="2025-10-13T20:38:00Z" w16du:dateUtc="2025-10-14T00:38:00Z"/>
                <w:rFonts w:ascii="Arial" w:hAnsi="Arial" w:cs="Arial"/>
                <w:sz w:val="21"/>
                <w:szCs w:val="21"/>
                <w:rPrChange w:id="438" w:author="Heather M" w:date="2025-10-13T20:43:00Z" w16du:dateUtc="2025-10-14T00:43:00Z">
                  <w:rPr>
                    <w:ins w:id="439" w:author="Heather M" w:date="2025-10-13T20:38:00Z" w16du:dateUtc="2025-10-14T00:38:00Z"/>
                    <w:rFonts w:ascii="Arial" w:hAnsi="Arial" w:cs="Arial"/>
                    <w:sz w:val="22"/>
                    <w:szCs w:val="22"/>
                  </w:rPr>
                </w:rPrChange>
              </w:rPr>
            </w:pPr>
            <w:ins w:id="440" w:author="Heather M" w:date="2025-10-13T20:35:00Z" w16du:dateUtc="2025-10-14T00:35:00Z">
              <w:r w:rsidRPr="00887FC9">
                <w:rPr>
                  <w:rFonts w:ascii="Arial" w:hAnsi="Arial" w:cs="Arial"/>
                  <w:sz w:val="21"/>
                  <w:szCs w:val="21"/>
                  <w:rPrChange w:id="441" w:author="Heather M" w:date="2025-10-13T20:43:00Z" w16du:dateUtc="2025-10-14T00:43:00Z">
                    <w:rPr>
                      <w:rFonts w:ascii="Arial" w:hAnsi="Arial" w:cs="Arial"/>
                      <w:sz w:val="22"/>
                      <w:szCs w:val="22"/>
                    </w:rPr>
                  </w:rPrChange>
                </w:rPr>
                <w:t>Model specification</w:t>
              </w:r>
            </w:ins>
          </w:p>
          <w:p w14:paraId="774D7ECA" w14:textId="1C8F9569" w:rsidR="00AB1FC5" w:rsidRPr="00887FC9" w:rsidRDefault="00AB1FC5" w:rsidP="00B15C3E">
            <w:pPr>
              <w:jc w:val="center"/>
              <w:rPr>
                <w:rFonts w:ascii="Arial" w:hAnsi="Arial" w:cs="Arial"/>
                <w:sz w:val="21"/>
                <w:szCs w:val="21"/>
                <w:rPrChange w:id="442" w:author="Heather M" w:date="2025-10-13T20:43:00Z" w16du:dateUtc="2025-10-14T00:43:00Z">
                  <w:rPr>
                    <w:rFonts w:ascii="Arial" w:hAnsi="Arial" w:cs="Arial"/>
                    <w:sz w:val="22"/>
                    <w:szCs w:val="22"/>
                  </w:rPr>
                </w:rPrChange>
              </w:rPr>
            </w:pPr>
            <w:ins w:id="443" w:author="Heather M" w:date="2025-10-13T20:38:00Z" w16du:dateUtc="2025-10-14T00:38:00Z">
              <w:r w:rsidRPr="00887FC9">
                <w:rPr>
                  <w:rFonts w:ascii="Arial" w:hAnsi="Arial" w:cs="Arial"/>
                  <w:sz w:val="21"/>
                  <w:szCs w:val="21"/>
                  <w:rPrChange w:id="444" w:author="Heather M" w:date="2025-10-13T20:43:00Z" w16du:dateUtc="2025-10-14T00:43:00Z">
                    <w:rPr>
                      <w:rFonts w:ascii="Arial" w:hAnsi="Arial" w:cs="Arial"/>
                      <w:sz w:val="22"/>
                      <w:szCs w:val="22"/>
                    </w:rPr>
                  </w:rPrChange>
                </w:rPr>
                <w:t>(equations are the same in all scenarios except scenario 6)</w:t>
              </w:r>
            </w:ins>
          </w:p>
        </w:tc>
        <w:tc>
          <w:tcPr>
            <w:tcW w:w="3967" w:type="dxa"/>
            <w:vAlign w:val="center"/>
            <w:tcPrChange w:id="445" w:author="Heather M" w:date="2025-10-13T20:35:00Z" w16du:dateUtc="2025-10-14T00:35:00Z">
              <w:tcPr>
                <w:tcW w:w="3969" w:type="dxa"/>
                <w:gridSpan w:val="2"/>
                <w:vAlign w:val="center"/>
              </w:tcPr>
            </w:tcPrChange>
          </w:tcPr>
          <w:p w14:paraId="512309DA" w14:textId="5B8E25D0" w:rsidR="00493993" w:rsidRPr="00887FC9" w:rsidRDefault="00493993" w:rsidP="00B15C3E">
            <w:pPr>
              <w:jc w:val="center"/>
              <w:rPr>
                <w:rFonts w:ascii="Arial" w:hAnsi="Arial" w:cs="Arial"/>
                <w:sz w:val="21"/>
                <w:szCs w:val="21"/>
                <w:rPrChange w:id="446" w:author="Heather M" w:date="2025-10-13T20:43:00Z" w16du:dateUtc="2025-10-14T00:43:00Z">
                  <w:rPr>
                    <w:rFonts w:ascii="Arial" w:hAnsi="Arial" w:cs="Arial"/>
                    <w:sz w:val="22"/>
                    <w:szCs w:val="22"/>
                  </w:rPr>
                </w:rPrChange>
              </w:rPr>
            </w:pPr>
            <w:r w:rsidRPr="00887FC9">
              <w:rPr>
                <w:rFonts w:ascii="Arial" w:hAnsi="Arial" w:cs="Arial"/>
                <w:sz w:val="21"/>
                <w:szCs w:val="21"/>
                <w:rPrChange w:id="447" w:author="Heather M" w:date="2025-10-13T20:43:00Z" w16du:dateUtc="2025-10-14T00:43:00Z">
                  <w:rPr>
                    <w:rFonts w:ascii="Arial" w:hAnsi="Arial" w:cs="Arial"/>
                    <w:sz w:val="22"/>
                    <w:szCs w:val="22"/>
                  </w:rPr>
                </w:rPrChange>
              </w:rPr>
              <w:t>Simulation DAG</w:t>
            </w:r>
          </w:p>
        </w:tc>
      </w:tr>
      <w:tr w:rsidR="00493993" w:rsidRPr="00887FC9" w14:paraId="601237C3" w14:textId="2AE49EC5" w:rsidTr="00493993">
        <w:trPr>
          <w:trHeight w:val="1315"/>
          <w:trPrChange w:id="448" w:author="Heather M" w:date="2025-10-13T20:35:00Z" w16du:dateUtc="2025-10-14T00:35:00Z">
            <w:trPr>
              <w:trHeight w:val="1315"/>
            </w:trPr>
          </w:trPrChange>
        </w:trPr>
        <w:tc>
          <w:tcPr>
            <w:tcW w:w="2682" w:type="dxa"/>
            <w:vAlign w:val="center"/>
            <w:tcPrChange w:id="449" w:author="Heather M" w:date="2025-10-13T20:35:00Z" w16du:dateUtc="2025-10-14T00:35:00Z">
              <w:tcPr>
                <w:tcW w:w="2689" w:type="dxa"/>
                <w:gridSpan w:val="2"/>
                <w:vAlign w:val="center"/>
              </w:tcPr>
            </w:tcPrChange>
          </w:tcPr>
          <w:p w14:paraId="07BFC2EC" w14:textId="77777777" w:rsidR="00493993" w:rsidRPr="00887FC9" w:rsidRDefault="00493993" w:rsidP="00D208F1">
            <w:pPr>
              <w:rPr>
                <w:rFonts w:ascii="Arial" w:hAnsi="Arial" w:cs="Arial"/>
                <w:sz w:val="21"/>
                <w:szCs w:val="21"/>
                <w:rPrChange w:id="450" w:author="Heather M" w:date="2025-10-13T20:43:00Z" w16du:dateUtc="2025-10-14T00:43:00Z">
                  <w:rPr>
                    <w:rFonts w:ascii="Arial" w:hAnsi="Arial" w:cs="Arial"/>
                    <w:sz w:val="22"/>
                    <w:szCs w:val="22"/>
                  </w:rPr>
                </w:rPrChange>
              </w:rPr>
            </w:pPr>
            <w:r w:rsidRPr="00887FC9">
              <w:rPr>
                <w:rFonts w:ascii="Arial" w:hAnsi="Arial" w:cs="Arial"/>
                <w:sz w:val="21"/>
                <w:szCs w:val="21"/>
                <w:rPrChange w:id="451" w:author="Heather M" w:date="2025-10-13T20:43:00Z" w16du:dateUtc="2025-10-14T00:43:00Z">
                  <w:rPr>
                    <w:rFonts w:ascii="Arial" w:hAnsi="Arial" w:cs="Arial"/>
                    <w:sz w:val="22"/>
                    <w:szCs w:val="22"/>
                  </w:rPr>
                </w:rPrChange>
              </w:rPr>
              <w:t>1. Correct case</w:t>
            </w:r>
          </w:p>
        </w:tc>
        <w:tc>
          <w:tcPr>
            <w:tcW w:w="3809" w:type="dxa"/>
            <w:vAlign w:val="center"/>
            <w:tcPrChange w:id="452" w:author="Heather M" w:date="2025-10-13T20:35:00Z" w16du:dateUtc="2025-10-14T00:35:00Z">
              <w:tcPr>
                <w:tcW w:w="3827" w:type="dxa"/>
                <w:gridSpan w:val="2"/>
                <w:vAlign w:val="center"/>
              </w:tcPr>
            </w:tcPrChange>
          </w:tcPr>
          <w:p w14:paraId="62A59BD8" w14:textId="61C0C668" w:rsidR="00493993" w:rsidRPr="00887FC9" w:rsidRDefault="00493993" w:rsidP="00D208F1">
            <w:pPr>
              <w:rPr>
                <w:rFonts w:ascii="Arial" w:hAnsi="Arial" w:cs="Arial"/>
                <w:i/>
                <w:iCs/>
                <w:sz w:val="21"/>
                <w:szCs w:val="21"/>
                <w:rPrChange w:id="453"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454" w:author="Heather M" w:date="2025-10-13T20:43:00Z" w16du:dateUtc="2025-10-14T00:43:00Z">
                  <w:rPr>
                    <w:rFonts w:ascii="Arial" w:hAnsi="Arial" w:cs="Arial"/>
                    <w:i/>
                    <w:iCs/>
                    <w:sz w:val="20"/>
                    <w:szCs w:val="20"/>
                  </w:rPr>
                </w:rPrChange>
              </w:rPr>
              <w:t xml:space="preserve">U = </w:t>
            </w:r>
            <m:oMath>
              <m:r>
                <m:rPr>
                  <m:scr m:val="script"/>
                </m:rPr>
                <w:rPr>
                  <w:rFonts w:ascii="Cambria Math" w:hAnsi="Cambria Math" w:cs="Arial"/>
                  <w:sz w:val="21"/>
                  <w:szCs w:val="21"/>
                  <w:rPrChange w:id="455"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456" w:author="Heather M" w:date="2025-10-13T20:43:00Z" w16du:dateUtc="2025-10-14T00:43:00Z">
                  <w:rPr>
                    <w:rFonts w:ascii="Arial" w:hAnsi="Arial" w:cs="Arial"/>
                    <w:i/>
                    <w:iCs/>
                    <w:sz w:val="20"/>
                    <w:szCs w:val="20"/>
                  </w:rPr>
                </w:rPrChange>
              </w:rPr>
              <w:t>(1, 10)</w:t>
            </w:r>
          </w:p>
          <w:p w14:paraId="06588B95" w14:textId="4A7C5581" w:rsidR="00493993" w:rsidRPr="00887FC9" w:rsidRDefault="00493993" w:rsidP="00D208F1">
            <w:pPr>
              <w:rPr>
                <w:rFonts w:ascii="Arial" w:hAnsi="Arial" w:cs="Arial"/>
                <w:i/>
                <w:iCs/>
                <w:sz w:val="21"/>
                <w:szCs w:val="21"/>
                <w:rPrChange w:id="457"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458" w:author="Heather M" w:date="2025-10-13T20:43:00Z" w16du:dateUtc="2025-10-14T00:43:00Z">
                  <w:rPr>
                    <w:rFonts w:ascii="Arial" w:hAnsi="Arial" w:cs="Arial"/>
                    <w:i/>
                    <w:iCs/>
                    <w:sz w:val="20"/>
                    <w:szCs w:val="20"/>
                  </w:rPr>
                </w:rPrChange>
              </w:rPr>
              <w:t xml:space="preserve">L = </w:t>
            </w:r>
            <w:r w:rsidRPr="00887FC9">
              <w:rPr>
                <w:rFonts w:ascii="Cambria Math" w:hAnsi="Cambria Math" w:cs="Arial"/>
                <w:i/>
                <w:sz w:val="21"/>
                <w:szCs w:val="21"/>
                <w:rPrChange w:id="459"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460"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461" w:author="Heather M" w:date="2025-10-13T20:43:00Z" w16du:dateUtc="2025-10-14T00:43:00Z">
                  <w:rPr>
                    <w:rFonts w:ascii="Arial" w:hAnsi="Arial" w:cs="Arial"/>
                    <w:i/>
                    <w:iCs/>
                    <w:sz w:val="20"/>
                    <w:szCs w:val="20"/>
                  </w:rPr>
                </w:rPrChange>
              </w:rPr>
              <w:t>(1, 10)</w:t>
            </w:r>
          </w:p>
          <w:p w14:paraId="0DEF8C01" w14:textId="3AD16A76" w:rsidR="00493993" w:rsidRPr="00887FC9" w:rsidRDefault="00493993" w:rsidP="00D208F1">
            <w:pPr>
              <w:rPr>
                <w:rFonts w:ascii="Arial" w:hAnsi="Arial" w:cs="Arial"/>
                <w:i/>
                <w:iCs/>
                <w:sz w:val="21"/>
                <w:szCs w:val="21"/>
                <w:rPrChange w:id="462"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463" w:author="Heather M" w:date="2025-10-13T20:43:00Z" w16du:dateUtc="2025-10-14T00:43:00Z">
                  <w:rPr>
                    <w:rFonts w:ascii="Arial" w:hAnsi="Arial" w:cs="Arial"/>
                    <w:i/>
                    <w:iCs/>
                    <w:sz w:val="20"/>
                    <w:szCs w:val="20"/>
                  </w:rPr>
                </w:rPrChange>
              </w:rPr>
              <w:t xml:space="preserve">A = </w:t>
            </w:r>
            <w:r w:rsidRPr="00887FC9">
              <w:rPr>
                <w:rFonts w:ascii="Cambria Math" w:hAnsi="Cambria Math" w:cs="Arial"/>
                <w:i/>
                <w:sz w:val="21"/>
                <w:szCs w:val="21"/>
                <w:rPrChange w:id="464"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465"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466" w:author="Heather M" w:date="2025-10-13T20:43:00Z" w16du:dateUtc="2025-10-14T00:43:00Z">
                  <w:rPr>
                    <w:rFonts w:ascii="Arial" w:hAnsi="Arial" w:cs="Arial"/>
                    <w:i/>
                    <w:iCs/>
                    <w:sz w:val="20"/>
                    <w:szCs w:val="20"/>
                  </w:rPr>
                </w:rPrChange>
              </w:rPr>
              <w:t>(1, 10) + U + L</w:t>
            </w:r>
          </w:p>
          <w:p w14:paraId="39DAB0AB" w14:textId="2B4D8489" w:rsidR="00493993" w:rsidRPr="00887FC9" w:rsidRDefault="00493993" w:rsidP="00D208F1">
            <w:pPr>
              <w:rPr>
                <w:rFonts w:ascii="Arial" w:hAnsi="Arial" w:cs="Arial"/>
                <w:i/>
                <w:iCs/>
                <w:sz w:val="21"/>
                <w:szCs w:val="21"/>
                <w:rPrChange w:id="467"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468" w:author="Heather M" w:date="2025-10-13T20:43:00Z" w16du:dateUtc="2025-10-14T00:43:00Z">
                  <w:rPr>
                    <w:rFonts w:ascii="Arial" w:hAnsi="Arial" w:cs="Arial"/>
                    <w:i/>
                    <w:iCs/>
                    <w:sz w:val="20"/>
                    <w:szCs w:val="20"/>
                  </w:rPr>
                </w:rPrChange>
              </w:rPr>
              <w:t xml:space="preserve">Y = </w:t>
            </w:r>
            <w:r w:rsidRPr="00887FC9">
              <w:rPr>
                <w:rFonts w:ascii="Cambria Math" w:hAnsi="Cambria Math" w:cs="Arial"/>
                <w:i/>
                <w:sz w:val="21"/>
                <w:szCs w:val="21"/>
                <w:rPrChange w:id="469"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470"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471" w:author="Heather M" w:date="2025-10-13T20:43:00Z" w16du:dateUtc="2025-10-14T00:43:00Z">
                  <w:rPr>
                    <w:rFonts w:ascii="Arial" w:hAnsi="Arial" w:cs="Arial"/>
                    <w:i/>
                    <w:iCs/>
                    <w:sz w:val="20"/>
                    <w:szCs w:val="20"/>
                  </w:rPr>
                </w:rPrChange>
              </w:rPr>
              <w:t>(1, 10) + A + U + L</w:t>
            </w:r>
          </w:p>
          <w:p w14:paraId="603B833A" w14:textId="519F7C0A" w:rsidR="00493993" w:rsidRPr="00887FC9" w:rsidRDefault="00493993" w:rsidP="00D208F1">
            <w:pPr>
              <w:rPr>
                <w:rFonts w:ascii="Arial" w:hAnsi="Arial" w:cs="Arial"/>
                <w:i/>
                <w:iCs/>
                <w:sz w:val="21"/>
                <w:szCs w:val="21"/>
                <w:rPrChange w:id="472"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473" w:author="Heather M" w:date="2025-10-13T20:43:00Z" w16du:dateUtc="2025-10-14T00:43:00Z">
                  <w:rPr>
                    <w:rFonts w:ascii="Arial" w:hAnsi="Arial" w:cs="Arial"/>
                    <w:i/>
                    <w:iCs/>
                    <w:sz w:val="20"/>
                    <w:szCs w:val="20"/>
                  </w:rPr>
                </w:rPrChange>
              </w:rPr>
              <w:t xml:space="preserve">N = </w:t>
            </w:r>
            <w:r w:rsidRPr="00887FC9">
              <w:rPr>
                <w:rFonts w:ascii="Cambria Math" w:hAnsi="Cambria Math" w:cs="Arial"/>
                <w:i/>
                <w:sz w:val="21"/>
                <w:szCs w:val="21"/>
                <w:rPrChange w:id="474"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475"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476" w:author="Heather M" w:date="2025-10-13T20:43:00Z" w16du:dateUtc="2025-10-14T00:43:00Z">
                  <w:rPr>
                    <w:rFonts w:ascii="Arial" w:hAnsi="Arial" w:cs="Arial"/>
                    <w:i/>
                    <w:iCs/>
                    <w:sz w:val="20"/>
                    <w:szCs w:val="20"/>
                  </w:rPr>
                </w:rPrChange>
              </w:rPr>
              <w:t>(1, 10) + U + L</w:t>
            </w:r>
          </w:p>
        </w:tc>
        <w:tc>
          <w:tcPr>
            <w:tcW w:w="3932" w:type="dxa"/>
            <w:tcPrChange w:id="477" w:author="Heather M" w:date="2025-10-13T20:35:00Z" w16du:dateUtc="2025-10-14T00:35:00Z">
              <w:tcPr>
                <w:tcW w:w="3969" w:type="dxa"/>
                <w:gridSpan w:val="2"/>
              </w:tcPr>
            </w:tcPrChange>
          </w:tcPr>
          <w:p w14:paraId="7C980AD2" w14:textId="77777777" w:rsidR="00493993" w:rsidRPr="00887FC9" w:rsidRDefault="00493993" w:rsidP="002B6C6D">
            <w:pPr>
              <w:rPr>
                <w:ins w:id="478" w:author="Heather M" w:date="2025-10-13T20:36:00Z" w16du:dateUtc="2025-10-14T00:36:00Z"/>
                <w:rFonts w:ascii="Arial" w:hAnsi="Arial" w:cs="Arial"/>
                <w:noProof/>
                <w:sz w:val="21"/>
                <w:szCs w:val="21"/>
                <w14:ligatures w14:val="standardContextual"/>
                <w:rPrChange w:id="479" w:author="Heather M" w:date="2025-10-13T20:43:00Z" w16du:dateUtc="2025-10-14T00:43:00Z">
                  <w:rPr>
                    <w:ins w:id="480" w:author="Heather M" w:date="2025-10-13T20:36:00Z" w16du:dateUtc="2025-10-14T00:36:00Z"/>
                    <w:rFonts w:ascii="Arial" w:hAnsi="Arial" w:cs="Arial"/>
                    <w:noProof/>
                    <w:sz w:val="22"/>
                    <w:szCs w:val="22"/>
                    <w14:ligatures w14:val="standardContextual"/>
                  </w:rPr>
                </w:rPrChange>
              </w:rPr>
            </w:pPr>
            <w:ins w:id="481" w:author="Heather M" w:date="2025-10-13T20:35:00Z" w16du:dateUtc="2025-10-14T00:35:00Z">
              <w:r w:rsidRPr="00887FC9">
                <w:rPr>
                  <w:rFonts w:ascii="Arial" w:hAnsi="Arial" w:cs="Arial"/>
                  <w:noProof/>
                  <w:sz w:val="21"/>
                  <w:szCs w:val="21"/>
                  <w14:ligatures w14:val="standardContextual"/>
                  <w:rPrChange w:id="482" w:author="Heather M" w:date="2025-10-13T20:43:00Z" w16du:dateUtc="2025-10-14T00:43:00Z">
                    <w:rPr>
                      <w:rFonts w:ascii="Arial" w:hAnsi="Arial" w:cs="Arial"/>
                      <w:noProof/>
                      <w:sz w:val="22"/>
                      <w:szCs w:val="22"/>
                      <w14:ligatures w14:val="standardContextual"/>
                    </w:rPr>
                  </w:rPrChange>
                </w:rPr>
                <w:t xml:space="preserve">Y = </w:t>
              </w:r>
            </w:ins>
            <w:ins w:id="483" w:author="Heather M" w:date="2025-10-13T20:35:00Z">
              <w:r w:rsidR="00ED2A48" w:rsidRPr="00887FC9">
                <w:rPr>
                  <w:rFonts w:ascii="Arial" w:hAnsi="Arial" w:cs="Arial"/>
                  <w:noProof/>
                  <w:sz w:val="21"/>
                  <w:szCs w:val="21"/>
                  <w:lang w:val="el-GR"/>
                  <w14:ligatures w14:val="standardContextual"/>
                  <w:rPrChange w:id="484" w:author="Heather M" w:date="2025-10-13T20:43:00Z" w16du:dateUtc="2025-10-14T00:43:00Z">
                    <w:rPr>
                      <w:rFonts w:ascii="Arial" w:hAnsi="Arial" w:cs="Arial"/>
                      <w:noProof/>
                      <w:sz w:val="22"/>
                      <w:szCs w:val="22"/>
                      <w:lang w:val="el-GR"/>
                      <w14:ligatures w14:val="standardContextual"/>
                    </w:rPr>
                  </w:rPrChange>
                </w:rPr>
                <w:t>β</w:t>
              </w:r>
            </w:ins>
            <w:ins w:id="485" w:author="Heather M" w:date="2025-10-13T20:35:00Z" w16du:dateUtc="2025-10-14T00:35:00Z">
              <w:r w:rsidR="00ED2A48" w:rsidRPr="00887FC9">
                <w:rPr>
                  <w:rFonts w:ascii="Arial" w:hAnsi="Arial" w:cs="Arial"/>
                  <w:noProof/>
                  <w:sz w:val="21"/>
                  <w:szCs w:val="21"/>
                  <w:vertAlign w:val="subscript"/>
                  <w14:ligatures w14:val="standardContextual"/>
                  <w:rPrChange w:id="486" w:author="Heather M" w:date="2025-10-13T20:43:00Z" w16du:dateUtc="2025-10-14T00:43:00Z">
                    <w:rPr>
                      <w:rFonts w:ascii="Arial" w:hAnsi="Arial" w:cs="Arial"/>
                      <w:noProof/>
                      <w:sz w:val="22"/>
                      <w:szCs w:val="22"/>
                      <w14:ligatures w14:val="standardContextual"/>
                    </w:rPr>
                  </w:rPrChange>
                </w:rPr>
                <w:t>0</w:t>
              </w:r>
              <w:r w:rsidR="00ED2A48" w:rsidRPr="00887FC9">
                <w:rPr>
                  <w:rFonts w:ascii="Arial" w:hAnsi="Arial" w:cs="Arial"/>
                  <w:noProof/>
                  <w:sz w:val="21"/>
                  <w:szCs w:val="21"/>
                  <w14:ligatures w14:val="standardContextual"/>
                  <w:rPrChange w:id="487" w:author="Heather M" w:date="2025-10-13T20:43:00Z" w16du:dateUtc="2025-10-14T00:43:00Z">
                    <w:rPr>
                      <w:rFonts w:ascii="Arial" w:hAnsi="Arial" w:cs="Arial"/>
                      <w:noProof/>
                      <w:sz w:val="22"/>
                      <w:szCs w:val="22"/>
                      <w14:ligatures w14:val="standardContextual"/>
                    </w:rPr>
                  </w:rPrChange>
                </w:rPr>
                <w:t xml:space="preserve"> + </w:t>
              </w:r>
            </w:ins>
            <w:ins w:id="488" w:author="Heather M" w:date="2025-10-13T20:35:00Z">
              <w:r w:rsidR="00ED2A48" w:rsidRPr="00887FC9">
                <w:rPr>
                  <w:rFonts w:ascii="Arial" w:hAnsi="Arial" w:cs="Arial"/>
                  <w:noProof/>
                  <w:sz w:val="21"/>
                  <w:szCs w:val="21"/>
                  <w:lang w:val="el-GR"/>
                  <w14:ligatures w14:val="standardContextual"/>
                  <w:rPrChange w:id="489" w:author="Heather M" w:date="2025-10-13T20:43:00Z" w16du:dateUtc="2025-10-14T00:43:00Z">
                    <w:rPr>
                      <w:rFonts w:ascii="Arial" w:hAnsi="Arial" w:cs="Arial"/>
                      <w:noProof/>
                      <w:sz w:val="22"/>
                      <w:szCs w:val="22"/>
                      <w:lang w:val="el-GR"/>
                      <w14:ligatures w14:val="standardContextual"/>
                    </w:rPr>
                  </w:rPrChange>
                </w:rPr>
                <w:t>β</w:t>
              </w:r>
            </w:ins>
            <w:ins w:id="490" w:author="Heather M" w:date="2025-10-13T20:35:00Z" w16du:dateUtc="2025-10-14T00:35:00Z">
              <w:r w:rsidR="00ED2A48" w:rsidRPr="00887FC9">
                <w:rPr>
                  <w:rFonts w:ascii="Arial" w:hAnsi="Arial" w:cs="Arial"/>
                  <w:noProof/>
                  <w:sz w:val="21"/>
                  <w:szCs w:val="21"/>
                  <w:vertAlign w:val="subscript"/>
                  <w14:ligatures w14:val="standardContextual"/>
                  <w:rPrChange w:id="491" w:author="Heather M" w:date="2025-10-13T20:43:00Z" w16du:dateUtc="2025-10-14T00:43:00Z">
                    <w:rPr>
                      <w:rFonts w:ascii="Arial" w:hAnsi="Arial" w:cs="Arial"/>
                      <w:noProof/>
                      <w:sz w:val="22"/>
                      <w:szCs w:val="22"/>
                      <w14:ligatures w14:val="standardContextual"/>
                    </w:rPr>
                  </w:rPrChange>
                </w:rPr>
                <w:t>1</w:t>
              </w:r>
              <w:r w:rsidR="00ED2A48" w:rsidRPr="00887FC9">
                <w:rPr>
                  <w:rFonts w:ascii="Arial" w:hAnsi="Arial" w:cs="Arial"/>
                  <w:noProof/>
                  <w:sz w:val="21"/>
                  <w:szCs w:val="21"/>
                  <w14:ligatures w14:val="standardContextual"/>
                  <w:rPrChange w:id="492" w:author="Heather M" w:date="2025-10-13T20:43:00Z" w16du:dateUtc="2025-10-14T00:43:00Z">
                    <w:rPr>
                      <w:rFonts w:ascii="Arial" w:hAnsi="Arial" w:cs="Arial"/>
                      <w:noProof/>
                      <w:sz w:val="22"/>
                      <w:szCs w:val="22"/>
                      <w14:ligatures w14:val="standardContextual"/>
                    </w:rPr>
                  </w:rPrChange>
                </w:rPr>
                <w:t xml:space="preserve">*A + </w:t>
              </w:r>
            </w:ins>
            <w:ins w:id="493" w:author="Heather M" w:date="2025-10-13T20:35:00Z">
              <w:r w:rsidR="00ED2A48" w:rsidRPr="00887FC9">
                <w:rPr>
                  <w:rFonts w:ascii="Arial" w:hAnsi="Arial" w:cs="Arial"/>
                  <w:noProof/>
                  <w:sz w:val="21"/>
                  <w:szCs w:val="21"/>
                  <w:lang w:val="el-GR"/>
                  <w14:ligatures w14:val="standardContextual"/>
                  <w:rPrChange w:id="494" w:author="Heather M" w:date="2025-10-13T20:43:00Z" w16du:dateUtc="2025-10-14T00:43:00Z">
                    <w:rPr>
                      <w:rFonts w:ascii="Arial" w:hAnsi="Arial" w:cs="Arial"/>
                      <w:noProof/>
                      <w:sz w:val="22"/>
                      <w:szCs w:val="22"/>
                      <w:lang w:val="el-GR"/>
                      <w14:ligatures w14:val="standardContextual"/>
                    </w:rPr>
                  </w:rPrChange>
                </w:rPr>
                <w:t>β</w:t>
              </w:r>
            </w:ins>
            <w:ins w:id="495" w:author="Heather M" w:date="2025-10-13T20:35:00Z" w16du:dateUtc="2025-10-14T00:35:00Z">
              <w:r w:rsidR="00ED2A48" w:rsidRPr="00887FC9">
                <w:rPr>
                  <w:rFonts w:ascii="Arial" w:hAnsi="Arial" w:cs="Arial"/>
                  <w:noProof/>
                  <w:sz w:val="21"/>
                  <w:szCs w:val="21"/>
                  <w:vertAlign w:val="subscript"/>
                  <w14:ligatures w14:val="standardContextual"/>
                  <w:rPrChange w:id="496" w:author="Heather M" w:date="2025-10-13T20:43:00Z" w16du:dateUtc="2025-10-14T00:43:00Z">
                    <w:rPr>
                      <w:rFonts w:ascii="Arial" w:hAnsi="Arial" w:cs="Arial"/>
                      <w:noProof/>
                      <w:sz w:val="22"/>
                      <w:szCs w:val="22"/>
                      <w14:ligatures w14:val="standardContextual"/>
                    </w:rPr>
                  </w:rPrChange>
                </w:rPr>
                <w:t>2</w:t>
              </w:r>
              <w:r w:rsidR="00ED2A48" w:rsidRPr="00887FC9">
                <w:rPr>
                  <w:rFonts w:ascii="Arial" w:hAnsi="Arial" w:cs="Arial"/>
                  <w:noProof/>
                  <w:sz w:val="21"/>
                  <w:szCs w:val="21"/>
                  <w14:ligatures w14:val="standardContextual"/>
                  <w:rPrChange w:id="497" w:author="Heather M" w:date="2025-10-13T20:43:00Z" w16du:dateUtc="2025-10-14T00:43:00Z">
                    <w:rPr>
                      <w:rFonts w:ascii="Arial" w:hAnsi="Arial" w:cs="Arial"/>
                      <w:noProof/>
                      <w:sz w:val="22"/>
                      <w:szCs w:val="22"/>
                      <w14:ligatures w14:val="standardContextual"/>
                    </w:rPr>
                  </w:rPrChange>
                </w:rPr>
                <w:t xml:space="preserve"> *</w:t>
              </w:r>
            </w:ins>
            <w:ins w:id="498" w:author="Heather M" w:date="2025-10-13T20:36:00Z" w16du:dateUtc="2025-10-14T00:36:00Z">
              <w:r w:rsidR="00ED2A48" w:rsidRPr="00887FC9">
                <w:rPr>
                  <w:rFonts w:ascii="Arial" w:hAnsi="Arial" w:cs="Arial"/>
                  <w:noProof/>
                  <w:sz w:val="21"/>
                  <w:szCs w:val="21"/>
                  <w14:ligatures w14:val="standardContextual"/>
                  <w:rPrChange w:id="499" w:author="Heather M" w:date="2025-10-13T20:43:00Z" w16du:dateUtc="2025-10-14T00:43:00Z">
                    <w:rPr>
                      <w:rFonts w:ascii="Arial" w:hAnsi="Arial" w:cs="Arial"/>
                      <w:noProof/>
                      <w:sz w:val="22"/>
                      <w:szCs w:val="22"/>
                      <w14:ligatures w14:val="standardContextual"/>
                    </w:rPr>
                  </w:rPrChange>
                </w:rPr>
                <w:t xml:space="preserve"> L</w:t>
              </w:r>
            </w:ins>
          </w:p>
          <w:p w14:paraId="4AB7E280" w14:textId="03DEE8DA" w:rsidR="00ED2A48" w:rsidRPr="00887FC9" w:rsidRDefault="00ED2A48" w:rsidP="002B6C6D">
            <w:pPr>
              <w:rPr>
                <w:rFonts w:ascii="Arial" w:hAnsi="Arial" w:cs="Arial"/>
                <w:noProof/>
                <w:sz w:val="21"/>
                <w:szCs w:val="21"/>
                <w14:ligatures w14:val="standardContextual"/>
                <w:rPrChange w:id="500" w:author="Heather M" w:date="2025-10-13T20:43:00Z" w16du:dateUtc="2025-10-14T00:43:00Z">
                  <w:rPr>
                    <w:rFonts w:ascii="Arial" w:hAnsi="Arial" w:cs="Arial"/>
                    <w:noProof/>
                    <w:sz w:val="22"/>
                    <w:szCs w:val="22"/>
                    <w14:ligatures w14:val="standardContextual"/>
                  </w:rPr>
                </w:rPrChange>
              </w:rPr>
            </w:pPr>
            <w:ins w:id="501" w:author="Heather M" w:date="2025-10-13T20:37:00Z" w16du:dateUtc="2025-10-14T00:37:00Z">
              <w:r w:rsidRPr="00887FC9">
                <w:rPr>
                  <w:rFonts w:ascii="Arial" w:hAnsi="Arial" w:cs="Arial"/>
                  <w:noProof/>
                  <w:sz w:val="21"/>
                  <w:szCs w:val="21"/>
                  <w14:ligatures w14:val="standardContextual"/>
                  <w:rPrChange w:id="502" w:author="Heather M" w:date="2025-10-13T20:43:00Z" w16du:dateUtc="2025-10-14T00:43:00Z">
                    <w:rPr>
                      <w:rFonts w:ascii="Arial" w:hAnsi="Arial" w:cs="Arial"/>
                      <w:noProof/>
                      <w:sz w:val="22"/>
                      <w:szCs w:val="22"/>
                      <w14:ligatures w14:val="standardContextual"/>
                    </w:rPr>
                  </w:rPrChange>
                </w:rPr>
                <w:t xml:space="preserve">N </w:t>
              </w:r>
            </w:ins>
            <w:ins w:id="503" w:author="Heather M" w:date="2025-10-13T20:36:00Z" w16du:dateUtc="2025-10-14T00:36:00Z">
              <w:r w:rsidRPr="00887FC9">
                <w:rPr>
                  <w:rFonts w:ascii="Arial" w:hAnsi="Arial" w:cs="Arial"/>
                  <w:noProof/>
                  <w:sz w:val="21"/>
                  <w:szCs w:val="21"/>
                  <w14:ligatures w14:val="standardContextual"/>
                  <w:rPrChange w:id="504" w:author="Heather M" w:date="2025-10-13T20:43:00Z" w16du:dateUtc="2025-10-14T00:43:00Z">
                    <w:rPr>
                      <w:rFonts w:ascii="Arial" w:hAnsi="Arial" w:cs="Arial"/>
                      <w:noProof/>
                      <w:sz w:val="22"/>
                      <w:szCs w:val="22"/>
                      <w14:ligatures w14:val="standardContextual"/>
                    </w:rPr>
                  </w:rPrChange>
                </w:rPr>
                <w:t xml:space="preserve">= </w:t>
              </w:r>
            </w:ins>
            <w:ins w:id="505" w:author="Heather M" w:date="2025-10-13T20:37:00Z" w16du:dateUtc="2025-10-14T00:37:00Z">
              <w:r w:rsidRPr="00887FC9">
                <w:rPr>
                  <w:rFonts w:ascii="Arial" w:hAnsi="Arial" w:cs="Arial"/>
                  <w:sz w:val="21"/>
                  <w:szCs w:val="21"/>
                  <w:rPrChange w:id="506" w:author="Heather M" w:date="2025-10-13T20:43:00Z" w16du:dateUtc="2025-10-14T00:43:00Z">
                    <w:rPr/>
                  </w:rPrChange>
                </w:rPr>
                <w:t xml:space="preserve"> </w:t>
              </w:r>
              <w:r w:rsidRPr="00887FC9">
                <w:rPr>
                  <w:rFonts w:ascii="Arial" w:hAnsi="Arial" w:cs="Arial"/>
                  <w:sz w:val="21"/>
                  <w:szCs w:val="21"/>
                  <w:rPrChange w:id="507" w:author="Heather M" w:date="2025-10-13T20:43:00Z" w16du:dateUtc="2025-10-14T00:43:00Z">
                    <w:rPr/>
                  </w:rPrChange>
                </w:rPr>
                <w:t>Γ</w:t>
              </w:r>
              <w:r w:rsidRPr="00887FC9">
                <w:rPr>
                  <w:rFonts w:ascii="Arial" w:hAnsi="Arial" w:cs="Arial"/>
                  <w:noProof/>
                  <w:sz w:val="21"/>
                  <w:szCs w:val="21"/>
                  <w:vertAlign w:val="subscript"/>
                  <w14:ligatures w14:val="standardContextual"/>
                  <w:rPrChange w:id="508" w:author="Heather M" w:date="2025-10-13T20:43:00Z" w16du:dateUtc="2025-10-14T00:43:00Z">
                    <w:rPr>
                      <w:rFonts w:ascii="Arial" w:hAnsi="Arial" w:cs="Arial"/>
                      <w:noProof/>
                      <w:sz w:val="22"/>
                      <w:szCs w:val="22"/>
                      <w:vertAlign w:val="subscript"/>
                      <w14:ligatures w14:val="standardContextual"/>
                    </w:rPr>
                  </w:rPrChange>
                </w:rPr>
                <w:t xml:space="preserve"> </w:t>
              </w:r>
            </w:ins>
            <w:ins w:id="509" w:author="Heather M" w:date="2025-10-13T20:36:00Z" w16du:dateUtc="2025-10-14T00:36:00Z">
              <w:r w:rsidRPr="00887FC9">
                <w:rPr>
                  <w:rFonts w:ascii="Arial" w:hAnsi="Arial" w:cs="Arial"/>
                  <w:noProof/>
                  <w:sz w:val="21"/>
                  <w:szCs w:val="21"/>
                  <w:vertAlign w:val="subscript"/>
                  <w14:ligatures w14:val="standardContextual"/>
                  <w:rPrChange w:id="510" w:author="Heather M" w:date="2025-10-13T20:43:00Z" w16du:dateUtc="2025-10-14T00:43:00Z">
                    <w:rPr>
                      <w:rFonts w:ascii="Arial" w:hAnsi="Arial" w:cs="Arial"/>
                      <w:noProof/>
                      <w:sz w:val="22"/>
                      <w:szCs w:val="22"/>
                      <w:vertAlign w:val="subscript"/>
                      <w14:ligatures w14:val="standardContextual"/>
                    </w:rPr>
                  </w:rPrChange>
                </w:rPr>
                <w:t>0</w:t>
              </w:r>
              <w:r w:rsidRPr="00887FC9">
                <w:rPr>
                  <w:rFonts w:ascii="Arial" w:hAnsi="Arial" w:cs="Arial"/>
                  <w:noProof/>
                  <w:sz w:val="21"/>
                  <w:szCs w:val="21"/>
                  <w14:ligatures w14:val="standardContextual"/>
                  <w:rPrChange w:id="511" w:author="Heather M" w:date="2025-10-13T20:43:00Z" w16du:dateUtc="2025-10-14T00:43:00Z">
                    <w:rPr>
                      <w:rFonts w:ascii="Arial" w:hAnsi="Arial" w:cs="Arial"/>
                      <w:noProof/>
                      <w:sz w:val="22"/>
                      <w:szCs w:val="22"/>
                      <w14:ligatures w14:val="standardContextual"/>
                    </w:rPr>
                  </w:rPrChange>
                </w:rPr>
                <w:t xml:space="preserve"> + </w:t>
              </w:r>
            </w:ins>
            <w:ins w:id="512" w:author="Heather M" w:date="2025-10-13T20:37:00Z" w16du:dateUtc="2025-10-14T00:37:00Z">
              <w:r w:rsidRPr="00887FC9">
                <w:rPr>
                  <w:rFonts w:ascii="Arial" w:hAnsi="Arial" w:cs="Arial"/>
                  <w:sz w:val="21"/>
                  <w:szCs w:val="21"/>
                  <w:rPrChange w:id="513" w:author="Heather M" w:date="2025-10-13T20:43:00Z" w16du:dateUtc="2025-10-14T00:43:00Z">
                    <w:rPr/>
                  </w:rPrChange>
                </w:rPr>
                <w:t xml:space="preserve"> </w:t>
              </w:r>
              <w:r w:rsidRPr="00887FC9">
                <w:rPr>
                  <w:rFonts w:ascii="Arial" w:hAnsi="Arial" w:cs="Arial"/>
                  <w:sz w:val="21"/>
                  <w:szCs w:val="21"/>
                  <w:rPrChange w:id="514" w:author="Heather M" w:date="2025-10-13T20:43:00Z" w16du:dateUtc="2025-10-14T00:43:00Z">
                    <w:rPr/>
                  </w:rPrChange>
                </w:rPr>
                <w:t>Γ</w:t>
              </w:r>
              <w:r w:rsidRPr="00887FC9">
                <w:rPr>
                  <w:rFonts w:ascii="Arial" w:hAnsi="Arial" w:cs="Arial"/>
                  <w:noProof/>
                  <w:sz w:val="21"/>
                  <w:szCs w:val="21"/>
                  <w:vertAlign w:val="subscript"/>
                  <w14:ligatures w14:val="standardContextual"/>
                  <w:rPrChange w:id="515" w:author="Heather M" w:date="2025-10-13T20:43:00Z" w16du:dateUtc="2025-10-14T00:43:00Z">
                    <w:rPr>
                      <w:rFonts w:ascii="Arial" w:hAnsi="Arial" w:cs="Arial"/>
                      <w:noProof/>
                      <w:sz w:val="22"/>
                      <w:szCs w:val="22"/>
                      <w:vertAlign w:val="subscript"/>
                      <w14:ligatures w14:val="standardContextual"/>
                    </w:rPr>
                  </w:rPrChange>
                </w:rPr>
                <w:t xml:space="preserve"> </w:t>
              </w:r>
            </w:ins>
            <w:ins w:id="516" w:author="Heather M" w:date="2025-10-13T20:36:00Z" w16du:dateUtc="2025-10-14T00:36:00Z">
              <w:r w:rsidRPr="00887FC9">
                <w:rPr>
                  <w:rFonts w:ascii="Arial" w:hAnsi="Arial" w:cs="Arial"/>
                  <w:noProof/>
                  <w:sz w:val="21"/>
                  <w:szCs w:val="21"/>
                  <w:vertAlign w:val="subscript"/>
                  <w14:ligatures w14:val="standardContextual"/>
                  <w:rPrChange w:id="517" w:author="Heather M" w:date="2025-10-13T20:43:00Z" w16du:dateUtc="2025-10-14T00:43:00Z">
                    <w:rPr>
                      <w:rFonts w:ascii="Arial" w:hAnsi="Arial" w:cs="Arial"/>
                      <w:noProof/>
                      <w:sz w:val="22"/>
                      <w:szCs w:val="22"/>
                      <w:vertAlign w:val="subscript"/>
                      <w14:ligatures w14:val="standardContextual"/>
                    </w:rPr>
                  </w:rPrChange>
                </w:rPr>
                <w:t>1</w:t>
              </w:r>
              <w:r w:rsidRPr="00887FC9">
                <w:rPr>
                  <w:rFonts w:ascii="Arial" w:hAnsi="Arial" w:cs="Arial"/>
                  <w:noProof/>
                  <w:sz w:val="21"/>
                  <w:szCs w:val="21"/>
                  <w14:ligatures w14:val="standardContextual"/>
                  <w:rPrChange w:id="518" w:author="Heather M" w:date="2025-10-13T20:43:00Z" w16du:dateUtc="2025-10-14T00:43:00Z">
                    <w:rPr>
                      <w:rFonts w:ascii="Arial" w:hAnsi="Arial" w:cs="Arial"/>
                      <w:noProof/>
                      <w:sz w:val="22"/>
                      <w:szCs w:val="22"/>
                      <w14:ligatures w14:val="standardContextual"/>
                    </w:rPr>
                  </w:rPrChange>
                </w:rPr>
                <w:t xml:space="preserve">*A + </w:t>
              </w:r>
            </w:ins>
            <w:ins w:id="519" w:author="Heather M" w:date="2025-10-13T20:37:00Z" w16du:dateUtc="2025-10-14T00:37:00Z">
              <w:r w:rsidRPr="00887FC9">
                <w:rPr>
                  <w:rFonts w:ascii="Arial" w:hAnsi="Arial" w:cs="Arial"/>
                  <w:sz w:val="21"/>
                  <w:szCs w:val="21"/>
                  <w:rPrChange w:id="520" w:author="Heather M" w:date="2025-10-13T20:43:00Z" w16du:dateUtc="2025-10-14T00:43:00Z">
                    <w:rPr/>
                  </w:rPrChange>
                </w:rPr>
                <w:t xml:space="preserve"> </w:t>
              </w:r>
              <w:r w:rsidRPr="00887FC9">
                <w:rPr>
                  <w:rFonts w:ascii="Arial" w:hAnsi="Arial" w:cs="Arial"/>
                  <w:sz w:val="21"/>
                  <w:szCs w:val="21"/>
                  <w:rPrChange w:id="521" w:author="Heather M" w:date="2025-10-13T20:43:00Z" w16du:dateUtc="2025-10-14T00:43:00Z">
                    <w:rPr/>
                  </w:rPrChange>
                </w:rPr>
                <w:t>Γ</w:t>
              </w:r>
              <w:r w:rsidRPr="00887FC9">
                <w:rPr>
                  <w:rFonts w:ascii="Arial" w:hAnsi="Arial" w:cs="Arial"/>
                  <w:noProof/>
                  <w:sz w:val="21"/>
                  <w:szCs w:val="21"/>
                  <w:vertAlign w:val="subscript"/>
                  <w14:ligatures w14:val="standardContextual"/>
                  <w:rPrChange w:id="522" w:author="Heather M" w:date="2025-10-13T20:43:00Z" w16du:dateUtc="2025-10-14T00:43:00Z">
                    <w:rPr>
                      <w:rFonts w:ascii="Arial" w:hAnsi="Arial" w:cs="Arial"/>
                      <w:noProof/>
                      <w:sz w:val="22"/>
                      <w:szCs w:val="22"/>
                      <w:vertAlign w:val="subscript"/>
                      <w14:ligatures w14:val="standardContextual"/>
                    </w:rPr>
                  </w:rPrChange>
                </w:rPr>
                <w:t xml:space="preserve"> </w:t>
              </w:r>
            </w:ins>
            <w:ins w:id="523" w:author="Heather M" w:date="2025-10-13T20:36:00Z" w16du:dateUtc="2025-10-14T00:36:00Z">
              <w:r w:rsidRPr="00887FC9">
                <w:rPr>
                  <w:rFonts w:ascii="Arial" w:hAnsi="Arial" w:cs="Arial"/>
                  <w:noProof/>
                  <w:sz w:val="21"/>
                  <w:szCs w:val="21"/>
                  <w:vertAlign w:val="subscript"/>
                  <w14:ligatures w14:val="standardContextual"/>
                  <w:rPrChange w:id="524" w:author="Heather M" w:date="2025-10-13T20:43:00Z" w16du:dateUtc="2025-10-14T00:43:00Z">
                    <w:rPr>
                      <w:rFonts w:ascii="Arial" w:hAnsi="Arial" w:cs="Arial"/>
                      <w:noProof/>
                      <w:sz w:val="22"/>
                      <w:szCs w:val="22"/>
                      <w:vertAlign w:val="subscript"/>
                      <w14:ligatures w14:val="standardContextual"/>
                    </w:rPr>
                  </w:rPrChange>
                </w:rPr>
                <w:t>2</w:t>
              </w:r>
              <w:r w:rsidRPr="00887FC9">
                <w:rPr>
                  <w:rFonts w:ascii="Arial" w:hAnsi="Arial" w:cs="Arial"/>
                  <w:noProof/>
                  <w:sz w:val="21"/>
                  <w:szCs w:val="21"/>
                  <w14:ligatures w14:val="standardContextual"/>
                  <w:rPrChange w:id="525" w:author="Heather M" w:date="2025-10-13T20:43:00Z" w16du:dateUtc="2025-10-14T00:43:00Z">
                    <w:rPr>
                      <w:rFonts w:ascii="Arial" w:hAnsi="Arial" w:cs="Arial"/>
                      <w:noProof/>
                      <w:sz w:val="22"/>
                      <w:szCs w:val="22"/>
                      <w14:ligatures w14:val="standardContextual"/>
                    </w:rPr>
                  </w:rPrChange>
                </w:rPr>
                <w:t xml:space="preserve"> * </w:t>
              </w:r>
              <w:commentRangeStart w:id="526"/>
              <w:r w:rsidRPr="00887FC9">
                <w:rPr>
                  <w:rFonts w:ascii="Arial" w:hAnsi="Arial" w:cs="Arial"/>
                  <w:noProof/>
                  <w:sz w:val="21"/>
                  <w:szCs w:val="21"/>
                  <w14:ligatures w14:val="standardContextual"/>
                  <w:rPrChange w:id="527" w:author="Heather M" w:date="2025-10-13T20:43:00Z" w16du:dateUtc="2025-10-14T00:43:00Z">
                    <w:rPr>
                      <w:rFonts w:ascii="Arial" w:hAnsi="Arial" w:cs="Arial"/>
                      <w:noProof/>
                      <w:sz w:val="22"/>
                      <w:szCs w:val="22"/>
                      <w14:ligatures w14:val="standardContextual"/>
                    </w:rPr>
                  </w:rPrChange>
                </w:rPr>
                <w:t>L</w:t>
              </w:r>
            </w:ins>
            <w:commentRangeEnd w:id="526"/>
            <w:ins w:id="528" w:author="Heather M" w:date="2025-10-13T20:38:00Z" w16du:dateUtc="2025-10-14T00:38:00Z">
              <w:r w:rsidR="00454110" w:rsidRPr="00887FC9">
                <w:rPr>
                  <w:rStyle w:val="CommentReference"/>
                  <w:rFonts w:asciiTheme="minorHAnsi" w:eastAsiaTheme="minorHAnsi" w:hAnsiTheme="minorHAnsi" w:cstheme="minorBidi"/>
                  <w:kern w:val="2"/>
                  <w:sz w:val="21"/>
                  <w:szCs w:val="21"/>
                  <w14:ligatures w14:val="standardContextual"/>
                  <w:rPrChange w:id="529" w:author="Heather M" w:date="2025-10-13T20:43:00Z" w16du:dateUtc="2025-10-14T00:43:00Z">
                    <w:rPr>
                      <w:rStyle w:val="CommentReference"/>
                      <w:rFonts w:asciiTheme="minorHAnsi" w:eastAsiaTheme="minorHAnsi" w:hAnsiTheme="minorHAnsi" w:cstheme="minorBidi"/>
                      <w:kern w:val="2"/>
                      <w14:ligatures w14:val="standardContextual"/>
                    </w:rPr>
                  </w:rPrChange>
                </w:rPr>
                <w:commentReference w:id="526"/>
              </w:r>
            </w:ins>
          </w:p>
        </w:tc>
        <w:tc>
          <w:tcPr>
            <w:tcW w:w="3967" w:type="dxa"/>
            <w:vAlign w:val="center"/>
            <w:tcPrChange w:id="530" w:author="Heather M" w:date="2025-10-13T20:35:00Z" w16du:dateUtc="2025-10-14T00:35:00Z">
              <w:tcPr>
                <w:tcW w:w="3969" w:type="dxa"/>
                <w:gridSpan w:val="2"/>
                <w:vAlign w:val="center"/>
              </w:tcPr>
            </w:tcPrChange>
          </w:tcPr>
          <w:p w14:paraId="662622CE" w14:textId="7306109A" w:rsidR="00493993" w:rsidRPr="00887FC9" w:rsidRDefault="00493993" w:rsidP="002B6C6D">
            <w:pPr>
              <w:rPr>
                <w:rFonts w:ascii="Arial" w:hAnsi="Arial" w:cs="Arial"/>
                <w:sz w:val="21"/>
                <w:szCs w:val="21"/>
                <w:rPrChange w:id="531" w:author="Heather M" w:date="2025-10-13T20:43:00Z" w16du:dateUtc="2025-10-14T00:43:00Z">
                  <w:rPr>
                    <w:rFonts w:ascii="Arial" w:hAnsi="Arial" w:cs="Arial"/>
                    <w:sz w:val="22"/>
                    <w:szCs w:val="22"/>
                  </w:rPr>
                </w:rPrChange>
              </w:rPr>
            </w:pPr>
            <w:r w:rsidRPr="00887FC9">
              <w:rPr>
                <w:rFonts w:ascii="Arial" w:hAnsi="Arial" w:cs="Arial"/>
                <w:noProof/>
                <w:sz w:val="21"/>
                <w:szCs w:val="21"/>
                <w14:ligatures w14:val="standardContextual"/>
                <w:rPrChange w:id="532" w:author="Heather M" w:date="2025-10-13T20:43:00Z" w16du:dateUtc="2025-10-14T00:43:00Z">
                  <w:rPr>
                    <w:rFonts w:ascii="Arial" w:hAnsi="Arial" w:cs="Arial"/>
                    <w:noProof/>
                    <w:sz w:val="22"/>
                    <w:szCs w:val="22"/>
                    <w14:ligatures w14:val="standardContextual"/>
                  </w:rPr>
                </w:rPrChange>
              </w:rPr>
              <w:drawing>
                <wp:inline distT="0" distB="0" distL="0" distR="0" wp14:anchorId="02F8B81D" wp14:editId="568ED051">
                  <wp:extent cx="1955800" cy="956983"/>
                  <wp:effectExtent l="0" t="0" r="0" b="0"/>
                  <wp:docPr id="680984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4332" name="Picture 680984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9560" cy="988181"/>
                          </a:xfrm>
                          <a:prstGeom prst="rect">
                            <a:avLst/>
                          </a:prstGeom>
                        </pic:spPr>
                      </pic:pic>
                    </a:graphicData>
                  </a:graphic>
                </wp:inline>
              </w:drawing>
            </w:r>
            <w:r w:rsidRPr="00887FC9">
              <w:rPr>
                <w:rFonts w:ascii="Arial" w:hAnsi="Arial" w:cs="Arial"/>
                <w:sz w:val="21"/>
                <w:szCs w:val="21"/>
                <w:rPrChange w:id="533" w:author="Heather M" w:date="2025-10-13T20:43:00Z" w16du:dateUtc="2025-10-14T00:43:00Z">
                  <w:rPr>
                    <w:rFonts w:ascii="Arial" w:hAnsi="Arial" w:cs="Arial"/>
                    <w:sz w:val="22"/>
                    <w:szCs w:val="22"/>
                  </w:rPr>
                </w:rPrChange>
              </w:rPr>
              <w:t xml:space="preserve">             </w:t>
            </w:r>
          </w:p>
        </w:tc>
      </w:tr>
      <w:tr w:rsidR="00493993" w:rsidRPr="00887FC9" w14:paraId="7C378A79" w14:textId="185FBF62" w:rsidTr="00493993">
        <w:trPr>
          <w:trHeight w:val="1315"/>
          <w:trPrChange w:id="534" w:author="Heather M" w:date="2025-10-13T20:35:00Z" w16du:dateUtc="2025-10-14T00:35:00Z">
            <w:trPr>
              <w:trHeight w:val="1315"/>
            </w:trPr>
          </w:trPrChange>
        </w:trPr>
        <w:tc>
          <w:tcPr>
            <w:tcW w:w="2682" w:type="dxa"/>
            <w:vAlign w:val="center"/>
            <w:tcPrChange w:id="535" w:author="Heather M" w:date="2025-10-13T20:35:00Z" w16du:dateUtc="2025-10-14T00:35:00Z">
              <w:tcPr>
                <w:tcW w:w="2689" w:type="dxa"/>
                <w:gridSpan w:val="2"/>
                <w:vAlign w:val="center"/>
              </w:tcPr>
            </w:tcPrChange>
          </w:tcPr>
          <w:p w14:paraId="35F22881" w14:textId="3BC4073B" w:rsidR="00493993" w:rsidRPr="00887FC9" w:rsidRDefault="00493993" w:rsidP="00D208F1">
            <w:pPr>
              <w:rPr>
                <w:rFonts w:ascii="Arial" w:hAnsi="Arial" w:cs="Arial"/>
                <w:sz w:val="21"/>
                <w:szCs w:val="21"/>
                <w:rPrChange w:id="536" w:author="Heather M" w:date="2025-10-13T20:43:00Z" w16du:dateUtc="2025-10-14T00:43:00Z">
                  <w:rPr>
                    <w:rFonts w:ascii="Arial" w:hAnsi="Arial" w:cs="Arial"/>
                    <w:sz w:val="22"/>
                    <w:szCs w:val="22"/>
                  </w:rPr>
                </w:rPrChange>
              </w:rPr>
            </w:pPr>
            <w:r w:rsidRPr="00887FC9">
              <w:rPr>
                <w:rFonts w:ascii="Arial" w:hAnsi="Arial" w:cs="Arial"/>
                <w:sz w:val="21"/>
                <w:szCs w:val="21"/>
                <w:rPrChange w:id="537" w:author="Heather M" w:date="2025-10-13T20:43:00Z" w16du:dateUtc="2025-10-14T00:43:00Z">
                  <w:rPr>
                    <w:rFonts w:ascii="Arial" w:hAnsi="Arial" w:cs="Arial"/>
                    <w:sz w:val="22"/>
                    <w:szCs w:val="22"/>
                  </w:rPr>
                </w:rPrChange>
              </w:rPr>
              <w:t xml:space="preserve">2. </w:t>
            </w:r>
            <w:r w:rsidRPr="00887FC9">
              <w:rPr>
                <w:sz w:val="21"/>
                <w:szCs w:val="21"/>
                <w:rPrChange w:id="538" w:author="Heather M" w:date="2025-10-13T20:43:00Z" w16du:dateUtc="2025-10-14T00:43:00Z">
                  <w:rPr/>
                </w:rPrChange>
              </w:rPr>
              <w:t xml:space="preserve"> </w:t>
            </w:r>
            <w:r w:rsidRPr="00887FC9">
              <w:rPr>
                <w:rFonts w:ascii="Arial" w:hAnsi="Arial" w:cs="Arial"/>
                <w:sz w:val="21"/>
                <w:szCs w:val="21"/>
                <w:rPrChange w:id="539" w:author="Heather M" w:date="2025-10-13T20:43:00Z" w16du:dateUtc="2025-10-14T00:43:00Z">
                  <w:rPr>
                    <w:rFonts w:ascii="Arial" w:hAnsi="Arial" w:cs="Arial"/>
                    <w:sz w:val="22"/>
                    <w:szCs w:val="22"/>
                  </w:rPr>
                </w:rPrChange>
              </w:rPr>
              <w:t>Different unobserved confounding mechanisms</w:t>
            </w:r>
          </w:p>
        </w:tc>
        <w:tc>
          <w:tcPr>
            <w:tcW w:w="3809" w:type="dxa"/>
            <w:vAlign w:val="center"/>
            <w:tcPrChange w:id="540" w:author="Heather M" w:date="2025-10-13T20:35:00Z" w16du:dateUtc="2025-10-14T00:35:00Z">
              <w:tcPr>
                <w:tcW w:w="3827" w:type="dxa"/>
                <w:gridSpan w:val="2"/>
                <w:vAlign w:val="center"/>
              </w:tcPr>
            </w:tcPrChange>
          </w:tcPr>
          <w:p w14:paraId="2608AF96" w14:textId="6EF1E312" w:rsidR="00493993" w:rsidRPr="00887FC9" w:rsidRDefault="00493993" w:rsidP="00D208F1">
            <w:pPr>
              <w:rPr>
                <w:rFonts w:ascii="Arial" w:hAnsi="Arial" w:cs="Arial"/>
                <w:i/>
                <w:iCs/>
                <w:sz w:val="21"/>
                <w:szCs w:val="21"/>
                <w:rPrChange w:id="541"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542" w:author="Heather M" w:date="2025-10-13T20:43:00Z" w16du:dateUtc="2025-10-14T00:43:00Z">
                  <w:rPr>
                    <w:rFonts w:ascii="Arial" w:hAnsi="Arial" w:cs="Arial"/>
                    <w:i/>
                    <w:iCs/>
                    <w:sz w:val="20"/>
                    <w:szCs w:val="20"/>
                  </w:rPr>
                </w:rPrChange>
              </w:rPr>
              <w:t xml:space="preserve">U = </w:t>
            </w:r>
            <w:r w:rsidRPr="00887FC9">
              <w:rPr>
                <w:rFonts w:ascii="Cambria Math" w:hAnsi="Cambria Math" w:cs="Arial"/>
                <w:i/>
                <w:sz w:val="21"/>
                <w:szCs w:val="21"/>
                <w:rPrChange w:id="543"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544"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545" w:author="Heather M" w:date="2025-10-13T20:43:00Z" w16du:dateUtc="2025-10-14T00:43:00Z">
                  <w:rPr>
                    <w:rFonts w:ascii="Arial" w:hAnsi="Arial" w:cs="Arial"/>
                    <w:i/>
                    <w:iCs/>
                    <w:sz w:val="20"/>
                    <w:szCs w:val="20"/>
                  </w:rPr>
                </w:rPrChange>
              </w:rPr>
              <w:t>(1, 10)</w:t>
            </w:r>
          </w:p>
          <w:p w14:paraId="3644D559" w14:textId="57F2A392" w:rsidR="00493993" w:rsidRPr="00887FC9" w:rsidRDefault="00493993" w:rsidP="00D208F1">
            <w:pPr>
              <w:rPr>
                <w:rFonts w:ascii="Arial" w:hAnsi="Arial" w:cs="Arial"/>
                <w:i/>
                <w:iCs/>
                <w:sz w:val="21"/>
                <w:szCs w:val="21"/>
                <w:rPrChange w:id="546"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547" w:author="Heather M" w:date="2025-10-13T20:43:00Z" w16du:dateUtc="2025-10-14T00:43:00Z">
                  <w:rPr>
                    <w:rFonts w:ascii="Arial" w:hAnsi="Arial" w:cs="Arial"/>
                    <w:i/>
                    <w:iCs/>
                    <w:sz w:val="20"/>
                    <w:szCs w:val="20"/>
                  </w:rPr>
                </w:rPrChange>
              </w:rPr>
              <w:t xml:space="preserve">L = </w:t>
            </w:r>
            <w:r w:rsidRPr="00887FC9">
              <w:rPr>
                <w:rFonts w:ascii="Cambria Math" w:hAnsi="Cambria Math" w:cs="Arial"/>
                <w:i/>
                <w:sz w:val="21"/>
                <w:szCs w:val="21"/>
                <w:rPrChange w:id="548"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549"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550" w:author="Heather M" w:date="2025-10-13T20:43:00Z" w16du:dateUtc="2025-10-14T00:43:00Z">
                  <w:rPr>
                    <w:rFonts w:ascii="Arial" w:hAnsi="Arial" w:cs="Arial"/>
                    <w:i/>
                    <w:iCs/>
                    <w:sz w:val="20"/>
                    <w:szCs w:val="20"/>
                  </w:rPr>
                </w:rPrChange>
              </w:rPr>
              <w:t>(1, 10)</w:t>
            </w:r>
          </w:p>
          <w:p w14:paraId="09B99898" w14:textId="298DC6C5" w:rsidR="00493993" w:rsidRPr="00887FC9" w:rsidRDefault="00493993" w:rsidP="00D208F1">
            <w:pPr>
              <w:rPr>
                <w:rFonts w:ascii="Arial" w:hAnsi="Arial" w:cs="Arial"/>
                <w:i/>
                <w:iCs/>
                <w:sz w:val="21"/>
                <w:szCs w:val="21"/>
                <w:rPrChange w:id="551"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552" w:author="Heather M" w:date="2025-10-13T20:43:00Z" w16du:dateUtc="2025-10-14T00:43:00Z">
                  <w:rPr>
                    <w:rFonts w:ascii="Arial" w:hAnsi="Arial" w:cs="Arial"/>
                    <w:i/>
                    <w:iCs/>
                    <w:sz w:val="20"/>
                    <w:szCs w:val="20"/>
                  </w:rPr>
                </w:rPrChange>
              </w:rPr>
              <w:t xml:space="preserve">A = </w:t>
            </w:r>
            <w:r w:rsidRPr="00887FC9">
              <w:rPr>
                <w:rFonts w:ascii="Cambria Math" w:hAnsi="Cambria Math" w:cs="Arial"/>
                <w:i/>
                <w:sz w:val="21"/>
                <w:szCs w:val="21"/>
                <w:rPrChange w:id="553"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554"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555" w:author="Heather M" w:date="2025-10-13T20:43:00Z" w16du:dateUtc="2025-10-14T00:43:00Z">
                  <w:rPr>
                    <w:rFonts w:ascii="Arial" w:hAnsi="Arial" w:cs="Arial"/>
                    <w:i/>
                    <w:iCs/>
                    <w:sz w:val="20"/>
                    <w:szCs w:val="20"/>
                  </w:rPr>
                </w:rPrChange>
              </w:rPr>
              <w:t>(1, 10) + U + L</w:t>
            </w:r>
          </w:p>
          <w:p w14:paraId="301FA9DB" w14:textId="7152898A" w:rsidR="00493993" w:rsidRPr="00887FC9" w:rsidRDefault="00493993" w:rsidP="00D208F1">
            <w:pPr>
              <w:rPr>
                <w:rFonts w:ascii="Arial" w:hAnsi="Arial" w:cs="Arial"/>
                <w:i/>
                <w:iCs/>
                <w:sz w:val="21"/>
                <w:szCs w:val="21"/>
                <w:rPrChange w:id="556"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557" w:author="Heather M" w:date="2025-10-13T20:43:00Z" w16du:dateUtc="2025-10-14T00:43:00Z">
                  <w:rPr>
                    <w:rFonts w:ascii="Arial" w:hAnsi="Arial" w:cs="Arial"/>
                    <w:i/>
                    <w:iCs/>
                    <w:sz w:val="20"/>
                    <w:szCs w:val="20"/>
                  </w:rPr>
                </w:rPrChange>
              </w:rPr>
              <w:t xml:space="preserve">Y = </w:t>
            </w:r>
            <w:r w:rsidRPr="00887FC9">
              <w:rPr>
                <w:rFonts w:ascii="Cambria Math" w:hAnsi="Cambria Math" w:cs="Arial"/>
                <w:i/>
                <w:sz w:val="21"/>
                <w:szCs w:val="21"/>
                <w:rPrChange w:id="558"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559"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560" w:author="Heather M" w:date="2025-10-13T20:43:00Z" w16du:dateUtc="2025-10-14T00:43:00Z">
                  <w:rPr>
                    <w:rFonts w:ascii="Arial" w:hAnsi="Arial" w:cs="Arial"/>
                    <w:i/>
                    <w:iCs/>
                    <w:sz w:val="20"/>
                    <w:szCs w:val="20"/>
                  </w:rPr>
                </w:rPrChange>
              </w:rPr>
              <w:t>(1, 10) + A + U + L</w:t>
            </w:r>
          </w:p>
          <w:p w14:paraId="7DFE7588" w14:textId="37C6CF46" w:rsidR="00493993" w:rsidRPr="00887FC9" w:rsidRDefault="00493993" w:rsidP="00D208F1">
            <w:pPr>
              <w:rPr>
                <w:rFonts w:ascii="Arial" w:hAnsi="Arial" w:cs="Arial"/>
                <w:sz w:val="21"/>
                <w:szCs w:val="21"/>
                <w:rPrChange w:id="561" w:author="Heather M" w:date="2025-10-13T20:43:00Z" w16du:dateUtc="2025-10-14T00:43:00Z">
                  <w:rPr>
                    <w:rFonts w:ascii="Arial" w:hAnsi="Arial" w:cs="Arial"/>
                    <w:sz w:val="20"/>
                    <w:szCs w:val="20"/>
                  </w:rPr>
                </w:rPrChange>
              </w:rPr>
            </w:pPr>
            <w:r w:rsidRPr="00887FC9">
              <w:rPr>
                <w:rFonts w:ascii="Arial" w:hAnsi="Arial" w:cs="Arial"/>
                <w:i/>
                <w:iCs/>
                <w:sz w:val="21"/>
                <w:szCs w:val="21"/>
                <w:rPrChange w:id="562" w:author="Heather M" w:date="2025-10-13T20:43:00Z" w16du:dateUtc="2025-10-14T00:43:00Z">
                  <w:rPr>
                    <w:rFonts w:ascii="Arial" w:hAnsi="Arial" w:cs="Arial"/>
                    <w:i/>
                    <w:iCs/>
                    <w:sz w:val="20"/>
                    <w:szCs w:val="20"/>
                  </w:rPr>
                </w:rPrChange>
              </w:rPr>
              <w:t xml:space="preserve">N = </w:t>
            </w:r>
            <w:r w:rsidRPr="00887FC9">
              <w:rPr>
                <w:rFonts w:ascii="Cambria Math" w:hAnsi="Cambria Math" w:cs="Arial"/>
                <w:i/>
                <w:sz w:val="21"/>
                <w:szCs w:val="21"/>
                <w:rPrChange w:id="563"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564"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565" w:author="Heather M" w:date="2025-10-13T20:43:00Z" w16du:dateUtc="2025-10-14T00:43:00Z">
                  <w:rPr>
                    <w:rFonts w:ascii="Arial" w:hAnsi="Arial" w:cs="Arial"/>
                    <w:i/>
                    <w:iCs/>
                    <w:sz w:val="20"/>
                    <w:szCs w:val="20"/>
                  </w:rPr>
                </w:rPrChange>
              </w:rPr>
              <w:t>(1, 10) + L</w:t>
            </w:r>
          </w:p>
        </w:tc>
        <w:tc>
          <w:tcPr>
            <w:tcW w:w="3932" w:type="dxa"/>
            <w:tcPrChange w:id="566" w:author="Heather M" w:date="2025-10-13T20:35:00Z" w16du:dateUtc="2025-10-14T00:35:00Z">
              <w:tcPr>
                <w:tcW w:w="3969" w:type="dxa"/>
                <w:gridSpan w:val="2"/>
              </w:tcPr>
            </w:tcPrChange>
          </w:tcPr>
          <w:p w14:paraId="7964076B" w14:textId="77777777" w:rsidR="00ED2A48" w:rsidRPr="00887FC9" w:rsidRDefault="00ED2A48" w:rsidP="00ED2A48">
            <w:pPr>
              <w:rPr>
                <w:ins w:id="567" w:author="Heather M" w:date="2025-10-13T20:37:00Z" w16du:dateUtc="2025-10-14T00:37:00Z"/>
                <w:rFonts w:ascii="Arial" w:hAnsi="Arial" w:cs="Arial"/>
                <w:noProof/>
                <w:sz w:val="21"/>
                <w:szCs w:val="21"/>
                <w14:ligatures w14:val="standardContextual"/>
                <w:rPrChange w:id="568" w:author="Heather M" w:date="2025-10-13T20:43:00Z" w16du:dateUtc="2025-10-14T00:43:00Z">
                  <w:rPr>
                    <w:ins w:id="569" w:author="Heather M" w:date="2025-10-13T20:37:00Z" w16du:dateUtc="2025-10-14T00:37:00Z"/>
                    <w:rFonts w:ascii="Arial" w:hAnsi="Arial" w:cs="Arial"/>
                    <w:noProof/>
                    <w:sz w:val="22"/>
                    <w:szCs w:val="22"/>
                    <w14:ligatures w14:val="standardContextual"/>
                  </w:rPr>
                </w:rPrChange>
              </w:rPr>
            </w:pPr>
            <w:ins w:id="570" w:author="Heather M" w:date="2025-10-13T20:37:00Z" w16du:dateUtc="2025-10-14T00:37:00Z">
              <w:r w:rsidRPr="00887FC9">
                <w:rPr>
                  <w:rFonts w:ascii="Arial" w:hAnsi="Arial" w:cs="Arial"/>
                  <w:noProof/>
                  <w:sz w:val="21"/>
                  <w:szCs w:val="21"/>
                  <w14:ligatures w14:val="standardContextual"/>
                  <w:rPrChange w:id="571" w:author="Heather M" w:date="2025-10-13T20:43:00Z" w16du:dateUtc="2025-10-14T00:43:00Z">
                    <w:rPr>
                      <w:rFonts w:ascii="Arial" w:hAnsi="Arial" w:cs="Arial"/>
                      <w:noProof/>
                      <w:sz w:val="22"/>
                      <w:szCs w:val="22"/>
                      <w14:ligatures w14:val="standardContextual"/>
                    </w:rPr>
                  </w:rPrChange>
                </w:rPr>
                <w:t xml:space="preserve">Y = </w:t>
              </w:r>
              <w:r w:rsidRPr="00887FC9">
                <w:rPr>
                  <w:rFonts w:ascii="Arial" w:hAnsi="Arial" w:cs="Arial"/>
                  <w:noProof/>
                  <w:sz w:val="21"/>
                  <w:szCs w:val="21"/>
                  <w:lang w:val="el-GR"/>
                  <w14:ligatures w14:val="standardContextual"/>
                  <w:rPrChange w:id="572"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573" w:author="Heather M" w:date="2025-10-13T20:43:00Z" w16du:dateUtc="2025-10-14T00:43:00Z">
                    <w:rPr>
                      <w:rFonts w:ascii="Arial" w:hAnsi="Arial" w:cs="Arial"/>
                      <w:noProof/>
                      <w:sz w:val="22"/>
                      <w:szCs w:val="22"/>
                      <w:vertAlign w:val="subscript"/>
                      <w14:ligatures w14:val="standardContextual"/>
                    </w:rPr>
                  </w:rPrChange>
                </w:rPr>
                <w:t>0</w:t>
              </w:r>
              <w:r w:rsidRPr="00887FC9">
                <w:rPr>
                  <w:rFonts w:ascii="Arial" w:hAnsi="Arial" w:cs="Arial"/>
                  <w:noProof/>
                  <w:sz w:val="21"/>
                  <w:szCs w:val="21"/>
                  <w14:ligatures w14:val="standardContextual"/>
                  <w:rPrChange w:id="574"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noProof/>
                  <w:sz w:val="21"/>
                  <w:szCs w:val="21"/>
                  <w:lang w:val="el-GR"/>
                  <w14:ligatures w14:val="standardContextual"/>
                  <w:rPrChange w:id="575"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576" w:author="Heather M" w:date="2025-10-13T20:43:00Z" w16du:dateUtc="2025-10-14T00:43:00Z">
                    <w:rPr>
                      <w:rFonts w:ascii="Arial" w:hAnsi="Arial" w:cs="Arial"/>
                      <w:noProof/>
                      <w:sz w:val="22"/>
                      <w:szCs w:val="22"/>
                      <w:vertAlign w:val="subscript"/>
                      <w14:ligatures w14:val="standardContextual"/>
                    </w:rPr>
                  </w:rPrChange>
                </w:rPr>
                <w:t>1</w:t>
              </w:r>
              <w:r w:rsidRPr="00887FC9">
                <w:rPr>
                  <w:rFonts w:ascii="Arial" w:hAnsi="Arial" w:cs="Arial"/>
                  <w:noProof/>
                  <w:sz w:val="21"/>
                  <w:szCs w:val="21"/>
                  <w14:ligatures w14:val="standardContextual"/>
                  <w:rPrChange w:id="577" w:author="Heather M" w:date="2025-10-13T20:43:00Z" w16du:dateUtc="2025-10-14T00:43:00Z">
                    <w:rPr>
                      <w:rFonts w:ascii="Arial" w:hAnsi="Arial" w:cs="Arial"/>
                      <w:noProof/>
                      <w:sz w:val="22"/>
                      <w:szCs w:val="22"/>
                      <w14:ligatures w14:val="standardContextual"/>
                    </w:rPr>
                  </w:rPrChange>
                </w:rPr>
                <w:t xml:space="preserve">*A + </w:t>
              </w:r>
              <w:r w:rsidRPr="00887FC9">
                <w:rPr>
                  <w:rFonts w:ascii="Arial" w:hAnsi="Arial" w:cs="Arial"/>
                  <w:noProof/>
                  <w:sz w:val="21"/>
                  <w:szCs w:val="21"/>
                  <w:lang w:val="el-GR"/>
                  <w14:ligatures w14:val="standardContextual"/>
                  <w:rPrChange w:id="578"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579" w:author="Heather M" w:date="2025-10-13T20:43:00Z" w16du:dateUtc="2025-10-14T00:43:00Z">
                    <w:rPr>
                      <w:rFonts w:ascii="Arial" w:hAnsi="Arial" w:cs="Arial"/>
                      <w:noProof/>
                      <w:sz w:val="22"/>
                      <w:szCs w:val="22"/>
                      <w:vertAlign w:val="subscript"/>
                      <w14:ligatures w14:val="standardContextual"/>
                    </w:rPr>
                  </w:rPrChange>
                </w:rPr>
                <w:t>2</w:t>
              </w:r>
              <w:r w:rsidRPr="00887FC9">
                <w:rPr>
                  <w:rFonts w:ascii="Arial" w:hAnsi="Arial" w:cs="Arial"/>
                  <w:noProof/>
                  <w:sz w:val="21"/>
                  <w:szCs w:val="21"/>
                  <w14:ligatures w14:val="standardContextual"/>
                  <w:rPrChange w:id="580" w:author="Heather M" w:date="2025-10-13T20:43:00Z" w16du:dateUtc="2025-10-14T00:43:00Z">
                    <w:rPr>
                      <w:rFonts w:ascii="Arial" w:hAnsi="Arial" w:cs="Arial"/>
                      <w:noProof/>
                      <w:sz w:val="22"/>
                      <w:szCs w:val="22"/>
                      <w14:ligatures w14:val="standardContextual"/>
                    </w:rPr>
                  </w:rPrChange>
                </w:rPr>
                <w:t xml:space="preserve"> * L</w:t>
              </w:r>
            </w:ins>
          </w:p>
          <w:p w14:paraId="3FF682FC" w14:textId="0D7D8B29" w:rsidR="00493993" w:rsidRPr="00887FC9" w:rsidRDefault="00ED2A48" w:rsidP="00ED2A48">
            <w:pPr>
              <w:rPr>
                <w:rFonts w:ascii="Arial" w:hAnsi="Arial" w:cs="Arial"/>
                <w:noProof/>
                <w:sz w:val="21"/>
                <w:szCs w:val="21"/>
                <w14:ligatures w14:val="standardContextual"/>
                <w:rPrChange w:id="581" w:author="Heather M" w:date="2025-10-13T20:43:00Z" w16du:dateUtc="2025-10-14T00:43:00Z">
                  <w:rPr>
                    <w:rFonts w:ascii="Arial" w:hAnsi="Arial" w:cs="Arial"/>
                    <w:noProof/>
                    <w:sz w:val="22"/>
                    <w:szCs w:val="22"/>
                    <w14:ligatures w14:val="standardContextual"/>
                  </w:rPr>
                </w:rPrChange>
              </w:rPr>
            </w:pPr>
            <w:ins w:id="582" w:author="Heather M" w:date="2025-10-13T20:37:00Z" w16du:dateUtc="2025-10-14T00:37:00Z">
              <w:r w:rsidRPr="00887FC9">
                <w:rPr>
                  <w:rFonts w:ascii="Arial" w:hAnsi="Arial" w:cs="Arial"/>
                  <w:noProof/>
                  <w:sz w:val="21"/>
                  <w:szCs w:val="21"/>
                  <w14:ligatures w14:val="standardContextual"/>
                  <w:rPrChange w:id="583" w:author="Heather M" w:date="2025-10-13T20:43:00Z" w16du:dateUtc="2025-10-14T00:43:00Z">
                    <w:rPr>
                      <w:rFonts w:ascii="Arial" w:hAnsi="Arial" w:cs="Arial"/>
                      <w:noProof/>
                      <w:sz w:val="22"/>
                      <w:szCs w:val="22"/>
                      <w14:ligatures w14:val="standardContextual"/>
                    </w:rPr>
                  </w:rPrChange>
                </w:rPr>
                <w:t xml:space="preserve">N = </w:t>
              </w:r>
              <w:r w:rsidRPr="00887FC9">
                <w:rPr>
                  <w:rFonts w:ascii="Arial" w:hAnsi="Arial" w:cs="Arial"/>
                  <w:sz w:val="21"/>
                  <w:szCs w:val="21"/>
                  <w:rPrChange w:id="584"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585" w:author="Heather M" w:date="2025-10-13T20:43:00Z" w16du:dateUtc="2025-10-14T00:43:00Z">
                    <w:rPr>
                      <w:rFonts w:ascii="Arial" w:hAnsi="Arial" w:cs="Arial"/>
                      <w:noProof/>
                      <w:sz w:val="22"/>
                      <w:szCs w:val="22"/>
                      <w:vertAlign w:val="subscript"/>
                      <w14:ligatures w14:val="standardContextual"/>
                    </w:rPr>
                  </w:rPrChange>
                </w:rPr>
                <w:t xml:space="preserve"> 0</w:t>
              </w:r>
              <w:r w:rsidRPr="00887FC9">
                <w:rPr>
                  <w:rFonts w:ascii="Arial" w:hAnsi="Arial" w:cs="Arial"/>
                  <w:noProof/>
                  <w:sz w:val="21"/>
                  <w:szCs w:val="21"/>
                  <w14:ligatures w14:val="standardContextual"/>
                  <w:rPrChange w:id="586"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sz w:val="21"/>
                  <w:szCs w:val="21"/>
                  <w:rPrChange w:id="587"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588" w:author="Heather M" w:date="2025-10-13T20:43:00Z" w16du:dateUtc="2025-10-14T00:43:00Z">
                    <w:rPr>
                      <w:rFonts w:ascii="Arial" w:hAnsi="Arial" w:cs="Arial"/>
                      <w:noProof/>
                      <w:sz w:val="22"/>
                      <w:szCs w:val="22"/>
                      <w:vertAlign w:val="subscript"/>
                      <w14:ligatures w14:val="standardContextual"/>
                    </w:rPr>
                  </w:rPrChange>
                </w:rPr>
                <w:t xml:space="preserve"> 1</w:t>
              </w:r>
              <w:r w:rsidRPr="00887FC9">
                <w:rPr>
                  <w:rFonts w:ascii="Arial" w:hAnsi="Arial" w:cs="Arial"/>
                  <w:noProof/>
                  <w:sz w:val="21"/>
                  <w:szCs w:val="21"/>
                  <w14:ligatures w14:val="standardContextual"/>
                  <w:rPrChange w:id="589" w:author="Heather M" w:date="2025-10-13T20:43:00Z" w16du:dateUtc="2025-10-14T00:43:00Z">
                    <w:rPr>
                      <w:rFonts w:ascii="Arial" w:hAnsi="Arial" w:cs="Arial"/>
                      <w:noProof/>
                      <w:sz w:val="22"/>
                      <w:szCs w:val="22"/>
                      <w14:ligatures w14:val="standardContextual"/>
                    </w:rPr>
                  </w:rPrChange>
                </w:rPr>
                <w:t xml:space="preserve">*A + </w:t>
              </w:r>
              <w:r w:rsidRPr="00887FC9">
                <w:rPr>
                  <w:rFonts w:ascii="Arial" w:hAnsi="Arial" w:cs="Arial"/>
                  <w:sz w:val="21"/>
                  <w:szCs w:val="21"/>
                  <w:rPrChange w:id="590"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591" w:author="Heather M" w:date="2025-10-13T20:43:00Z" w16du:dateUtc="2025-10-14T00:43:00Z">
                    <w:rPr>
                      <w:rFonts w:ascii="Arial" w:hAnsi="Arial" w:cs="Arial"/>
                      <w:noProof/>
                      <w:sz w:val="22"/>
                      <w:szCs w:val="22"/>
                      <w:vertAlign w:val="subscript"/>
                      <w14:ligatures w14:val="standardContextual"/>
                    </w:rPr>
                  </w:rPrChange>
                </w:rPr>
                <w:t xml:space="preserve"> 2</w:t>
              </w:r>
              <w:r w:rsidRPr="00887FC9">
                <w:rPr>
                  <w:rFonts w:ascii="Arial" w:hAnsi="Arial" w:cs="Arial"/>
                  <w:noProof/>
                  <w:sz w:val="21"/>
                  <w:szCs w:val="21"/>
                  <w14:ligatures w14:val="standardContextual"/>
                  <w:rPrChange w:id="592" w:author="Heather M" w:date="2025-10-13T20:43:00Z" w16du:dateUtc="2025-10-14T00:43:00Z">
                    <w:rPr>
                      <w:rFonts w:ascii="Arial" w:hAnsi="Arial" w:cs="Arial"/>
                      <w:noProof/>
                      <w:sz w:val="22"/>
                      <w:szCs w:val="22"/>
                      <w14:ligatures w14:val="standardContextual"/>
                    </w:rPr>
                  </w:rPrChange>
                </w:rPr>
                <w:t xml:space="preserve"> * L</w:t>
              </w:r>
            </w:ins>
          </w:p>
        </w:tc>
        <w:tc>
          <w:tcPr>
            <w:tcW w:w="3967" w:type="dxa"/>
            <w:vAlign w:val="center"/>
            <w:tcPrChange w:id="593" w:author="Heather M" w:date="2025-10-13T20:35:00Z" w16du:dateUtc="2025-10-14T00:35:00Z">
              <w:tcPr>
                <w:tcW w:w="3969" w:type="dxa"/>
                <w:gridSpan w:val="2"/>
                <w:vAlign w:val="center"/>
              </w:tcPr>
            </w:tcPrChange>
          </w:tcPr>
          <w:p w14:paraId="25EFD127" w14:textId="0B791A66" w:rsidR="00493993" w:rsidRPr="00887FC9" w:rsidRDefault="00493993" w:rsidP="002B6C6D">
            <w:pPr>
              <w:rPr>
                <w:rFonts w:ascii="Arial" w:hAnsi="Arial" w:cs="Arial"/>
                <w:noProof/>
                <w:sz w:val="21"/>
                <w:szCs w:val="21"/>
                <w:rPrChange w:id="594" w:author="Heather M" w:date="2025-10-13T20:43:00Z" w16du:dateUtc="2025-10-14T00:43:00Z">
                  <w:rPr>
                    <w:rFonts w:ascii="Arial" w:hAnsi="Arial" w:cs="Arial"/>
                    <w:noProof/>
                    <w:sz w:val="22"/>
                    <w:szCs w:val="22"/>
                  </w:rPr>
                </w:rPrChange>
              </w:rPr>
            </w:pPr>
            <w:r w:rsidRPr="00887FC9">
              <w:rPr>
                <w:rFonts w:ascii="Arial" w:hAnsi="Arial" w:cs="Arial"/>
                <w:noProof/>
                <w:sz w:val="21"/>
                <w:szCs w:val="21"/>
                <w14:ligatures w14:val="standardContextual"/>
                <w:rPrChange w:id="595" w:author="Heather M" w:date="2025-10-13T20:43:00Z" w16du:dateUtc="2025-10-14T00:43:00Z">
                  <w:rPr>
                    <w:rFonts w:ascii="Arial" w:hAnsi="Arial" w:cs="Arial"/>
                    <w:noProof/>
                    <w:sz w:val="22"/>
                    <w:szCs w:val="22"/>
                    <w14:ligatures w14:val="standardContextual"/>
                  </w:rPr>
                </w:rPrChange>
              </w:rPr>
              <w:drawing>
                <wp:inline distT="0" distB="0" distL="0" distR="0" wp14:anchorId="76522255" wp14:editId="2CF88EE6">
                  <wp:extent cx="1955800" cy="1033779"/>
                  <wp:effectExtent l="0" t="0" r="0" b="0"/>
                  <wp:docPr id="1464552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52967" name="Picture 14645529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8880" cy="1093550"/>
                          </a:xfrm>
                          <a:prstGeom prst="rect">
                            <a:avLst/>
                          </a:prstGeom>
                        </pic:spPr>
                      </pic:pic>
                    </a:graphicData>
                  </a:graphic>
                </wp:inline>
              </w:drawing>
            </w:r>
          </w:p>
        </w:tc>
      </w:tr>
      <w:tr w:rsidR="00493993" w:rsidRPr="00887FC9" w14:paraId="13551962" w14:textId="5ABF0999" w:rsidTr="00493993">
        <w:trPr>
          <w:trHeight w:val="1350"/>
          <w:trPrChange w:id="596" w:author="Heather M" w:date="2025-10-13T20:35:00Z" w16du:dateUtc="2025-10-14T00:35:00Z">
            <w:trPr>
              <w:trHeight w:val="1350"/>
            </w:trPr>
          </w:trPrChange>
        </w:trPr>
        <w:tc>
          <w:tcPr>
            <w:tcW w:w="2682" w:type="dxa"/>
            <w:vAlign w:val="center"/>
            <w:tcPrChange w:id="597" w:author="Heather M" w:date="2025-10-13T20:35:00Z" w16du:dateUtc="2025-10-14T00:35:00Z">
              <w:tcPr>
                <w:tcW w:w="2689" w:type="dxa"/>
                <w:gridSpan w:val="2"/>
                <w:vAlign w:val="center"/>
              </w:tcPr>
            </w:tcPrChange>
          </w:tcPr>
          <w:p w14:paraId="7E1CEE69" w14:textId="50791F7F" w:rsidR="00493993" w:rsidRPr="00887FC9" w:rsidRDefault="00493993" w:rsidP="00A070D9">
            <w:pPr>
              <w:rPr>
                <w:rFonts w:ascii="Arial" w:hAnsi="Arial" w:cs="Arial"/>
                <w:sz w:val="21"/>
                <w:szCs w:val="21"/>
                <w:rPrChange w:id="598" w:author="Heather M" w:date="2025-10-13T20:43:00Z" w16du:dateUtc="2025-10-14T00:43:00Z">
                  <w:rPr>
                    <w:rFonts w:ascii="Arial" w:hAnsi="Arial" w:cs="Arial"/>
                    <w:sz w:val="22"/>
                    <w:szCs w:val="22"/>
                  </w:rPr>
                </w:rPrChange>
              </w:rPr>
            </w:pPr>
            <w:r w:rsidRPr="00887FC9">
              <w:rPr>
                <w:rFonts w:ascii="Arial" w:hAnsi="Arial" w:cs="Arial"/>
                <w:sz w:val="21"/>
                <w:szCs w:val="21"/>
                <w:rPrChange w:id="599" w:author="Heather M" w:date="2025-10-13T20:43:00Z" w16du:dateUtc="2025-10-14T00:43:00Z">
                  <w:rPr>
                    <w:rFonts w:ascii="Arial" w:hAnsi="Arial" w:cs="Arial"/>
                    <w:sz w:val="22"/>
                    <w:szCs w:val="22"/>
                  </w:rPr>
                </w:rPrChange>
              </w:rPr>
              <w:t xml:space="preserve">3. </w:t>
            </w:r>
            <w:ins w:id="600" w:author="Heather M" w:date="2025-10-13T18:15:00Z" w16du:dateUtc="2025-10-13T22:15:00Z">
              <w:r w:rsidRPr="00887FC9">
                <w:rPr>
                  <w:rFonts w:ascii="Arial" w:hAnsi="Arial" w:cs="Arial"/>
                  <w:sz w:val="21"/>
                  <w:szCs w:val="21"/>
                  <w:rPrChange w:id="601" w:author="Heather M" w:date="2025-10-13T20:43:00Z" w16du:dateUtc="2025-10-14T00:43:00Z">
                    <w:rPr>
                      <w:rFonts w:ascii="Arial" w:hAnsi="Arial" w:cs="Arial"/>
                      <w:i/>
                      <w:iCs/>
                      <w:sz w:val="22"/>
                      <w:szCs w:val="22"/>
                    </w:rPr>
                  </w:rPrChange>
                </w:rPr>
                <w:t>Different confounder measurement error</w:t>
              </w:r>
            </w:ins>
            <w:del w:id="602" w:author="Heather M" w:date="2025-10-13T18:15:00Z" w16du:dateUtc="2025-10-13T22:15:00Z">
              <w:r w:rsidRPr="00887FC9" w:rsidDel="003C543B">
                <w:rPr>
                  <w:rFonts w:ascii="Arial" w:hAnsi="Arial" w:cs="Arial"/>
                  <w:sz w:val="21"/>
                  <w:szCs w:val="21"/>
                  <w:rPrChange w:id="603" w:author="Heather M" w:date="2025-10-13T20:43:00Z" w16du:dateUtc="2025-10-14T00:43:00Z">
                    <w:rPr>
                      <w:rFonts w:ascii="Arial" w:hAnsi="Arial" w:cs="Arial"/>
                      <w:sz w:val="22"/>
                      <w:szCs w:val="22"/>
                    </w:rPr>
                  </w:rPrChange>
                </w:rPr>
                <w:delText>Confounder measurement error</w:delText>
              </w:r>
            </w:del>
            <w:r w:rsidRPr="00887FC9">
              <w:rPr>
                <w:rFonts w:ascii="Arial" w:hAnsi="Arial" w:cs="Arial"/>
                <w:sz w:val="21"/>
                <w:szCs w:val="21"/>
                <w:rPrChange w:id="604" w:author="Heather M" w:date="2025-10-13T20:43:00Z" w16du:dateUtc="2025-10-14T00:43:00Z">
                  <w:rPr>
                    <w:rFonts w:ascii="Arial" w:hAnsi="Arial" w:cs="Arial"/>
                    <w:sz w:val="22"/>
                    <w:szCs w:val="22"/>
                  </w:rPr>
                </w:rPrChange>
              </w:rPr>
              <w:t xml:space="preserve"> </w:t>
            </w:r>
          </w:p>
        </w:tc>
        <w:tc>
          <w:tcPr>
            <w:tcW w:w="3809" w:type="dxa"/>
            <w:vAlign w:val="center"/>
            <w:tcPrChange w:id="605" w:author="Heather M" w:date="2025-10-13T20:35:00Z" w16du:dateUtc="2025-10-14T00:35:00Z">
              <w:tcPr>
                <w:tcW w:w="3827" w:type="dxa"/>
                <w:gridSpan w:val="2"/>
                <w:vAlign w:val="center"/>
              </w:tcPr>
            </w:tcPrChange>
          </w:tcPr>
          <w:p w14:paraId="42F820BA" w14:textId="566EF2E1" w:rsidR="00493993" w:rsidRPr="00887FC9" w:rsidRDefault="00493993" w:rsidP="00A070D9">
            <w:pPr>
              <w:rPr>
                <w:ins w:id="606" w:author="Mayeda, Elizabeth Rose" w:date="2025-10-09T19:26:00Z" w16du:dateUtc="2025-10-10T02:26:00Z"/>
                <w:rFonts w:ascii="Arial" w:hAnsi="Arial" w:cs="Arial"/>
                <w:i/>
                <w:iCs/>
                <w:sz w:val="21"/>
                <w:szCs w:val="21"/>
                <w:rPrChange w:id="607" w:author="Heather M" w:date="2025-10-13T20:43:00Z" w16du:dateUtc="2025-10-14T00:43:00Z">
                  <w:rPr>
                    <w:ins w:id="608" w:author="Mayeda, Elizabeth Rose" w:date="2025-10-09T19:26:00Z" w16du:dateUtc="2025-10-10T02:26:00Z"/>
                    <w:rFonts w:ascii="Arial" w:hAnsi="Arial" w:cs="Arial"/>
                    <w:i/>
                    <w:iCs/>
                    <w:sz w:val="20"/>
                    <w:szCs w:val="20"/>
                  </w:rPr>
                </w:rPrChange>
              </w:rPr>
            </w:pPr>
            <w:r w:rsidRPr="00887FC9">
              <w:rPr>
                <w:rFonts w:ascii="Arial" w:hAnsi="Arial" w:cs="Arial"/>
                <w:i/>
                <w:iCs/>
                <w:sz w:val="21"/>
                <w:szCs w:val="21"/>
                <w:rPrChange w:id="609" w:author="Heather M" w:date="2025-10-13T20:43:00Z" w16du:dateUtc="2025-10-14T00:43:00Z">
                  <w:rPr>
                    <w:rFonts w:ascii="Arial" w:hAnsi="Arial" w:cs="Arial"/>
                    <w:i/>
                    <w:iCs/>
                    <w:sz w:val="20"/>
                    <w:szCs w:val="20"/>
                  </w:rPr>
                </w:rPrChange>
              </w:rPr>
              <w:t xml:space="preserve">L = </w:t>
            </w:r>
            <w:r w:rsidRPr="00887FC9">
              <w:rPr>
                <w:rFonts w:ascii="Cambria Math" w:hAnsi="Cambria Math" w:cs="Arial"/>
                <w:i/>
                <w:sz w:val="21"/>
                <w:szCs w:val="21"/>
                <w:rPrChange w:id="610" w:author="Heather M" w:date="2025-10-13T20:43:00Z" w16du:dateUtc="2025-10-14T00:43:00Z">
                  <w:rPr>
                    <w:rFonts w:ascii="Cambria Math" w:hAnsi="Cambria Math" w:cs="Arial"/>
                    <w:i/>
                    <w:sz w:val="20"/>
                    <w:szCs w:val="20"/>
                  </w:rPr>
                </w:rPrChange>
              </w:rPr>
              <w:t xml:space="preserve"> </w:t>
            </w:r>
            <m:oMath>
              <m:r>
                <w:rPr>
                  <w:rFonts w:ascii="Cambria Math" w:hAnsi="Cambria Math" w:cs="Arial"/>
                  <w:sz w:val="21"/>
                  <w:szCs w:val="21"/>
                  <w:rPrChange w:id="611" w:author="Heather M" w:date="2025-10-13T20:43:00Z" w16du:dateUtc="2025-10-14T00:43:00Z">
                    <w:rPr>
                      <w:rFonts w:ascii="Cambria Math" w:hAnsi="Cambria Math" w:cs="Arial"/>
                      <w:sz w:val="20"/>
                      <w:szCs w:val="20"/>
                    </w:rPr>
                  </w:rPrChange>
                </w:rPr>
                <m:t>Unif</m:t>
              </m:r>
            </m:oMath>
            <w:r w:rsidRPr="00887FC9">
              <w:rPr>
                <w:rFonts w:ascii="Arial" w:hAnsi="Arial" w:cs="Arial"/>
                <w:i/>
                <w:iCs/>
                <w:sz w:val="21"/>
                <w:szCs w:val="21"/>
                <w:rPrChange w:id="612" w:author="Heather M" w:date="2025-10-13T20:43:00Z" w16du:dateUtc="2025-10-14T00:43:00Z">
                  <w:rPr>
                    <w:rFonts w:ascii="Arial" w:hAnsi="Arial" w:cs="Arial"/>
                    <w:i/>
                    <w:iCs/>
                    <w:sz w:val="20"/>
                    <w:szCs w:val="20"/>
                  </w:rPr>
                </w:rPrChange>
              </w:rPr>
              <w:t>(1, 10)</w:t>
            </w:r>
          </w:p>
          <w:p w14:paraId="6B2D4576" w14:textId="711FE1BA" w:rsidR="00493993" w:rsidRPr="00887FC9" w:rsidRDefault="00493993" w:rsidP="00A070D9">
            <w:pPr>
              <w:rPr>
                <w:rFonts w:ascii="Arial" w:hAnsi="Arial" w:cs="Arial"/>
                <w:i/>
                <w:iCs/>
                <w:sz w:val="21"/>
                <w:szCs w:val="21"/>
                <w:rPrChange w:id="613" w:author="Heather M" w:date="2025-10-13T20:43:00Z" w16du:dateUtc="2025-10-14T00:43:00Z">
                  <w:rPr>
                    <w:rFonts w:ascii="Arial" w:hAnsi="Arial" w:cs="Arial"/>
                    <w:i/>
                    <w:iCs/>
                    <w:sz w:val="20"/>
                    <w:szCs w:val="20"/>
                  </w:rPr>
                </w:rPrChange>
              </w:rPr>
            </w:pPr>
            <w:ins w:id="614" w:author="Mayeda, Elizabeth Rose" w:date="2025-10-09T19:26:00Z" w16du:dateUtc="2025-10-10T02:26:00Z">
              <w:r w:rsidRPr="00887FC9">
                <w:rPr>
                  <w:rFonts w:ascii="Arial" w:hAnsi="Arial" w:cs="Arial"/>
                  <w:i/>
                  <w:iCs/>
                  <w:sz w:val="21"/>
                  <w:szCs w:val="21"/>
                  <w:rPrChange w:id="615" w:author="Heather M" w:date="2025-10-13T20:43:00Z" w16du:dateUtc="2025-10-14T00:43:00Z">
                    <w:rPr>
                      <w:rFonts w:ascii="Arial" w:hAnsi="Arial" w:cs="Arial"/>
                      <w:i/>
                      <w:iCs/>
                      <w:sz w:val="20"/>
                      <w:szCs w:val="20"/>
                    </w:rPr>
                  </w:rPrChange>
                </w:rPr>
                <w:t>L* = I(L&gt;1)</w:t>
              </w:r>
            </w:ins>
          </w:p>
          <w:p w14:paraId="440C4A59" w14:textId="4A7CF14C" w:rsidR="00493993" w:rsidRPr="00887FC9" w:rsidRDefault="00493993" w:rsidP="00A070D9">
            <w:pPr>
              <w:rPr>
                <w:rFonts w:ascii="Arial" w:hAnsi="Arial" w:cs="Arial"/>
                <w:i/>
                <w:iCs/>
                <w:sz w:val="21"/>
                <w:szCs w:val="21"/>
                <w:rPrChange w:id="616"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617" w:author="Heather M" w:date="2025-10-13T20:43:00Z" w16du:dateUtc="2025-10-14T00:43:00Z">
                  <w:rPr>
                    <w:rFonts w:ascii="Arial" w:hAnsi="Arial" w:cs="Arial"/>
                    <w:i/>
                    <w:iCs/>
                    <w:sz w:val="20"/>
                    <w:szCs w:val="20"/>
                  </w:rPr>
                </w:rPrChange>
              </w:rPr>
              <w:t xml:space="preserve">A = </w:t>
            </w:r>
            <w:r w:rsidRPr="00887FC9">
              <w:rPr>
                <w:rFonts w:ascii="Cambria Math" w:hAnsi="Cambria Math" w:cs="Arial"/>
                <w:i/>
                <w:sz w:val="21"/>
                <w:szCs w:val="21"/>
                <w:rPrChange w:id="618"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619"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620" w:author="Heather M" w:date="2025-10-13T20:43:00Z" w16du:dateUtc="2025-10-14T00:43:00Z">
                  <w:rPr>
                    <w:rFonts w:ascii="Arial" w:hAnsi="Arial" w:cs="Arial"/>
                    <w:i/>
                    <w:iCs/>
                    <w:sz w:val="20"/>
                    <w:szCs w:val="20"/>
                  </w:rPr>
                </w:rPrChange>
              </w:rPr>
              <w:t xml:space="preserve">(1, 10) + </w:t>
            </w:r>
            <w:r w:rsidRPr="00887FC9">
              <w:rPr>
                <w:rFonts w:ascii="Cambria Math" w:hAnsi="Cambria Math" w:cs="Arial"/>
                <w:i/>
                <w:sz w:val="21"/>
                <w:szCs w:val="21"/>
                <w:rPrChange w:id="621" w:author="Heather M" w:date="2025-10-13T20:43:00Z" w16du:dateUtc="2025-10-14T00:43:00Z">
                  <w:rPr>
                    <w:rFonts w:ascii="Cambria Math" w:hAnsi="Cambria Math" w:cs="Arial"/>
                    <w:i/>
                    <w:sz w:val="20"/>
                    <w:szCs w:val="20"/>
                  </w:rPr>
                </w:rPrChange>
              </w:rPr>
              <w:t xml:space="preserve"> </w:t>
            </w:r>
            <m:oMath>
              <m:r>
                <w:rPr>
                  <w:rFonts w:ascii="Cambria Math" w:hAnsi="Cambria Math" w:cs="Arial"/>
                  <w:sz w:val="21"/>
                  <w:szCs w:val="21"/>
                  <w:rPrChange w:id="622" w:author="Heather M" w:date="2025-10-13T20:43:00Z" w16du:dateUtc="2025-10-14T00:43:00Z">
                    <w:rPr>
                      <w:rFonts w:ascii="Cambria Math" w:hAnsi="Cambria Math" w:cs="Arial"/>
                      <w:sz w:val="20"/>
                      <w:szCs w:val="20"/>
                    </w:rPr>
                  </w:rPrChange>
                </w:rPr>
                <m:t>I</m:t>
              </m:r>
            </m:oMath>
            <w:r w:rsidRPr="00887FC9">
              <w:rPr>
                <w:rFonts w:ascii="Arial" w:hAnsi="Arial" w:cs="Arial"/>
                <w:i/>
                <w:iCs/>
                <w:sz w:val="21"/>
                <w:szCs w:val="21"/>
                <w:rPrChange w:id="623" w:author="Heather M" w:date="2025-10-13T20:43:00Z" w16du:dateUtc="2025-10-14T00:43:00Z">
                  <w:rPr>
                    <w:rFonts w:ascii="Arial" w:hAnsi="Arial" w:cs="Arial"/>
                    <w:i/>
                    <w:iCs/>
                    <w:sz w:val="20"/>
                    <w:szCs w:val="20"/>
                  </w:rPr>
                </w:rPrChange>
              </w:rPr>
              <w:t>(L &gt; 9)*20</w:t>
            </w:r>
          </w:p>
          <w:p w14:paraId="268D1CD0" w14:textId="141909E6" w:rsidR="00493993" w:rsidRPr="00887FC9" w:rsidRDefault="00493993" w:rsidP="00A070D9">
            <w:pPr>
              <w:rPr>
                <w:rFonts w:ascii="Arial" w:hAnsi="Arial" w:cs="Arial"/>
                <w:i/>
                <w:iCs/>
                <w:sz w:val="21"/>
                <w:szCs w:val="21"/>
                <w:rPrChange w:id="624"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625" w:author="Heather M" w:date="2025-10-13T20:43:00Z" w16du:dateUtc="2025-10-14T00:43:00Z">
                  <w:rPr>
                    <w:rFonts w:ascii="Arial" w:hAnsi="Arial" w:cs="Arial"/>
                    <w:i/>
                    <w:iCs/>
                    <w:sz w:val="20"/>
                    <w:szCs w:val="20"/>
                  </w:rPr>
                </w:rPrChange>
              </w:rPr>
              <w:t xml:space="preserve">Y = </w:t>
            </w:r>
            <w:r w:rsidRPr="00887FC9">
              <w:rPr>
                <w:rFonts w:ascii="Cambria Math" w:hAnsi="Cambria Math" w:cs="Arial"/>
                <w:i/>
                <w:sz w:val="21"/>
                <w:szCs w:val="21"/>
                <w:rPrChange w:id="626"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627"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628" w:author="Heather M" w:date="2025-10-13T20:43:00Z" w16du:dateUtc="2025-10-14T00:43:00Z">
                  <w:rPr>
                    <w:rFonts w:ascii="Arial" w:hAnsi="Arial" w:cs="Arial"/>
                    <w:i/>
                    <w:iCs/>
                    <w:sz w:val="20"/>
                    <w:szCs w:val="20"/>
                  </w:rPr>
                </w:rPrChange>
              </w:rPr>
              <w:t xml:space="preserve">(1, 10) + A + </w:t>
            </w:r>
            <w:r w:rsidRPr="00887FC9">
              <w:rPr>
                <w:rFonts w:ascii="Cambria Math" w:hAnsi="Cambria Math" w:cs="Arial"/>
                <w:i/>
                <w:sz w:val="21"/>
                <w:szCs w:val="21"/>
                <w:rPrChange w:id="629" w:author="Heather M" w:date="2025-10-13T20:43:00Z" w16du:dateUtc="2025-10-14T00:43:00Z">
                  <w:rPr>
                    <w:rFonts w:ascii="Cambria Math" w:hAnsi="Cambria Math" w:cs="Arial"/>
                    <w:i/>
                    <w:sz w:val="20"/>
                    <w:szCs w:val="20"/>
                  </w:rPr>
                </w:rPrChange>
              </w:rPr>
              <w:t xml:space="preserve"> </w:t>
            </w:r>
            <m:oMath>
              <m:r>
                <w:rPr>
                  <w:rFonts w:ascii="Cambria Math" w:hAnsi="Cambria Math" w:cs="Arial"/>
                  <w:sz w:val="21"/>
                  <w:szCs w:val="21"/>
                  <w:rPrChange w:id="630" w:author="Heather M" w:date="2025-10-13T20:43:00Z" w16du:dateUtc="2025-10-14T00:43:00Z">
                    <w:rPr>
                      <w:rFonts w:ascii="Cambria Math" w:hAnsi="Cambria Math" w:cs="Arial"/>
                      <w:sz w:val="20"/>
                      <w:szCs w:val="20"/>
                    </w:rPr>
                  </w:rPrChange>
                </w:rPr>
                <m:t>I</m:t>
              </m:r>
            </m:oMath>
            <w:r w:rsidRPr="00887FC9">
              <w:rPr>
                <w:rFonts w:ascii="Arial" w:hAnsi="Arial" w:cs="Arial"/>
                <w:i/>
                <w:iCs/>
                <w:sz w:val="21"/>
                <w:szCs w:val="21"/>
                <w:rPrChange w:id="631" w:author="Heather M" w:date="2025-10-13T20:43:00Z" w16du:dateUtc="2025-10-14T00:43:00Z">
                  <w:rPr>
                    <w:rFonts w:ascii="Arial" w:hAnsi="Arial" w:cs="Arial"/>
                    <w:i/>
                    <w:iCs/>
                    <w:sz w:val="20"/>
                    <w:szCs w:val="20"/>
                  </w:rPr>
                </w:rPrChange>
              </w:rPr>
              <w:t>(L &gt; 9)*20</w:t>
            </w:r>
          </w:p>
          <w:p w14:paraId="6C38890D" w14:textId="2C14894B" w:rsidR="00493993" w:rsidRPr="00887FC9" w:rsidRDefault="00493993" w:rsidP="00A070D9">
            <w:pPr>
              <w:rPr>
                <w:rFonts w:ascii="Arial" w:hAnsi="Arial" w:cs="Arial"/>
                <w:i/>
                <w:iCs/>
                <w:sz w:val="21"/>
                <w:szCs w:val="21"/>
                <w:rPrChange w:id="632"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633" w:author="Heather M" w:date="2025-10-13T20:43:00Z" w16du:dateUtc="2025-10-14T00:43:00Z">
                  <w:rPr>
                    <w:rFonts w:ascii="Arial" w:hAnsi="Arial" w:cs="Arial"/>
                    <w:i/>
                    <w:iCs/>
                    <w:sz w:val="20"/>
                    <w:szCs w:val="20"/>
                  </w:rPr>
                </w:rPrChange>
              </w:rPr>
              <w:t xml:space="preserve">N = </w:t>
            </w:r>
            <w:r w:rsidRPr="00887FC9">
              <w:rPr>
                <w:rFonts w:ascii="Cambria Math" w:hAnsi="Cambria Math" w:cs="Arial"/>
                <w:i/>
                <w:sz w:val="21"/>
                <w:szCs w:val="21"/>
                <w:rPrChange w:id="634"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635"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636" w:author="Heather M" w:date="2025-10-13T20:43:00Z" w16du:dateUtc="2025-10-14T00:43:00Z">
                  <w:rPr>
                    <w:rFonts w:ascii="Arial" w:hAnsi="Arial" w:cs="Arial"/>
                    <w:i/>
                    <w:iCs/>
                    <w:sz w:val="20"/>
                    <w:szCs w:val="20"/>
                  </w:rPr>
                </w:rPrChange>
              </w:rPr>
              <w:t xml:space="preserve">(1, 10) + </w:t>
            </w:r>
            <w:r w:rsidRPr="00887FC9">
              <w:rPr>
                <w:rFonts w:ascii="Cambria Math" w:hAnsi="Cambria Math" w:cs="Arial"/>
                <w:i/>
                <w:sz w:val="21"/>
                <w:szCs w:val="21"/>
                <w:rPrChange w:id="637" w:author="Heather M" w:date="2025-10-13T20:43:00Z" w16du:dateUtc="2025-10-14T00:43:00Z">
                  <w:rPr>
                    <w:rFonts w:ascii="Cambria Math" w:hAnsi="Cambria Math" w:cs="Arial"/>
                    <w:i/>
                    <w:sz w:val="20"/>
                    <w:szCs w:val="20"/>
                  </w:rPr>
                </w:rPrChange>
              </w:rPr>
              <w:t xml:space="preserve"> </w:t>
            </w:r>
            <m:oMath>
              <m:r>
                <w:rPr>
                  <w:rFonts w:ascii="Cambria Math" w:hAnsi="Cambria Math" w:cs="Arial"/>
                  <w:sz w:val="21"/>
                  <w:szCs w:val="21"/>
                  <w:rPrChange w:id="638" w:author="Heather M" w:date="2025-10-13T20:43:00Z" w16du:dateUtc="2025-10-14T00:43:00Z">
                    <w:rPr>
                      <w:rFonts w:ascii="Cambria Math" w:hAnsi="Cambria Math" w:cs="Arial"/>
                      <w:sz w:val="20"/>
                      <w:szCs w:val="20"/>
                    </w:rPr>
                  </w:rPrChange>
                </w:rPr>
                <m:t>I</m:t>
              </m:r>
            </m:oMath>
            <w:r w:rsidRPr="00887FC9">
              <w:rPr>
                <w:rFonts w:ascii="Arial" w:hAnsi="Arial" w:cs="Arial"/>
                <w:i/>
                <w:iCs/>
                <w:sz w:val="21"/>
                <w:szCs w:val="21"/>
                <w:rPrChange w:id="639" w:author="Heather M" w:date="2025-10-13T20:43:00Z" w16du:dateUtc="2025-10-14T00:43:00Z">
                  <w:rPr>
                    <w:rFonts w:ascii="Arial" w:hAnsi="Arial" w:cs="Arial"/>
                    <w:i/>
                    <w:iCs/>
                    <w:sz w:val="20"/>
                    <w:szCs w:val="20"/>
                  </w:rPr>
                </w:rPrChange>
              </w:rPr>
              <w:t>(L &gt; 1)*20</w:t>
            </w:r>
          </w:p>
        </w:tc>
        <w:tc>
          <w:tcPr>
            <w:tcW w:w="3932" w:type="dxa"/>
            <w:tcPrChange w:id="640" w:author="Heather M" w:date="2025-10-13T20:35:00Z" w16du:dateUtc="2025-10-14T00:35:00Z">
              <w:tcPr>
                <w:tcW w:w="3969" w:type="dxa"/>
                <w:gridSpan w:val="2"/>
              </w:tcPr>
            </w:tcPrChange>
          </w:tcPr>
          <w:p w14:paraId="42CDA8B6" w14:textId="77777777" w:rsidR="00ED2A48" w:rsidRPr="00887FC9" w:rsidRDefault="00ED2A48" w:rsidP="00ED2A48">
            <w:pPr>
              <w:rPr>
                <w:ins w:id="641" w:author="Heather M" w:date="2025-10-13T20:37:00Z" w16du:dateUtc="2025-10-14T00:37:00Z"/>
                <w:rFonts w:ascii="Arial" w:hAnsi="Arial" w:cs="Arial"/>
                <w:noProof/>
                <w:sz w:val="21"/>
                <w:szCs w:val="21"/>
                <w14:ligatures w14:val="standardContextual"/>
                <w:rPrChange w:id="642" w:author="Heather M" w:date="2025-10-13T20:43:00Z" w16du:dateUtc="2025-10-14T00:43:00Z">
                  <w:rPr>
                    <w:ins w:id="643" w:author="Heather M" w:date="2025-10-13T20:37:00Z" w16du:dateUtc="2025-10-14T00:37:00Z"/>
                    <w:rFonts w:ascii="Arial" w:hAnsi="Arial" w:cs="Arial"/>
                    <w:noProof/>
                    <w:sz w:val="22"/>
                    <w:szCs w:val="22"/>
                    <w14:ligatures w14:val="standardContextual"/>
                  </w:rPr>
                </w:rPrChange>
              </w:rPr>
            </w:pPr>
            <w:ins w:id="644" w:author="Heather M" w:date="2025-10-13T20:37:00Z" w16du:dateUtc="2025-10-14T00:37:00Z">
              <w:r w:rsidRPr="00887FC9">
                <w:rPr>
                  <w:rFonts w:ascii="Arial" w:hAnsi="Arial" w:cs="Arial"/>
                  <w:noProof/>
                  <w:sz w:val="21"/>
                  <w:szCs w:val="21"/>
                  <w14:ligatures w14:val="standardContextual"/>
                  <w:rPrChange w:id="645" w:author="Heather M" w:date="2025-10-13T20:43:00Z" w16du:dateUtc="2025-10-14T00:43:00Z">
                    <w:rPr>
                      <w:rFonts w:ascii="Arial" w:hAnsi="Arial" w:cs="Arial"/>
                      <w:noProof/>
                      <w:sz w:val="22"/>
                      <w:szCs w:val="22"/>
                      <w14:ligatures w14:val="standardContextual"/>
                    </w:rPr>
                  </w:rPrChange>
                </w:rPr>
                <w:t xml:space="preserve">Y = </w:t>
              </w:r>
              <w:r w:rsidRPr="00887FC9">
                <w:rPr>
                  <w:rFonts w:ascii="Arial" w:hAnsi="Arial" w:cs="Arial"/>
                  <w:noProof/>
                  <w:sz w:val="21"/>
                  <w:szCs w:val="21"/>
                  <w:lang w:val="el-GR"/>
                  <w14:ligatures w14:val="standardContextual"/>
                  <w:rPrChange w:id="646"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647" w:author="Heather M" w:date="2025-10-13T20:43:00Z" w16du:dateUtc="2025-10-14T00:43:00Z">
                    <w:rPr>
                      <w:rFonts w:ascii="Arial" w:hAnsi="Arial" w:cs="Arial"/>
                      <w:noProof/>
                      <w:sz w:val="22"/>
                      <w:szCs w:val="22"/>
                      <w:vertAlign w:val="subscript"/>
                      <w14:ligatures w14:val="standardContextual"/>
                    </w:rPr>
                  </w:rPrChange>
                </w:rPr>
                <w:t>0</w:t>
              </w:r>
              <w:r w:rsidRPr="00887FC9">
                <w:rPr>
                  <w:rFonts w:ascii="Arial" w:hAnsi="Arial" w:cs="Arial"/>
                  <w:noProof/>
                  <w:sz w:val="21"/>
                  <w:szCs w:val="21"/>
                  <w14:ligatures w14:val="standardContextual"/>
                  <w:rPrChange w:id="648"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noProof/>
                  <w:sz w:val="21"/>
                  <w:szCs w:val="21"/>
                  <w:lang w:val="el-GR"/>
                  <w14:ligatures w14:val="standardContextual"/>
                  <w:rPrChange w:id="649"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650" w:author="Heather M" w:date="2025-10-13T20:43:00Z" w16du:dateUtc="2025-10-14T00:43:00Z">
                    <w:rPr>
                      <w:rFonts w:ascii="Arial" w:hAnsi="Arial" w:cs="Arial"/>
                      <w:noProof/>
                      <w:sz w:val="22"/>
                      <w:szCs w:val="22"/>
                      <w:vertAlign w:val="subscript"/>
                      <w14:ligatures w14:val="standardContextual"/>
                    </w:rPr>
                  </w:rPrChange>
                </w:rPr>
                <w:t>1</w:t>
              </w:r>
              <w:r w:rsidRPr="00887FC9">
                <w:rPr>
                  <w:rFonts w:ascii="Arial" w:hAnsi="Arial" w:cs="Arial"/>
                  <w:noProof/>
                  <w:sz w:val="21"/>
                  <w:szCs w:val="21"/>
                  <w14:ligatures w14:val="standardContextual"/>
                  <w:rPrChange w:id="651" w:author="Heather M" w:date="2025-10-13T20:43:00Z" w16du:dateUtc="2025-10-14T00:43:00Z">
                    <w:rPr>
                      <w:rFonts w:ascii="Arial" w:hAnsi="Arial" w:cs="Arial"/>
                      <w:noProof/>
                      <w:sz w:val="22"/>
                      <w:szCs w:val="22"/>
                      <w14:ligatures w14:val="standardContextual"/>
                    </w:rPr>
                  </w:rPrChange>
                </w:rPr>
                <w:t xml:space="preserve">*A + </w:t>
              </w:r>
              <w:r w:rsidRPr="00887FC9">
                <w:rPr>
                  <w:rFonts w:ascii="Arial" w:hAnsi="Arial" w:cs="Arial"/>
                  <w:noProof/>
                  <w:sz w:val="21"/>
                  <w:szCs w:val="21"/>
                  <w:lang w:val="el-GR"/>
                  <w14:ligatures w14:val="standardContextual"/>
                  <w:rPrChange w:id="652"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653" w:author="Heather M" w:date="2025-10-13T20:43:00Z" w16du:dateUtc="2025-10-14T00:43:00Z">
                    <w:rPr>
                      <w:rFonts w:ascii="Arial" w:hAnsi="Arial" w:cs="Arial"/>
                      <w:noProof/>
                      <w:sz w:val="22"/>
                      <w:szCs w:val="22"/>
                      <w:vertAlign w:val="subscript"/>
                      <w14:ligatures w14:val="standardContextual"/>
                    </w:rPr>
                  </w:rPrChange>
                </w:rPr>
                <w:t>2</w:t>
              </w:r>
              <w:r w:rsidRPr="00887FC9">
                <w:rPr>
                  <w:rFonts w:ascii="Arial" w:hAnsi="Arial" w:cs="Arial"/>
                  <w:noProof/>
                  <w:sz w:val="21"/>
                  <w:szCs w:val="21"/>
                  <w14:ligatures w14:val="standardContextual"/>
                  <w:rPrChange w:id="654" w:author="Heather M" w:date="2025-10-13T20:43:00Z" w16du:dateUtc="2025-10-14T00:43:00Z">
                    <w:rPr>
                      <w:rFonts w:ascii="Arial" w:hAnsi="Arial" w:cs="Arial"/>
                      <w:noProof/>
                      <w:sz w:val="22"/>
                      <w:szCs w:val="22"/>
                      <w14:ligatures w14:val="standardContextual"/>
                    </w:rPr>
                  </w:rPrChange>
                </w:rPr>
                <w:t xml:space="preserve"> * L</w:t>
              </w:r>
            </w:ins>
          </w:p>
          <w:p w14:paraId="367AA9CF" w14:textId="66CE2A21" w:rsidR="00493993" w:rsidRPr="00887FC9" w:rsidRDefault="00ED2A48" w:rsidP="00ED2A48">
            <w:pPr>
              <w:rPr>
                <w:rFonts w:ascii="Arial" w:hAnsi="Arial" w:cs="Arial"/>
                <w:noProof/>
                <w:sz w:val="21"/>
                <w:szCs w:val="21"/>
                <w:rPrChange w:id="655" w:author="Heather M" w:date="2025-10-13T20:43:00Z" w16du:dateUtc="2025-10-14T00:43:00Z">
                  <w:rPr>
                    <w:rFonts w:ascii="Arial" w:hAnsi="Arial" w:cs="Arial"/>
                    <w:noProof/>
                    <w:sz w:val="22"/>
                    <w:szCs w:val="22"/>
                  </w:rPr>
                </w:rPrChange>
              </w:rPr>
            </w:pPr>
            <w:ins w:id="656" w:author="Heather M" w:date="2025-10-13T20:37:00Z" w16du:dateUtc="2025-10-14T00:37:00Z">
              <w:r w:rsidRPr="00887FC9">
                <w:rPr>
                  <w:rFonts w:ascii="Arial" w:hAnsi="Arial" w:cs="Arial"/>
                  <w:noProof/>
                  <w:sz w:val="21"/>
                  <w:szCs w:val="21"/>
                  <w14:ligatures w14:val="standardContextual"/>
                  <w:rPrChange w:id="657" w:author="Heather M" w:date="2025-10-13T20:43:00Z" w16du:dateUtc="2025-10-14T00:43:00Z">
                    <w:rPr>
                      <w:rFonts w:ascii="Arial" w:hAnsi="Arial" w:cs="Arial"/>
                      <w:noProof/>
                      <w:sz w:val="22"/>
                      <w:szCs w:val="22"/>
                      <w14:ligatures w14:val="standardContextual"/>
                    </w:rPr>
                  </w:rPrChange>
                </w:rPr>
                <w:t xml:space="preserve">N = </w:t>
              </w:r>
              <w:r w:rsidRPr="00887FC9">
                <w:rPr>
                  <w:rFonts w:ascii="Arial" w:hAnsi="Arial" w:cs="Arial"/>
                  <w:sz w:val="21"/>
                  <w:szCs w:val="21"/>
                  <w:rPrChange w:id="658"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659" w:author="Heather M" w:date="2025-10-13T20:43:00Z" w16du:dateUtc="2025-10-14T00:43:00Z">
                    <w:rPr>
                      <w:rFonts w:ascii="Arial" w:hAnsi="Arial" w:cs="Arial"/>
                      <w:noProof/>
                      <w:sz w:val="22"/>
                      <w:szCs w:val="22"/>
                      <w:vertAlign w:val="subscript"/>
                      <w14:ligatures w14:val="standardContextual"/>
                    </w:rPr>
                  </w:rPrChange>
                </w:rPr>
                <w:t xml:space="preserve"> 0</w:t>
              </w:r>
              <w:r w:rsidRPr="00887FC9">
                <w:rPr>
                  <w:rFonts w:ascii="Arial" w:hAnsi="Arial" w:cs="Arial"/>
                  <w:noProof/>
                  <w:sz w:val="21"/>
                  <w:szCs w:val="21"/>
                  <w14:ligatures w14:val="standardContextual"/>
                  <w:rPrChange w:id="660"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sz w:val="21"/>
                  <w:szCs w:val="21"/>
                  <w:rPrChange w:id="661"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662" w:author="Heather M" w:date="2025-10-13T20:43:00Z" w16du:dateUtc="2025-10-14T00:43:00Z">
                    <w:rPr>
                      <w:rFonts w:ascii="Arial" w:hAnsi="Arial" w:cs="Arial"/>
                      <w:noProof/>
                      <w:sz w:val="22"/>
                      <w:szCs w:val="22"/>
                      <w:vertAlign w:val="subscript"/>
                      <w14:ligatures w14:val="standardContextual"/>
                    </w:rPr>
                  </w:rPrChange>
                </w:rPr>
                <w:t xml:space="preserve"> 1</w:t>
              </w:r>
              <w:r w:rsidRPr="00887FC9">
                <w:rPr>
                  <w:rFonts w:ascii="Arial" w:hAnsi="Arial" w:cs="Arial"/>
                  <w:noProof/>
                  <w:sz w:val="21"/>
                  <w:szCs w:val="21"/>
                  <w14:ligatures w14:val="standardContextual"/>
                  <w:rPrChange w:id="663" w:author="Heather M" w:date="2025-10-13T20:43:00Z" w16du:dateUtc="2025-10-14T00:43:00Z">
                    <w:rPr>
                      <w:rFonts w:ascii="Arial" w:hAnsi="Arial" w:cs="Arial"/>
                      <w:noProof/>
                      <w:sz w:val="22"/>
                      <w:szCs w:val="22"/>
                      <w14:ligatures w14:val="standardContextual"/>
                    </w:rPr>
                  </w:rPrChange>
                </w:rPr>
                <w:t xml:space="preserve">*A + </w:t>
              </w:r>
              <w:r w:rsidRPr="00887FC9">
                <w:rPr>
                  <w:rFonts w:ascii="Arial" w:hAnsi="Arial" w:cs="Arial"/>
                  <w:sz w:val="21"/>
                  <w:szCs w:val="21"/>
                  <w:rPrChange w:id="664"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665" w:author="Heather M" w:date="2025-10-13T20:43:00Z" w16du:dateUtc="2025-10-14T00:43:00Z">
                    <w:rPr>
                      <w:rFonts w:ascii="Arial" w:hAnsi="Arial" w:cs="Arial"/>
                      <w:noProof/>
                      <w:sz w:val="22"/>
                      <w:szCs w:val="22"/>
                      <w:vertAlign w:val="subscript"/>
                      <w14:ligatures w14:val="standardContextual"/>
                    </w:rPr>
                  </w:rPrChange>
                </w:rPr>
                <w:t xml:space="preserve"> 2</w:t>
              </w:r>
              <w:r w:rsidRPr="00887FC9">
                <w:rPr>
                  <w:rFonts w:ascii="Arial" w:hAnsi="Arial" w:cs="Arial"/>
                  <w:noProof/>
                  <w:sz w:val="21"/>
                  <w:szCs w:val="21"/>
                  <w14:ligatures w14:val="standardContextual"/>
                  <w:rPrChange w:id="666" w:author="Heather M" w:date="2025-10-13T20:43:00Z" w16du:dateUtc="2025-10-14T00:43:00Z">
                    <w:rPr>
                      <w:rFonts w:ascii="Arial" w:hAnsi="Arial" w:cs="Arial"/>
                      <w:noProof/>
                      <w:sz w:val="22"/>
                      <w:szCs w:val="22"/>
                      <w14:ligatures w14:val="standardContextual"/>
                    </w:rPr>
                  </w:rPrChange>
                </w:rPr>
                <w:t xml:space="preserve"> * L</w:t>
              </w:r>
            </w:ins>
          </w:p>
        </w:tc>
        <w:tc>
          <w:tcPr>
            <w:tcW w:w="3967" w:type="dxa"/>
            <w:vAlign w:val="center"/>
            <w:tcPrChange w:id="667" w:author="Heather M" w:date="2025-10-13T20:35:00Z" w16du:dateUtc="2025-10-14T00:35:00Z">
              <w:tcPr>
                <w:tcW w:w="3969" w:type="dxa"/>
                <w:gridSpan w:val="2"/>
                <w:vAlign w:val="center"/>
              </w:tcPr>
            </w:tcPrChange>
          </w:tcPr>
          <w:p w14:paraId="4FEEB2FB" w14:textId="6F0BE5C5" w:rsidR="00493993" w:rsidRPr="00887FC9" w:rsidRDefault="00493993" w:rsidP="002B6C6D">
            <w:pPr>
              <w:rPr>
                <w:rFonts w:ascii="Arial" w:hAnsi="Arial" w:cs="Arial"/>
                <w:noProof/>
                <w:sz w:val="21"/>
                <w:szCs w:val="21"/>
                <w:rPrChange w:id="668" w:author="Heather M" w:date="2025-10-13T20:43:00Z" w16du:dateUtc="2025-10-14T00:43:00Z">
                  <w:rPr>
                    <w:rFonts w:ascii="Arial" w:hAnsi="Arial" w:cs="Arial"/>
                    <w:noProof/>
                    <w:sz w:val="22"/>
                    <w:szCs w:val="22"/>
                  </w:rPr>
                </w:rPrChange>
              </w:rPr>
            </w:pPr>
            <w:r w:rsidRPr="00887FC9">
              <w:rPr>
                <w:rFonts w:ascii="Arial" w:hAnsi="Arial" w:cs="Arial"/>
                <w:noProof/>
                <w:sz w:val="21"/>
                <w:szCs w:val="21"/>
                <w:rPrChange w:id="669" w:author="Heather M" w:date="2025-10-13T20:43:00Z" w16du:dateUtc="2025-10-14T00:43:00Z">
                  <w:rPr>
                    <w:rFonts w:ascii="Arial" w:hAnsi="Arial" w:cs="Arial"/>
                    <w:noProof/>
                    <w:sz w:val="22"/>
                    <w:szCs w:val="22"/>
                  </w:rPr>
                </w:rPrChange>
              </w:rPr>
              <w:t xml:space="preserve"> </w:t>
            </w:r>
            <w:ins w:id="670" w:author="Heather M" w:date="2025-10-13T18:28:00Z" w16du:dateUtc="2025-10-13T22:28:00Z">
              <w:r w:rsidRPr="00887FC9">
                <w:rPr>
                  <w:rFonts w:ascii="Arial" w:hAnsi="Arial" w:cs="Arial"/>
                  <w:noProof/>
                  <w:sz w:val="21"/>
                  <w:szCs w:val="21"/>
                  <w14:ligatures w14:val="standardContextual"/>
                  <w:rPrChange w:id="671" w:author="Heather M" w:date="2025-10-13T20:43:00Z" w16du:dateUtc="2025-10-14T00:43:00Z">
                    <w:rPr>
                      <w:rFonts w:ascii="Arial" w:hAnsi="Arial" w:cs="Arial"/>
                      <w:noProof/>
                      <w:sz w:val="22"/>
                      <w:szCs w:val="22"/>
                      <w14:ligatures w14:val="standardContextual"/>
                    </w:rPr>
                  </w:rPrChange>
                </w:rPr>
                <w:drawing>
                  <wp:inline distT="0" distB="0" distL="0" distR="0" wp14:anchorId="7070E71E" wp14:editId="7904073F">
                    <wp:extent cx="1955800" cy="1143846"/>
                    <wp:effectExtent l="0" t="0" r="0" b="0"/>
                    <wp:docPr id="1340453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53516" name="Picture 13404535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76657" cy="1156044"/>
                            </a:xfrm>
                            <a:prstGeom prst="rect">
                              <a:avLst/>
                            </a:prstGeom>
                          </pic:spPr>
                        </pic:pic>
                      </a:graphicData>
                    </a:graphic>
                  </wp:inline>
                </w:drawing>
              </w:r>
            </w:ins>
            <w:del w:id="672" w:author="Heather M" w:date="2025-10-13T18:28:00Z" w16du:dateUtc="2025-10-13T22:28:00Z">
              <w:r w:rsidRPr="00887FC9" w:rsidDel="008F5D58">
                <w:rPr>
                  <w:rFonts w:ascii="Arial" w:hAnsi="Arial" w:cs="Arial"/>
                  <w:noProof/>
                  <w:sz w:val="21"/>
                  <w:szCs w:val="21"/>
                  <w14:ligatures w14:val="standardContextual"/>
                  <w:rPrChange w:id="673" w:author="Heather M" w:date="2025-10-13T20:43:00Z" w16du:dateUtc="2025-10-14T00:43:00Z">
                    <w:rPr>
                      <w:rFonts w:ascii="Arial" w:hAnsi="Arial" w:cs="Arial"/>
                      <w:noProof/>
                      <w:sz w:val="22"/>
                      <w:szCs w:val="22"/>
                      <w14:ligatures w14:val="standardContextual"/>
                    </w:rPr>
                  </w:rPrChange>
                </w:rPr>
                <w:drawing>
                  <wp:inline distT="0" distB="0" distL="0" distR="0" wp14:anchorId="5E5055CF" wp14:editId="56AD0269">
                    <wp:extent cx="2254103" cy="1114215"/>
                    <wp:effectExtent l="0" t="0" r="0" b="3810"/>
                    <wp:docPr id="1230239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9464" name="Picture 12302394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99959" cy="1136882"/>
                            </a:xfrm>
                            <a:prstGeom prst="rect">
                              <a:avLst/>
                            </a:prstGeom>
                          </pic:spPr>
                        </pic:pic>
                      </a:graphicData>
                    </a:graphic>
                  </wp:inline>
                </w:drawing>
              </w:r>
            </w:del>
            <w:r w:rsidRPr="00887FC9">
              <w:rPr>
                <w:rFonts w:ascii="Arial" w:hAnsi="Arial" w:cs="Arial"/>
                <w:noProof/>
                <w:sz w:val="21"/>
                <w:szCs w:val="21"/>
                <w:rPrChange w:id="674" w:author="Heather M" w:date="2025-10-13T20:43:00Z" w16du:dateUtc="2025-10-14T00:43:00Z">
                  <w:rPr>
                    <w:rFonts w:ascii="Arial" w:hAnsi="Arial" w:cs="Arial"/>
                    <w:noProof/>
                    <w:sz w:val="22"/>
                    <w:szCs w:val="22"/>
                  </w:rPr>
                </w:rPrChange>
              </w:rPr>
              <w:t xml:space="preserve">        </w:t>
            </w:r>
          </w:p>
        </w:tc>
      </w:tr>
      <w:tr w:rsidR="00493993" w:rsidRPr="00887FC9" w14:paraId="5C2DF87F" w14:textId="48CD6B72" w:rsidTr="00493993">
        <w:trPr>
          <w:trHeight w:val="1350"/>
          <w:trPrChange w:id="675" w:author="Heather M" w:date="2025-10-13T20:35:00Z" w16du:dateUtc="2025-10-14T00:35:00Z">
            <w:trPr>
              <w:trHeight w:val="1350"/>
            </w:trPr>
          </w:trPrChange>
        </w:trPr>
        <w:tc>
          <w:tcPr>
            <w:tcW w:w="2682" w:type="dxa"/>
            <w:vAlign w:val="center"/>
            <w:tcPrChange w:id="676" w:author="Heather M" w:date="2025-10-13T20:35:00Z" w16du:dateUtc="2025-10-14T00:35:00Z">
              <w:tcPr>
                <w:tcW w:w="2689" w:type="dxa"/>
                <w:gridSpan w:val="2"/>
                <w:vAlign w:val="center"/>
              </w:tcPr>
            </w:tcPrChange>
          </w:tcPr>
          <w:p w14:paraId="78BDC389" w14:textId="7A2FD6BF" w:rsidR="00493993" w:rsidRPr="00887FC9" w:rsidRDefault="00493993" w:rsidP="00A070D9">
            <w:pPr>
              <w:rPr>
                <w:rFonts w:ascii="Arial" w:hAnsi="Arial" w:cs="Arial"/>
                <w:sz w:val="21"/>
                <w:szCs w:val="21"/>
                <w:rPrChange w:id="677" w:author="Heather M" w:date="2025-10-13T20:43:00Z" w16du:dateUtc="2025-10-14T00:43:00Z">
                  <w:rPr>
                    <w:rFonts w:ascii="Arial" w:hAnsi="Arial" w:cs="Arial"/>
                    <w:sz w:val="22"/>
                    <w:szCs w:val="22"/>
                  </w:rPr>
                </w:rPrChange>
              </w:rPr>
            </w:pPr>
            <w:r w:rsidRPr="00887FC9">
              <w:rPr>
                <w:rFonts w:ascii="Arial" w:hAnsi="Arial" w:cs="Arial"/>
                <w:sz w:val="21"/>
                <w:szCs w:val="21"/>
                <w:rPrChange w:id="678" w:author="Heather M" w:date="2025-10-13T20:43:00Z" w16du:dateUtc="2025-10-14T00:43:00Z">
                  <w:rPr>
                    <w:rFonts w:ascii="Arial" w:hAnsi="Arial" w:cs="Arial"/>
                    <w:sz w:val="22"/>
                    <w:szCs w:val="22"/>
                  </w:rPr>
                </w:rPrChange>
              </w:rPr>
              <w:t>4. Model misspecification</w:t>
            </w:r>
          </w:p>
        </w:tc>
        <w:tc>
          <w:tcPr>
            <w:tcW w:w="3809" w:type="dxa"/>
            <w:vAlign w:val="center"/>
            <w:tcPrChange w:id="679" w:author="Heather M" w:date="2025-10-13T20:35:00Z" w16du:dateUtc="2025-10-14T00:35:00Z">
              <w:tcPr>
                <w:tcW w:w="3827" w:type="dxa"/>
                <w:gridSpan w:val="2"/>
                <w:vAlign w:val="center"/>
              </w:tcPr>
            </w:tcPrChange>
          </w:tcPr>
          <w:p w14:paraId="5139D842" w14:textId="0FA4C0C0" w:rsidR="00493993" w:rsidRPr="00887FC9" w:rsidRDefault="00493993" w:rsidP="00A070D9">
            <w:pPr>
              <w:rPr>
                <w:rFonts w:ascii="Arial" w:hAnsi="Arial" w:cs="Arial"/>
                <w:i/>
                <w:iCs/>
                <w:sz w:val="21"/>
                <w:szCs w:val="21"/>
                <w:rPrChange w:id="680"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681" w:author="Heather M" w:date="2025-10-13T20:43:00Z" w16du:dateUtc="2025-10-14T00:43:00Z">
                  <w:rPr>
                    <w:rFonts w:ascii="Arial" w:hAnsi="Arial" w:cs="Arial"/>
                    <w:i/>
                    <w:iCs/>
                    <w:sz w:val="20"/>
                    <w:szCs w:val="20"/>
                  </w:rPr>
                </w:rPrChange>
              </w:rPr>
              <w:t xml:space="preserve">U = </w:t>
            </w:r>
            <w:r w:rsidRPr="00887FC9">
              <w:rPr>
                <w:rFonts w:ascii="Cambria Math" w:hAnsi="Cambria Math" w:cs="Arial"/>
                <w:i/>
                <w:sz w:val="21"/>
                <w:szCs w:val="21"/>
                <w:rPrChange w:id="682"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683"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684" w:author="Heather M" w:date="2025-10-13T20:43:00Z" w16du:dateUtc="2025-10-14T00:43:00Z">
                  <w:rPr>
                    <w:rFonts w:ascii="Arial" w:hAnsi="Arial" w:cs="Arial"/>
                    <w:i/>
                    <w:iCs/>
                    <w:sz w:val="20"/>
                    <w:szCs w:val="20"/>
                  </w:rPr>
                </w:rPrChange>
              </w:rPr>
              <w:t>(1, 10)</w:t>
            </w:r>
          </w:p>
          <w:p w14:paraId="332A4780" w14:textId="1C48CD56" w:rsidR="00493993" w:rsidRPr="00887FC9" w:rsidRDefault="00493993" w:rsidP="00A070D9">
            <w:pPr>
              <w:rPr>
                <w:rFonts w:ascii="Arial" w:hAnsi="Arial" w:cs="Arial"/>
                <w:i/>
                <w:iCs/>
                <w:sz w:val="21"/>
                <w:szCs w:val="21"/>
                <w:rPrChange w:id="685"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686" w:author="Heather M" w:date="2025-10-13T20:43:00Z" w16du:dateUtc="2025-10-14T00:43:00Z">
                  <w:rPr>
                    <w:rFonts w:ascii="Arial" w:hAnsi="Arial" w:cs="Arial"/>
                    <w:i/>
                    <w:iCs/>
                    <w:sz w:val="20"/>
                    <w:szCs w:val="20"/>
                  </w:rPr>
                </w:rPrChange>
              </w:rPr>
              <w:t xml:space="preserve">L = </w:t>
            </w:r>
            <w:r w:rsidRPr="00887FC9">
              <w:rPr>
                <w:rFonts w:ascii="Cambria Math" w:hAnsi="Cambria Math" w:cs="Arial"/>
                <w:i/>
                <w:sz w:val="21"/>
                <w:szCs w:val="21"/>
                <w:rPrChange w:id="687"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688"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689" w:author="Heather M" w:date="2025-10-13T20:43:00Z" w16du:dateUtc="2025-10-14T00:43:00Z">
                  <w:rPr>
                    <w:rFonts w:ascii="Arial" w:hAnsi="Arial" w:cs="Arial"/>
                    <w:i/>
                    <w:iCs/>
                    <w:sz w:val="20"/>
                    <w:szCs w:val="20"/>
                  </w:rPr>
                </w:rPrChange>
              </w:rPr>
              <w:t>(1, 10)</w:t>
            </w:r>
          </w:p>
          <w:p w14:paraId="7805C613" w14:textId="709A5A2D" w:rsidR="00493993" w:rsidRPr="00887FC9" w:rsidRDefault="00493993" w:rsidP="00A070D9">
            <w:pPr>
              <w:rPr>
                <w:rFonts w:ascii="Arial" w:hAnsi="Arial" w:cs="Arial"/>
                <w:i/>
                <w:iCs/>
                <w:sz w:val="21"/>
                <w:szCs w:val="21"/>
                <w:vertAlign w:val="superscript"/>
                <w:rPrChange w:id="690" w:author="Heather M" w:date="2025-10-13T20:43:00Z" w16du:dateUtc="2025-10-14T00:43:00Z">
                  <w:rPr>
                    <w:rFonts w:ascii="Arial" w:hAnsi="Arial" w:cs="Arial"/>
                    <w:i/>
                    <w:iCs/>
                    <w:sz w:val="20"/>
                    <w:szCs w:val="20"/>
                    <w:vertAlign w:val="superscript"/>
                  </w:rPr>
                </w:rPrChange>
              </w:rPr>
            </w:pPr>
            <w:r w:rsidRPr="00887FC9">
              <w:rPr>
                <w:rFonts w:ascii="Arial" w:hAnsi="Arial" w:cs="Arial"/>
                <w:i/>
                <w:iCs/>
                <w:sz w:val="21"/>
                <w:szCs w:val="21"/>
                <w:rPrChange w:id="691" w:author="Heather M" w:date="2025-10-13T20:43:00Z" w16du:dateUtc="2025-10-14T00:43:00Z">
                  <w:rPr>
                    <w:rFonts w:ascii="Arial" w:hAnsi="Arial" w:cs="Arial"/>
                    <w:i/>
                    <w:iCs/>
                    <w:sz w:val="20"/>
                    <w:szCs w:val="20"/>
                  </w:rPr>
                </w:rPrChange>
              </w:rPr>
              <w:t xml:space="preserve">A = </w:t>
            </w:r>
            <w:r w:rsidRPr="00887FC9">
              <w:rPr>
                <w:rFonts w:ascii="Cambria Math" w:hAnsi="Cambria Math" w:cs="Arial"/>
                <w:i/>
                <w:sz w:val="21"/>
                <w:szCs w:val="21"/>
                <w:rPrChange w:id="692"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693"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694" w:author="Heather M" w:date="2025-10-13T20:43:00Z" w16du:dateUtc="2025-10-14T00:43:00Z">
                  <w:rPr>
                    <w:rFonts w:ascii="Arial" w:hAnsi="Arial" w:cs="Arial"/>
                    <w:i/>
                    <w:iCs/>
                    <w:sz w:val="20"/>
                    <w:szCs w:val="20"/>
                  </w:rPr>
                </w:rPrChange>
              </w:rPr>
              <w:t>(1, 10) + L</w:t>
            </w:r>
            <w:r w:rsidRPr="00887FC9">
              <w:rPr>
                <w:rFonts w:ascii="Arial" w:hAnsi="Arial" w:cs="Arial"/>
                <w:i/>
                <w:iCs/>
                <w:sz w:val="21"/>
                <w:szCs w:val="21"/>
                <w:vertAlign w:val="superscript"/>
                <w:rPrChange w:id="695" w:author="Heather M" w:date="2025-10-13T20:43:00Z" w16du:dateUtc="2025-10-14T00:43:00Z">
                  <w:rPr>
                    <w:rFonts w:ascii="Arial" w:hAnsi="Arial" w:cs="Arial"/>
                    <w:i/>
                    <w:iCs/>
                    <w:sz w:val="20"/>
                    <w:szCs w:val="20"/>
                    <w:vertAlign w:val="superscript"/>
                  </w:rPr>
                </w:rPrChange>
              </w:rPr>
              <w:t>3</w:t>
            </w:r>
          </w:p>
          <w:p w14:paraId="108CB92C" w14:textId="6CFAD79D" w:rsidR="00493993" w:rsidRPr="00887FC9" w:rsidRDefault="00493993" w:rsidP="00A070D9">
            <w:pPr>
              <w:rPr>
                <w:rFonts w:ascii="Arial" w:hAnsi="Arial" w:cs="Arial"/>
                <w:i/>
                <w:iCs/>
                <w:sz w:val="21"/>
                <w:szCs w:val="21"/>
                <w:vertAlign w:val="superscript"/>
                <w:rPrChange w:id="696" w:author="Heather M" w:date="2025-10-13T20:43:00Z" w16du:dateUtc="2025-10-14T00:43:00Z">
                  <w:rPr>
                    <w:rFonts w:ascii="Arial" w:hAnsi="Arial" w:cs="Arial"/>
                    <w:i/>
                    <w:iCs/>
                    <w:sz w:val="20"/>
                    <w:szCs w:val="20"/>
                    <w:vertAlign w:val="superscript"/>
                  </w:rPr>
                </w:rPrChange>
              </w:rPr>
            </w:pPr>
            <w:r w:rsidRPr="00887FC9">
              <w:rPr>
                <w:rFonts w:ascii="Arial" w:hAnsi="Arial" w:cs="Arial"/>
                <w:i/>
                <w:iCs/>
                <w:sz w:val="21"/>
                <w:szCs w:val="21"/>
                <w:rPrChange w:id="697" w:author="Heather M" w:date="2025-10-13T20:43:00Z" w16du:dateUtc="2025-10-14T00:43:00Z">
                  <w:rPr>
                    <w:rFonts w:ascii="Arial" w:hAnsi="Arial" w:cs="Arial"/>
                    <w:i/>
                    <w:iCs/>
                    <w:sz w:val="20"/>
                    <w:szCs w:val="20"/>
                  </w:rPr>
                </w:rPrChange>
              </w:rPr>
              <w:t xml:space="preserve">Y = </w:t>
            </w:r>
            <w:r w:rsidRPr="00887FC9">
              <w:rPr>
                <w:rFonts w:ascii="Cambria Math" w:hAnsi="Cambria Math" w:cs="Arial"/>
                <w:i/>
                <w:sz w:val="21"/>
                <w:szCs w:val="21"/>
                <w:rPrChange w:id="698"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699"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700" w:author="Heather M" w:date="2025-10-13T20:43:00Z" w16du:dateUtc="2025-10-14T00:43:00Z">
                  <w:rPr>
                    <w:rFonts w:ascii="Arial" w:hAnsi="Arial" w:cs="Arial"/>
                    <w:i/>
                    <w:iCs/>
                    <w:sz w:val="20"/>
                    <w:szCs w:val="20"/>
                  </w:rPr>
                </w:rPrChange>
              </w:rPr>
              <w:t>(1, 10) + A + L</w:t>
            </w:r>
            <w:r w:rsidRPr="00887FC9">
              <w:rPr>
                <w:rFonts w:ascii="Arial" w:hAnsi="Arial" w:cs="Arial"/>
                <w:i/>
                <w:iCs/>
                <w:sz w:val="21"/>
                <w:szCs w:val="21"/>
                <w:vertAlign w:val="superscript"/>
                <w:rPrChange w:id="701" w:author="Heather M" w:date="2025-10-13T20:43:00Z" w16du:dateUtc="2025-10-14T00:43:00Z">
                  <w:rPr>
                    <w:rFonts w:ascii="Arial" w:hAnsi="Arial" w:cs="Arial"/>
                    <w:i/>
                    <w:iCs/>
                    <w:sz w:val="20"/>
                    <w:szCs w:val="20"/>
                    <w:vertAlign w:val="superscript"/>
                  </w:rPr>
                </w:rPrChange>
              </w:rPr>
              <w:t>3</w:t>
            </w:r>
          </w:p>
          <w:p w14:paraId="23035B61" w14:textId="0AE3F97B" w:rsidR="00493993" w:rsidRPr="00887FC9" w:rsidRDefault="00493993" w:rsidP="00A070D9">
            <w:pPr>
              <w:rPr>
                <w:rFonts w:ascii="Arial" w:hAnsi="Arial" w:cs="Arial"/>
                <w:i/>
                <w:iCs/>
                <w:sz w:val="21"/>
                <w:szCs w:val="21"/>
                <w:rPrChange w:id="702"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703" w:author="Heather M" w:date="2025-10-13T20:43:00Z" w16du:dateUtc="2025-10-14T00:43:00Z">
                  <w:rPr>
                    <w:rFonts w:ascii="Arial" w:hAnsi="Arial" w:cs="Arial"/>
                    <w:i/>
                    <w:iCs/>
                    <w:sz w:val="20"/>
                    <w:szCs w:val="20"/>
                  </w:rPr>
                </w:rPrChange>
              </w:rPr>
              <w:t xml:space="preserve">N = </w:t>
            </w:r>
            <w:r w:rsidRPr="00887FC9">
              <w:rPr>
                <w:rFonts w:ascii="Cambria Math" w:hAnsi="Cambria Math" w:cs="Arial"/>
                <w:i/>
                <w:sz w:val="21"/>
                <w:szCs w:val="21"/>
                <w:rPrChange w:id="704"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705"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706" w:author="Heather M" w:date="2025-10-13T20:43:00Z" w16du:dateUtc="2025-10-14T00:43:00Z">
                  <w:rPr>
                    <w:rFonts w:ascii="Arial" w:hAnsi="Arial" w:cs="Arial"/>
                    <w:i/>
                    <w:iCs/>
                    <w:sz w:val="20"/>
                    <w:szCs w:val="20"/>
                  </w:rPr>
                </w:rPrChange>
              </w:rPr>
              <w:t>(1, 10) + L</w:t>
            </w:r>
          </w:p>
        </w:tc>
        <w:tc>
          <w:tcPr>
            <w:tcW w:w="3932" w:type="dxa"/>
            <w:tcPrChange w:id="707" w:author="Heather M" w:date="2025-10-13T20:35:00Z" w16du:dateUtc="2025-10-14T00:35:00Z">
              <w:tcPr>
                <w:tcW w:w="3969" w:type="dxa"/>
                <w:gridSpan w:val="2"/>
              </w:tcPr>
            </w:tcPrChange>
          </w:tcPr>
          <w:p w14:paraId="590A7578" w14:textId="77777777" w:rsidR="00ED2A48" w:rsidRPr="00887FC9" w:rsidRDefault="00ED2A48" w:rsidP="00ED2A48">
            <w:pPr>
              <w:rPr>
                <w:ins w:id="708" w:author="Heather M" w:date="2025-10-13T20:37:00Z" w16du:dateUtc="2025-10-14T00:37:00Z"/>
                <w:rFonts w:ascii="Arial" w:hAnsi="Arial" w:cs="Arial"/>
                <w:noProof/>
                <w:sz w:val="21"/>
                <w:szCs w:val="21"/>
                <w14:ligatures w14:val="standardContextual"/>
                <w:rPrChange w:id="709" w:author="Heather M" w:date="2025-10-13T20:43:00Z" w16du:dateUtc="2025-10-14T00:43:00Z">
                  <w:rPr>
                    <w:ins w:id="710" w:author="Heather M" w:date="2025-10-13T20:37:00Z" w16du:dateUtc="2025-10-14T00:37:00Z"/>
                    <w:rFonts w:ascii="Arial" w:hAnsi="Arial" w:cs="Arial"/>
                    <w:noProof/>
                    <w:sz w:val="22"/>
                    <w:szCs w:val="22"/>
                    <w14:ligatures w14:val="standardContextual"/>
                  </w:rPr>
                </w:rPrChange>
              </w:rPr>
            </w:pPr>
            <w:ins w:id="711" w:author="Heather M" w:date="2025-10-13T20:37:00Z" w16du:dateUtc="2025-10-14T00:37:00Z">
              <w:r w:rsidRPr="00887FC9">
                <w:rPr>
                  <w:rFonts w:ascii="Arial" w:hAnsi="Arial" w:cs="Arial"/>
                  <w:noProof/>
                  <w:sz w:val="21"/>
                  <w:szCs w:val="21"/>
                  <w14:ligatures w14:val="standardContextual"/>
                  <w:rPrChange w:id="712" w:author="Heather M" w:date="2025-10-13T20:43:00Z" w16du:dateUtc="2025-10-14T00:43:00Z">
                    <w:rPr>
                      <w:rFonts w:ascii="Arial" w:hAnsi="Arial" w:cs="Arial"/>
                      <w:noProof/>
                      <w:sz w:val="22"/>
                      <w:szCs w:val="22"/>
                      <w14:ligatures w14:val="standardContextual"/>
                    </w:rPr>
                  </w:rPrChange>
                </w:rPr>
                <w:t xml:space="preserve">Y = </w:t>
              </w:r>
              <w:r w:rsidRPr="00887FC9">
                <w:rPr>
                  <w:rFonts w:ascii="Arial" w:hAnsi="Arial" w:cs="Arial"/>
                  <w:noProof/>
                  <w:sz w:val="21"/>
                  <w:szCs w:val="21"/>
                  <w:lang w:val="el-GR"/>
                  <w14:ligatures w14:val="standardContextual"/>
                  <w:rPrChange w:id="713"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714" w:author="Heather M" w:date="2025-10-13T20:43:00Z" w16du:dateUtc="2025-10-14T00:43:00Z">
                    <w:rPr>
                      <w:rFonts w:ascii="Arial" w:hAnsi="Arial" w:cs="Arial"/>
                      <w:noProof/>
                      <w:sz w:val="22"/>
                      <w:szCs w:val="22"/>
                      <w:vertAlign w:val="subscript"/>
                      <w14:ligatures w14:val="standardContextual"/>
                    </w:rPr>
                  </w:rPrChange>
                </w:rPr>
                <w:t>0</w:t>
              </w:r>
              <w:r w:rsidRPr="00887FC9">
                <w:rPr>
                  <w:rFonts w:ascii="Arial" w:hAnsi="Arial" w:cs="Arial"/>
                  <w:noProof/>
                  <w:sz w:val="21"/>
                  <w:szCs w:val="21"/>
                  <w14:ligatures w14:val="standardContextual"/>
                  <w:rPrChange w:id="715"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noProof/>
                  <w:sz w:val="21"/>
                  <w:szCs w:val="21"/>
                  <w:lang w:val="el-GR"/>
                  <w14:ligatures w14:val="standardContextual"/>
                  <w:rPrChange w:id="716"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717" w:author="Heather M" w:date="2025-10-13T20:43:00Z" w16du:dateUtc="2025-10-14T00:43:00Z">
                    <w:rPr>
                      <w:rFonts w:ascii="Arial" w:hAnsi="Arial" w:cs="Arial"/>
                      <w:noProof/>
                      <w:sz w:val="22"/>
                      <w:szCs w:val="22"/>
                      <w:vertAlign w:val="subscript"/>
                      <w14:ligatures w14:val="standardContextual"/>
                    </w:rPr>
                  </w:rPrChange>
                </w:rPr>
                <w:t>1</w:t>
              </w:r>
              <w:r w:rsidRPr="00887FC9">
                <w:rPr>
                  <w:rFonts w:ascii="Arial" w:hAnsi="Arial" w:cs="Arial"/>
                  <w:noProof/>
                  <w:sz w:val="21"/>
                  <w:szCs w:val="21"/>
                  <w14:ligatures w14:val="standardContextual"/>
                  <w:rPrChange w:id="718" w:author="Heather M" w:date="2025-10-13T20:43:00Z" w16du:dateUtc="2025-10-14T00:43:00Z">
                    <w:rPr>
                      <w:rFonts w:ascii="Arial" w:hAnsi="Arial" w:cs="Arial"/>
                      <w:noProof/>
                      <w:sz w:val="22"/>
                      <w:szCs w:val="22"/>
                      <w14:ligatures w14:val="standardContextual"/>
                    </w:rPr>
                  </w:rPrChange>
                </w:rPr>
                <w:t xml:space="preserve">*A + </w:t>
              </w:r>
              <w:r w:rsidRPr="00887FC9">
                <w:rPr>
                  <w:rFonts w:ascii="Arial" w:hAnsi="Arial" w:cs="Arial"/>
                  <w:noProof/>
                  <w:sz w:val="21"/>
                  <w:szCs w:val="21"/>
                  <w:lang w:val="el-GR"/>
                  <w14:ligatures w14:val="standardContextual"/>
                  <w:rPrChange w:id="719"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720" w:author="Heather M" w:date="2025-10-13T20:43:00Z" w16du:dateUtc="2025-10-14T00:43:00Z">
                    <w:rPr>
                      <w:rFonts w:ascii="Arial" w:hAnsi="Arial" w:cs="Arial"/>
                      <w:noProof/>
                      <w:sz w:val="22"/>
                      <w:szCs w:val="22"/>
                      <w:vertAlign w:val="subscript"/>
                      <w14:ligatures w14:val="standardContextual"/>
                    </w:rPr>
                  </w:rPrChange>
                </w:rPr>
                <w:t>2</w:t>
              </w:r>
              <w:r w:rsidRPr="00887FC9">
                <w:rPr>
                  <w:rFonts w:ascii="Arial" w:hAnsi="Arial" w:cs="Arial"/>
                  <w:noProof/>
                  <w:sz w:val="21"/>
                  <w:szCs w:val="21"/>
                  <w14:ligatures w14:val="standardContextual"/>
                  <w:rPrChange w:id="721" w:author="Heather M" w:date="2025-10-13T20:43:00Z" w16du:dateUtc="2025-10-14T00:43:00Z">
                    <w:rPr>
                      <w:rFonts w:ascii="Arial" w:hAnsi="Arial" w:cs="Arial"/>
                      <w:noProof/>
                      <w:sz w:val="22"/>
                      <w:szCs w:val="22"/>
                      <w14:ligatures w14:val="standardContextual"/>
                    </w:rPr>
                  </w:rPrChange>
                </w:rPr>
                <w:t xml:space="preserve"> * L</w:t>
              </w:r>
            </w:ins>
          </w:p>
          <w:p w14:paraId="6582EF77" w14:textId="014955EA" w:rsidR="00493993" w:rsidRPr="00887FC9" w:rsidRDefault="00ED2A48" w:rsidP="00ED2A48">
            <w:pPr>
              <w:rPr>
                <w:rFonts w:ascii="Arial" w:hAnsi="Arial" w:cs="Arial"/>
                <w:noProof/>
                <w:sz w:val="21"/>
                <w:szCs w:val="21"/>
                <w14:ligatures w14:val="standardContextual"/>
                <w:rPrChange w:id="722" w:author="Heather M" w:date="2025-10-13T20:43:00Z" w16du:dateUtc="2025-10-14T00:43:00Z">
                  <w:rPr>
                    <w:rFonts w:ascii="Arial" w:hAnsi="Arial" w:cs="Arial"/>
                    <w:noProof/>
                    <w:sz w:val="22"/>
                    <w:szCs w:val="22"/>
                    <w14:ligatures w14:val="standardContextual"/>
                  </w:rPr>
                </w:rPrChange>
              </w:rPr>
            </w:pPr>
            <w:ins w:id="723" w:author="Heather M" w:date="2025-10-13T20:37:00Z" w16du:dateUtc="2025-10-14T00:37:00Z">
              <w:r w:rsidRPr="00887FC9">
                <w:rPr>
                  <w:rFonts w:ascii="Arial" w:hAnsi="Arial" w:cs="Arial"/>
                  <w:noProof/>
                  <w:sz w:val="21"/>
                  <w:szCs w:val="21"/>
                  <w14:ligatures w14:val="standardContextual"/>
                  <w:rPrChange w:id="724" w:author="Heather M" w:date="2025-10-13T20:43:00Z" w16du:dateUtc="2025-10-14T00:43:00Z">
                    <w:rPr>
                      <w:rFonts w:ascii="Arial" w:hAnsi="Arial" w:cs="Arial"/>
                      <w:noProof/>
                      <w:sz w:val="22"/>
                      <w:szCs w:val="22"/>
                      <w14:ligatures w14:val="standardContextual"/>
                    </w:rPr>
                  </w:rPrChange>
                </w:rPr>
                <w:t xml:space="preserve">N = </w:t>
              </w:r>
              <w:r w:rsidRPr="00887FC9">
                <w:rPr>
                  <w:rFonts w:ascii="Arial" w:hAnsi="Arial" w:cs="Arial"/>
                  <w:sz w:val="21"/>
                  <w:szCs w:val="21"/>
                  <w:rPrChange w:id="725"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726" w:author="Heather M" w:date="2025-10-13T20:43:00Z" w16du:dateUtc="2025-10-14T00:43:00Z">
                    <w:rPr>
                      <w:rFonts w:ascii="Arial" w:hAnsi="Arial" w:cs="Arial"/>
                      <w:noProof/>
                      <w:sz w:val="22"/>
                      <w:szCs w:val="22"/>
                      <w:vertAlign w:val="subscript"/>
                      <w14:ligatures w14:val="standardContextual"/>
                    </w:rPr>
                  </w:rPrChange>
                </w:rPr>
                <w:t xml:space="preserve"> 0</w:t>
              </w:r>
              <w:r w:rsidRPr="00887FC9">
                <w:rPr>
                  <w:rFonts w:ascii="Arial" w:hAnsi="Arial" w:cs="Arial"/>
                  <w:noProof/>
                  <w:sz w:val="21"/>
                  <w:szCs w:val="21"/>
                  <w14:ligatures w14:val="standardContextual"/>
                  <w:rPrChange w:id="727"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sz w:val="21"/>
                  <w:szCs w:val="21"/>
                  <w:rPrChange w:id="728"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729" w:author="Heather M" w:date="2025-10-13T20:43:00Z" w16du:dateUtc="2025-10-14T00:43:00Z">
                    <w:rPr>
                      <w:rFonts w:ascii="Arial" w:hAnsi="Arial" w:cs="Arial"/>
                      <w:noProof/>
                      <w:sz w:val="22"/>
                      <w:szCs w:val="22"/>
                      <w:vertAlign w:val="subscript"/>
                      <w14:ligatures w14:val="standardContextual"/>
                    </w:rPr>
                  </w:rPrChange>
                </w:rPr>
                <w:t xml:space="preserve"> 1</w:t>
              </w:r>
              <w:r w:rsidRPr="00887FC9">
                <w:rPr>
                  <w:rFonts w:ascii="Arial" w:hAnsi="Arial" w:cs="Arial"/>
                  <w:noProof/>
                  <w:sz w:val="21"/>
                  <w:szCs w:val="21"/>
                  <w14:ligatures w14:val="standardContextual"/>
                  <w:rPrChange w:id="730" w:author="Heather M" w:date="2025-10-13T20:43:00Z" w16du:dateUtc="2025-10-14T00:43:00Z">
                    <w:rPr>
                      <w:rFonts w:ascii="Arial" w:hAnsi="Arial" w:cs="Arial"/>
                      <w:noProof/>
                      <w:sz w:val="22"/>
                      <w:szCs w:val="22"/>
                      <w14:ligatures w14:val="standardContextual"/>
                    </w:rPr>
                  </w:rPrChange>
                </w:rPr>
                <w:t xml:space="preserve">*A + </w:t>
              </w:r>
              <w:r w:rsidRPr="00887FC9">
                <w:rPr>
                  <w:rFonts w:ascii="Arial" w:hAnsi="Arial" w:cs="Arial"/>
                  <w:sz w:val="21"/>
                  <w:szCs w:val="21"/>
                  <w:rPrChange w:id="731"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732" w:author="Heather M" w:date="2025-10-13T20:43:00Z" w16du:dateUtc="2025-10-14T00:43:00Z">
                    <w:rPr>
                      <w:rFonts w:ascii="Arial" w:hAnsi="Arial" w:cs="Arial"/>
                      <w:noProof/>
                      <w:sz w:val="22"/>
                      <w:szCs w:val="22"/>
                      <w:vertAlign w:val="subscript"/>
                      <w14:ligatures w14:val="standardContextual"/>
                    </w:rPr>
                  </w:rPrChange>
                </w:rPr>
                <w:t xml:space="preserve"> 2</w:t>
              </w:r>
              <w:r w:rsidRPr="00887FC9">
                <w:rPr>
                  <w:rFonts w:ascii="Arial" w:hAnsi="Arial" w:cs="Arial"/>
                  <w:noProof/>
                  <w:sz w:val="21"/>
                  <w:szCs w:val="21"/>
                  <w14:ligatures w14:val="standardContextual"/>
                  <w:rPrChange w:id="733" w:author="Heather M" w:date="2025-10-13T20:43:00Z" w16du:dateUtc="2025-10-14T00:43:00Z">
                    <w:rPr>
                      <w:rFonts w:ascii="Arial" w:hAnsi="Arial" w:cs="Arial"/>
                      <w:noProof/>
                      <w:sz w:val="22"/>
                      <w:szCs w:val="22"/>
                      <w14:ligatures w14:val="standardContextual"/>
                    </w:rPr>
                  </w:rPrChange>
                </w:rPr>
                <w:t xml:space="preserve"> * L</w:t>
              </w:r>
            </w:ins>
          </w:p>
        </w:tc>
        <w:tc>
          <w:tcPr>
            <w:tcW w:w="3967" w:type="dxa"/>
            <w:vAlign w:val="center"/>
            <w:tcPrChange w:id="734" w:author="Heather M" w:date="2025-10-13T20:35:00Z" w16du:dateUtc="2025-10-14T00:35:00Z">
              <w:tcPr>
                <w:tcW w:w="3969" w:type="dxa"/>
                <w:gridSpan w:val="2"/>
                <w:vAlign w:val="center"/>
              </w:tcPr>
            </w:tcPrChange>
          </w:tcPr>
          <w:p w14:paraId="52D54E69" w14:textId="1AD12B9D" w:rsidR="00493993" w:rsidRPr="00887FC9" w:rsidRDefault="00493993" w:rsidP="003F116F">
            <w:pPr>
              <w:rPr>
                <w:rFonts w:ascii="Arial" w:hAnsi="Arial" w:cs="Arial"/>
                <w:noProof/>
                <w:sz w:val="21"/>
                <w:szCs w:val="21"/>
                <w:rPrChange w:id="735" w:author="Heather M" w:date="2025-10-13T20:43:00Z" w16du:dateUtc="2025-10-14T00:43:00Z">
                  <w:rPr>
                    <w:rFonts w:ascii="Arial" w:hAnsi="Arial" w:cs="Arial"/>
                    <w:noProof/>
                    <w:sz w:val="22"/>
                    <w:szCs w:val="22"/>
                  </w:rPr>
                </w:rPrChange>
              </w:rPr>
            </w:pPr>
            <w:r w:rsidRPr="00887FC9">
              <w:rPr>
                <w:rFonts w:ascii="Arial" w:hAnsi="Arial" w:cs="Arial"/>
                <w:noProof/>
                <w:sz w:val="21"/>
                <w:szCs w:val="21"/>
                <w14:ligatures w14:val="standardContextual"/>
                <w:rPrChange w:id="736" w:author="Heather M" w:date="2025-10-13T20:43:00Z" w16du:dateUtc="2025-10-14T00:43:00Z">
                  <w:rPr>
                    <w:rFonts w:ascii="Arial" w:hAnsi="Arial" w:cs="Arial"/>
                    <w:noProof/>
                    <w:sz w:val="22"/>
                    <w:szCs w:val="22"/>
                    <w14:ligatures w14:val="standardContextual"/>
                  </w:rPr>
                </w:rPrChange>
              </w:rPr>
              <w:drawing>
                <wp:inline distT="0" distB="0" distL="0" distR="0" wp14:anchorId="624E7D0C" wp14:editId="20390365">
                  <wp:extent cx="2137144" cy="640058"/>
                  <wp:effectExtent l="0" t="0" r="0" b="0"/>
                  <wp:docPr id="587184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84563" name="Picture 5871845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2109" cy="671494"/>
                          </a:xfrm>
                          <a:prstGeom prst="rect">
                            <a:avLst/>
                          </a:prstGeom>
                        </pic:spPr>
                      </pic:pic>
                    </a:graphicData>
                  </a:graphic>
                </wp:inline>
              </w:drawing>
            </w:r>
            <w:r w:rsidRPr="00887FC9">
              <w:rPr>
                <w:rFonts w:ascii="Arial" w:hAnsi="Arial" w:cs="Arial"/>
                <w:noProof/>
                <w:sz w:val="21"/>
                <w:szCs w:val="21"/>
                <w:rPrChange w:id="737" w:author="Heather M" w:date="2025-10-13T20:43:00Z" w16du:dateUtc="2025-10-14T00:43:00Z">
                  <w:rPr>
                    <w:rFonts w:ascii="Arial" w:hAnsi="Arial" w:cs="Arial"/>
                    <w:noProof/>
                    <w:sz w:val="22"/>
                    <w:szCs w:val="22"/>
                  </w:rPr>
                </w:rPrChange>
              </w:rPr>
              <w:t xml:space="preserve">           </w:t>
            </w:r>
          </w:p>
        </w:tc>
      </w:tr>
      <w:tr w:rsidR="00493993" w:rsidRPr="00887FC9" w14:paraId="6A8409D1" w14:textId="0F8704F5" w:rsidTr="00493993">
        <w:trPr>
          <w:trHeight w:val="1350"/>
          <w:trPrChange w:id="738" w:author="Heather M" w:date="2025-10-13T20:35:00Z" w16du:dateUtc="2025-10-14T00:35:00Z">
            <w:trPr>
              <w:trHeight w:val="1350"/>
            </w:trPr>
          </w:trPrChange>
        </w:trPr>
        <w:tc>
          <w:tcPr>
            <w:tcW w:w="2682" w:type="dxa"/>
            <w:vAlign w:val="center"/>
            <w:tcPrChange w:id="739" w:author="Heather M" w:date="2025-10-13T20:35:00Z" w16du:dateUtc="2025-10-14T00:35:00Z">
              <w:tcPr>
                <w:tcW w:w="2689" w:type="dxa"/>
                <w:gridSpan w:val="2"/>
                <w:vAlign w:val="center"/>
              </w:tcPr>
            </w:tcPrChange>
          </w:tcPr>
          <w:p w14:paraId="42BB820B" w14:textId="331B97A3" w:rsidR="00493993" w:rsidRPr="00887FC9" w:rsidRDefault="00493993" w:rsidP="00A070D9">
            <w:pPr>
              <w:rPr>
                <w:rFonts w:ascii="Arial" w:hAnsi="Arial" w:cs="Arial"/>
                <w:sz w:val="21"/>
                <w:szCs w:val="21"/>
                <w:rPrChange w:id="740" w:author="Heather M" w:date="2025-10-13T20:43:00Z" w16du:dateUtc="2025-10-14T00:43:00Z">
                  <w:rPr>
                    <w:rFonts w:ascii="Arial" w:hAnsi="Arial" w:cs="Arial"/>
                    <w:sz w:val="22"/>
                    <w:szCs w:val="22"/>
                  </w:rPr>
                </w:rPrChange>
              </w:rPr>
            </w:pPr>
            <w:r w:rsidRPr="00887FC9">
              <w:rPr>
                <w:rFonts w:ascii="Arial" w:hAnsi="Arial" w:cs="Arial"/>
                <w:sz w:val="21"/>
                <w:szCs w:val="21"/>
                <w:rPrChange w:id="741" w:author="Heather M" w:date="2025-10-13T20:43:00Z" w16du:dateUtc="2025-10-14T00:43:00Z">
                  <w:rPr>
                    <w:rFonts w:ascii="Arial" w:hAnsi="Arial" w:cs="Arial"/>
                    <w:sz w:val="22"/>
                    <w:szCs w:val="22"/>
                  </w:rPr>
                </w:rPrChange>
              </w:rPr>
              <w:t xml:space="preserve">5. </w:t>
            </w:r>
            <w:ins w:id="742" w:author="Heather M" w:date="2025-10-13T18:16:00Z" w16du:dateUtc="2025-10-13T22:16:00Z">
              <w:r w:rsidRPr="00887FC9">
                <w:rPr>
                  <w:rFonts w:ascii="Arial" w:hAnsi="Arial" w:cs="Arial"/>
                  <w:sz w:val="21"/>
                  <w:szCs w:val="21"/>
                  <w:rPrChange w:id="743" w:author="Heather M" w:date="2025-10-13T20:43:00Z" w16du:dateUtc="2025-10-14T00:43:00Z">
                    <w:rPr>
                      <w:rFonts w:ascii="Arial" w:hAnsi="Arial" w:cs="Arial"/>
                      <w:i/>
                      <w:iCs/>
                      <w:sz w:val="22"/>
                      <w:szCs w:val="22"/>
                    </w:rPr>
                  </w:rPrChange>
                </w:rPr>
                <w:t>Weaker confounding in negative control outcome</w:t>
              </w:r>
            </w:ins>
            <w:del w:id="744" w:author="Heather M" w:date="2025-10-13T18:16:00Z" w16du:dateUtc="2025-10-13T22:16:00Z">
              <w:r w:rsidRPr="00887FC9" w:rsidDel="00B46B31">
                <w:rPr>
                  <w:rFonts w:ascii="Arial" w:hAnsi="Arial" w:cs="Arial"/>
                  <w:sz w:val="21"/>
                  <w:szCs w:val="21"/>
                  <w:rPrChange w:id="745" w:author="Heather M" w:date="2025-10-13T20:43:00Z" w16du:dateUtc="2025-10-14T00:43:00Z">
                    <w:rPr>
                      <w:rFonts w:ascii="Arial" w:hAnsi="Arial" w:cs="Arial"/>
                      <w:sz w:val="22"/>
                      <w:szCs w:val="22"/>
                    </w:rPr>
                  </w:rPrChange>
                </w:rPr>
                <w:delText>Weak negative control</w:delText>
              </w:r>
            </w:del>
          </w:p>
        </w:tc>
        <w:tc>
          <w:tcPr>
            <w:tcW w:w="3809" w:type="dxa"/>
            <w:vAlign w:val="center"/>
            <w:tcPrChange w:id="746" w:author="Heather M" w:date="2025-10-13T20:35:00Z" w16du:dateUtc="2025-10-14T00:35:00Z">
              <w:tcPr>
                <w:tcW w:w="3827" w:type="dxa"/>
                <w:gridSpan w:val="2"/>
                <w:vAlign w:val="center"/>
              </w:tcPr>
            </w:tcPrChange>
          </w:tcPr>
          <w:p w14:paraId="2E78B7BD" w14:textId="37B1112A" w:rsidR="00493993" w:rsidRPr="00887FC9" w:rsidRDefault="00493993" w:rsidP="00A070D9">
            <w:pPr>
              <w:rPr>
                <w:rFonts w:ascii="Arial" w:hAnsi="Arial" w:cs="Arial"/>
                <w:i/>
                <w:iCs/>
                <w:sz w:val="21"/>
                <w:szCs w:val="21"/>
                <w:rPrChange w:id="747"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748" w:author="Heather M" w:date="2025-10-13T20:43:00Z" w16du:dateUtc="2025-10-14T00:43:00Z">
                  <w:rPr>
                    <w:rFonts w:ascii="Arial" w:hAnsi="Arial" w:cs="Arial"/>
                    <w:i/>
                    <w:iCs/>
                    <w:sz w:val="20"/>
                    <w:szCs w:val="20"/>
                  </w:rPr>
                </w:rPrChange>
              </w:rPr>
              <w:t xml:space="preserve">U = </w:t>
            </w:r>
            <w:r w:rsidRPr="00887FC9">
              <w:rPr>
                <w:rFonts w:ascii="Cambria Math" w:hAnsi="Cambria Math" w:cs="Arial"/>
                <w:i/>
                <w:sz w:val="21"/>
                <w:szCs w:val="21"/>
                <w:rPrChange w:id="749"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750"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751" w:author="Heather M" w:date="2025-10-13T20:43:00Z" w16du:dateUtc="2025-10-14T00:43:00Z">
                  <w:rPr>
                    <w:rFonts w:ascii="Arial" w:hAnsi="Arial" w:cs="Arial"/>
                    <w:i/>
                    <w:iCs/>
                    <w:sz w:val="20"/>
                    <w:szCs w:val="20"/>
                  </w:rPr>
                </w:rPrChange>
              </w:rPr>
              <w:t>(1, 10)</w:t>
            </w:r>
          </w:p>
          <w:p w14:paraId="682D9C08" w14:textId="6B3C1CFC" w:rsidR="00493993" w:rsidRPr="00887FC9" w:rsidRDefault="00493993" w:rsidP="00A070D9">
            <w:pPr>
              <w:rPr>
                <w:rFonts w:ascii="Arial" w:hAnsi="Arial" w:cs="Arial"/>
                <w:i/>
                <w:iCs/>
                <w:sz w:val="21"/>
                <w:szCs w:val="21"/>
                <w:rPrChange w:id="752"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753" w:author="Heather M" w:date="2025-10-13T20:43:00Z" w16du:dateUtc="2025-10-14T00:43:00Z">
                  <w:rPr>
                    <w:rFonts w:ascii="Arial" w:hAnsi="Arial" w:cs="Arial"/>
                    <w:i/>
                    <w:iCs/>
                    <w:sz w:val="20"/>
                    <w:szCs w:val="20"/>
                  </w:rPr>
                </w:rPrChange>
              </w:rPr>
              <w:t xml:space="preserve">A = </w:t>
            </w:r>
            <w:r w:rsidRPr="00887FC9">
              <w:rPr>
                <w:rFonts w:ascii="Cambria Math" w:hAnsi="Cambria Math" w:cs="Arial"/>
                <w:i/>
                <w:sz w:val="21"/>
                <w:szCs w:val="21"/>
                <w:rPrChange w:id="754"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755"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756" w:author="Heather M" w:date="2025-10-13T20:43:00Z" w16du:dateUtc="2025-10-14T00:43:00Z">
                  <w:rPr>
                    <w:rFonts w:ascii="Arial" w:hAnsi="Arial" w:cs="Arial"/>
                    <w:i/>
                    <w:iCs/>
                    <w:sz w:val="20"/>
                    <w:szCs w:val="20"/>
                  </w:rPr>
                </w:rPrChange>
              </w:rPr>
              <w:t xml:space="preserve">(1, 10) + U </w:t>
            </w:r>
          </w:p>
          <w:p w14:paraId="38C7DEF6" w14:textId="4822D4BF" w:rsidR="00493993" w:rsidRPr="00887FC9" w:rsidRDefault="00493993" w:rsidP="00A070D9">
            <w:pPr>
              <w:rPr>
                <w:rFonts w:ascii="Arial" w:hAnsi="Arial" w:cs="Arial"/>
                <w:i/>
                <w:iCs/>
                <w:sz w:val="21"/>
                <w:szCs w:val="21"/>
                <w:rPrChange w:id="757"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758" w:author="Heather M" w:date="2025-10-13T20:43:00Z" w16du:dateUtc="2025-10-14T00:43:00Z">
                  <w:rPr>
                    <w:rFonts w:ascii="Arial" w:hAnsi="Arial" w:cs="Arial"/>
                    <w:i/>
                    <w:iCs/>
                    <w:sz w:val="20"/>
                    <w:szCs w:val="20"/>
                  </w:rPr>
                </w:rPrChange>
              </w:rPr>
              <w:t xml:space="preserve">Y = </w:t>
            </w:r>
            <w:r w:rsidRPr="00887FC9">
              <w:rPr>
                <w:rFonts w:ascii="Cambria Math" w:hAnsi="Cambria Math" w:cs="Arial"/>
                <w:i/>
                <w:sz w:val="21"/>
                <w:szCs w:val="21"/>
                <w:rPrChange w:id="759"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760"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761" w:author="Heather M" w:date="2025-10-13T20:43:00Z" w16du:dateUtc="2025-10-14T00:43:00Z">
                  <w:rPr>
                    <w:rFonts w:ascii="Arial" w:hAnsi="Arial" w:cs="Arial"/>
                    <w:i/>
                    <w:iCs/>
                    <w:sz w:val="20"/>
                    <w:szCs w:val="20"/>
                  </w:rPr>
                </w:rPrChange>
              </w:rPr>
              <w:t xml:space="preserve">(1, 10) + A + U </w:t>
            </w:r>
          </w:p>
          <w:p w14:paraId="1FD19214" w14:textId="03574182" w:rsidR="00493993" w:rsidRPr="00887FC9" w:rsidRDefault="00493993" w:rsidP="00A070D9">
            <w:pPr>
              <w:rPr>
                <w:rFonts w:ascii="Arial" w:hAnsi="Arial" w:cs="Arial"/>
                <w:i/>
                <w:iCs/>
                <w:sz w:val="21"/>
                <w:szCs w:val="21"/>
                <w:rPrChange w:id="762"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763" w:author="Heather M" w:date="2025-10-13T20:43:00Z" w16du:dateUtc="2025-10-14T00:43:00Z">
                  <w:rPr>
                    <w:rFonts w:ascii="Arial" w:hAnsi="Arial" w:cs="Arial"/>
                    <w:i/>
                    <w:iCs/>
                    <w:sz w:val="20"/>
                    <w:szCs w:val="20"/>
                  </w:rPr>
                </w:rPrChange>
              </w:rPr>
              <w:t xml:space="preserve">N = </w:t>
            </w:r>
            <w:r w:rsidRPr="00887FC9">
              <w:rPr>
                <w:rFonts w:ascii="Cambria Math" w:hAnsi="Cambria Math" w:cs="Arial"/>
                <w:i/>
                <w:sz w:val="21"/>
                <w:szCs w:val="21"/>
                <w:rPrChange w:id="764"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765"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766" w:author="Heather M" w:date="2025-10-13T20:43:00Z" w16du:dateUtc="2025-10-14T00:43:00Z">
                  <w:rPr>
                    <w:rFonts w:ascii="Arial" w:hAnsi="Arial" w:cs="Arial"/>
                    <w:i/>
                    <w:iCs/>
                    <w:sz w:val="20"/>
                    <w:szCs w:val="20"/>
                  </w:rPr>
                </w:rPrChange>
              </w:rPr>
              <w:t xml:space="preserve">(1, 10) + </w:t>
            </w:r>
            <w:commentRangeStart w:id="767"/>
            <w:commentRangeStart w:id="768"/>
            <w:r w:rsidRPr="00887FC9">
              <w:rPr>
                <w:rFonts w:ascii="Arial" w:hAnsi="Arial" w:cs="Arial"/>
                <w:i/>
                <w:iCs/>
                <w:sz w:val="21"/>
                <w:szCs w:val="21"/>
                <w:rPrChange w:id="769" w:author="Heather M" w:date="2025-10-13T20:43:00Z" w16du:dateUtc="2025-10-14T00:43:00Z">
                  <w:rPr>
                    <w:rFonts w:ascii="Arial" w:hAnsi="Arial" w:cs="Arial"/>
                    <w:i/>
                    <w:iCs/>
                    <w:sz w:val="20"/>
                    <w:szCs w:val="20"/>
                  </w:rPr>
                </w:rPrChange>
              </w:rPr>
              <w:t>0.001*U</w:t>
            </w:r>
            <w:commentRangeEnd w:id="767"/>
            <w:r w:rsidRPr="00887FC9">
              <w:rPr>
                <w:rStyle w:val="CommentReference"/>
                <w:rFonts w:asciiTheme="minorHAnsi" w:eastAsiaTheme="minorHAnsi" w:hAnsiTheme="minorHAnsi" w:cstheme="minorBidi"/>
                <w:kern w:val="2"/>
                <w:sz w:val="21"/>
                <w:szCs w:val="21"/>
                <w14:ligatures w14:val="standardContextual"/>
                <w:rPrChange w:id="770" w:author="Heather M" w:date="2025-10-13T20:43:00Z" w16du:dateUtc="2025-10-14T00:43:00Z">
                  <w:rPr>
                    <w:rStyle w:val="CommentReference"/>
                    <w:rFonts w:asciiTheme="minorHAnsi" w:eastAsiaTheme="minorHAnsi" w:hAnsiTheme="minorHAnsi" w:cstheme="minorBidi"/>
                    <w:kern w:val="2"/>
                    <w14:ligatures w14:val="standardContextual"/>
                  </w:rPr>
                </w:rPrChange>
              </w:rPr>
              <w:commentReference w:id="767"/>
            </w:r>
            <w:commentRangeEnd w:id="768"/>
            <w:r w:rsidRPr="00887FC9">
              <w:rPr>
                <w:rStyle w:val="CommentReference"/>
                <w:rFonts w:asciiTheme="minorHAnsi" w:eastAsiaTheme="minorHAnsi" w:hAnsiTheme="minorHAnsi" w:cstheme="minorBidi"/>
                <w:kern w:val="2"/>
                <w:sz w:val="21"/>
                <w:szCs w:val="21"/>
                <w14:ligatures w14:val="standardContextual"/>
                <w:rPrChange w:id="771" w:author="Heather M" w:date="2025-10-13T20:43:00Z" w16du:dateUtc="2025-10-14T00:43:00Z">
                  <w:rPr>
                    <w:rStyle w:val="CommentReference"/>
                    <w:rFonts w:asciiTheme="minorHAnsi" w:eastAsiaTheme="minorHAnsi" w:hAnsiTheme="minorHAnsi" w:cstheme="minorBidi"/>
                    <w:kern w:val="2"/>
                    <w14:ligatures w14:val="standardContextual"/>
                  </w:rPr>
                </w:rPrChange>
              </w:rPr>
              <w:commentReference w:id="768"/>
            </w:r>
          </w:p>
        </w:tc>
        <w:tc>
          <w:tcPr>
            <w:tcW w:w="3932" w:type="dxa"/>
            <w:tcPrChange w:id="772" w:author="Heather M" w:date="2025-10-13T20:35:00Z" w16du:dateUtc="2025-10-14T00:35:00Z">
              <w:tcPr>
                <w:tcW w:w="3969" w:type="dxa"/>
                <w:gridSpan w:val="2"/>
              </w:tcPr>
            </w:tcPrChange>
          </w:tcPr>
          <w:p w14:paraId="2D15222D" w14:textId="77777777" w:rsidR="00ED2A48" w:rsidRPr="00887FC9" w:rsidRDefault="00ED2A48" w:rsidP="00ED2A48">
            <w:pPr>
              <w:rPr>
                <w:ins w:id="773" w:author="Heather M" w:date="2025-10-13T20:38:00Z" w16du:dateUtc="2025-10-14T00:38:00Z"/>
                <w:rFonts w:ascii="Arial" w:hAnsi="Arial" w:cs="Arial"/>
                <w:noProof/>
                <w:sz w:val="21"/>
                <w:szCs w:val="21"/>
                <w14:ligatures w14:val="standardContextual"/>
                <w:rPrChange w:id="774" w:author="Heather M" w:date="2025-10-13T20:43:00Z" w16du:dateUtc="2025-10-14T00:43:00Z">
                  <w:rPr>
                    <w:ins w:id="775" w:author="Heather M" w:date="2025-10-13T20:38:00Z" w16du:dateUtc="2025-10-14T00:38:00Z"/>
                    <w:rFonts w:ascii="Arial" w:hAnsi="Arial" w:cs="Arial"/>
                    <w:noProof/>
                    <w:sz w:val="22"/>
                    <w:szCs w:val="22"/>
                    <w14:ligatures w14:val="standardContextual"/>
                  </w:rPr>
                </w:rPrChange>
              </w:rPr>
            </w:pPr>
            <w:ins w:id="776" w:author="Heather M" w:date="2025-10-13T20:38:00Z" w16du:dateUtc="2025-10-14T00:38:00Z">
              <w:r w:rsidRPr="00887FC9">
                <w:rPr>
                  <w:rFonts w:ascii="Arial" w:hAnsi="Arial" w:cs="Arial"/>
                  <w:noProof/>
                  <w:sz w:val="21"/>
                  <w:szCs w:val="21"/>
                  <w14:ligatures w14:val="standardContextual"/>
                  <w:rPrChange w:id="777" w:author="Heather M" w:date="2025-10-13T20:43:00Z" w16du:dateUtc="2025-10-14T00:43:00Z">
                    <w:rPr>
                      <w:rFonts w:ascii="Arial" w:hAnsi="Arial" w:cs="Arial"/>
                      <w:noProof/>
                      <w:sz w:val="22"/>
                      <w:szCs w:val="22"/>
                      <w14:ligatures w14:val="standardContextual"/>
                    </w:rPr>
                  </w:rPrChange>
                </w:rPr>
                <w:t xml:space="preserve">Y = </w:t>
              </w:r>
              <w:r w:rsidRPr="00887FC9">
                <w:rPr>
                  <w:rFonts w:ascii="Arial" w:hAnsi="Arial" w:cs="Arial"/>
                  <w:noProof/>
                  <w:sz w:val="21"/>
                  <w:szCs w:val="21"/>
                  <w:lang w:val="el-GR"/>
                  <w14:ligatures w14:val="standardContextual"/>
                  <w:rPrChange w:id="778"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779" w:author="Heather M" w:date="2025-10-13T20:43:00Z" w16du:dateUtc="2025-10-14T00:43:00Z">
                    <w:rPr>
                      <w:rFonts w:ascii="Arial" w:hAnsi="Arial" w:cs="Arial"/>
                      <w:noProof/>
                      <w:sz w:val="22"/>
                      <w:szCs w:val="22"/>
                      <w:vertAlign w:val="subscript"/>
                      <w14:ligatures w14:val="standardContextual"/>
                    </w:rPr>
                  </w:rPrChange>
                </w:rPr>
                <w:t>0</w:t>
              </w:r>
              <w:r w:rsidRPr="00887FC9">
                <w:rPr>
                  <w:rFonts w:ascii="Arial" w:hAnsi="Arial" w:cs="Arial"/>
                  <w:noProof/>
                  <w:sz w:val="21"/>
                  <w:szCs w:val="21"/>
                  <w14:ligatures w14:val="standardContextual"/>
                  <w:rPrChange w:id="780"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noProof/>
                  <w:sz w:val="21"/>
                  <w:szCs w:val="21"/>
                  <w:lang w:val="el-GR"/>
                  <w14:ligatures w14:val="standardContextual"/>
                  <w:rPrChange w:id="781"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782" w:author="Heather M" w:date="2025-10-13T20:43:00Z" w16du:dateUtc="2025-10-14T00:43:00Z">
                    <w:rPr>
                      <w:rFonts w:ascii="Arial" w:hAnsi="Arial" w:cs="Arial"/>
                      <w:noProof/>
                      <w:sz w:val="22"/>
                      <w:szCs w:val="22"/>
                      <w:vertAlign w:val="subscript"/>
                      <w14:ligatures w14:val="standardContextual"/>
                    </w:rPr>
                  </w:rPrChange>
                </w:rPr>
                <w:t>1</w:t>
              </w:r>
              <w:r w:rsidRPr="00887FC9">
                <w:rPr>
                  <w:rFonts w:ascii="Arial" w:hAnsi="Arial" w:cs="Arial"/>
                  <w:noProof/>
                  <w:sz w:val="21"/>
                  <w:szCs w:val="21"/>
                  <w14:ligatures w14:val="standardContextual"/>
                  <w:rPrChange w:id="783" w:author="Heather M" w:date="2025-10-13T20:43:00Z" w16du:dateUtc="2025-10-14T00:43:00Z">
                    <w:rPr>
                      <w:rFonts w:ascii="Arial" w:hAnsi="Arial" w:cs="Arial"/>
                      <w:noProof/>
                      <w:sz w:val="22"/>
                      <w:szCs w:val="22"/>
                      <w14:ligatures w14:val="standardContextual"/>
                    </w:rPr>
                  </w:rPrChange>
                </w:rPr>
                <w:t xml:space="preserve">*A + </w:t>
              </w:r>
              <w:r w:rsidRPr="00887FC9">
                <w:rPr>
                  <w:rFonts w:ascii="Arial" w:hAnsi="Arial" w:cs="Arial"/>
                  <w:noProof/>
                  <w:sz w:val="21"/>
                  <w:szCs w:val="21"/>
                  <w:lang w:val="el-GR"/>
                  <w14:ligatures w14:val="standardContextual"/>
                  <w:rPrChange w:id="784"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785" w:author="Heather M" w:date="2025-10-13T20:43:00Z" w16du:dateUtc="2025-10-14T00:43:00Z">
                    <w:rPr>
                      <w:rFonts w:ascii="Arial" w:hAnsi="Arial" w:cs="Arial"/>
                      <w:noProof/>
                      <w:sz w:val="22"/>
                      <w:szCs w:val="22"/>
                      <w:vertAlign w:val="subscript"/>
                      <w14:ligatures w14:val="standardContextual"/>
                    </w:rPr>
                  </w:rPrChange>
                </w:rPr>
                <w:t>2</w:t>
              </w:r>
              <w:r w:rsidRPr="00887FC9">
                <w:rPr>
                  <w:rFonts w:ascii="Arial" w:hAnsi="Arial" w:cs="Arial"/>
                  <w:noProof/>
                  <w:sz w:val="21"/>
                  <w:szCs w:val="21"/>
                  <w14:ligatures w14:val="standardContextual"/>
                  <w:rPrChange w:id="786" w:author="Heather M" w:date="2025-10-13T20:43:00Z" w16du:dateUtc="2025-10-14T00:43:00Z">
                    <w:rPr>
                      <w:rFonts w:ascii="Arial" w:hAnsi="Arial" w:cs="Arial"/>
                      <w:noProof/>
                      <w:sz w:val="22"/>
                      <w:szCs w:val="22"/>
                      <w14:ligatures w14:val="standardContextual"/>
                    </w:rPr>
                  </w:rPrChange>
                </w:rPr>
                <w:t xml:space="preserve"> * L</w:t>
              </w:r>
            </w:ins>
          </w:p>
          <w:p w14:paraId="327B3DB2" w14:textId="1ECCE8AC" w:rsidR="00493993" w:rsidRPr="00887FC9" w:rsidRDefault="00ED2A48" w:rsidP="00ED2A48">
            <w:pPr>
              <w:rPr>
                <w:rFonts w:ascii="Arial" w:hAnsi="Arial" w:cs="Arial"/>
                <w:noProof/>
                <w:sz w:val="21"/>
                <w:szCs w:val="21"/>
                <w14:ligatures w14:val="standardContextual"/>
                <w:rPrChange w:id="787" w:author="Heather M" w:date="2025-10-13T20:43:00Z" w16du:dateUtc="2025-10-14T00:43:00Z">
                  <w:rPr>
                    <w:rFonts w:ascii="Arial" w:hAnsi="Arial" w:cs="Arial"/>
                    <w:noProof/>
                    <w:sz w:val="22"/>
                    <w:szCs w:val="22"/>
                    <w14:ligatures w14:val="standardContextual"/>
                  </w:rPr>
                </w:rPrChange>
              </w:rPr>
            </w:pPr>
            <w:ins w:id="788" w:author="Heather M" w:date="2025-10-13T20:38:00Z" w16du:dateUtc="2025-10-14T00:38:00Z">
              <w:r w:rsidRPr="00887FC9">
                <w:rPr>
                  <w:rFonts w:ascii="Arial" w:hAnsi="Arial" w:cs="Arial"/>
                  <w:noProof/>
                  <w:sz w:val="21"/>
                  <w:szCs w:val="21"/>
                  <w14:ligatures w14:val="standardContextual"/>
                  <w:rPrChange w:id="789" w:author="Heather M" w:date="2025-10-13T20:43:00Z" w16du:dateUtc="2025-10-14T00:43:00Z">
                    <w:rPr>
                      <w:rFonts w:ascii="Arial" w:hAnsi="Arial" w:cs="Arial"/>
                      <w:noProof/>
                      <w:sz w:val="22"/>
                      <w:szCs w:val="22"/>
                      <w14:ligatures w14:val="standardContextual"/>
                    </w:rPr>
                  </w:rPrChange>
                </w:rPr>
                <w:t xml:space="preserve">N = </w:t>
              </w:r>
              <w:r w:rsidRPr="00887FC9">
                <w:rPr>
                  <w:rFonts w:ascii="Arial" w:hAnsi="Arial" w:cs="Arial"/>
                  <w:sz w:val="21"/>
                  <w:szCs w:val="21"/>
                  <w:rPrChange w:id="790"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791" w:author="Heather M" w:date="2025-10-13T20:43:00Z" w16du:dateUtc="2025-10-14T00:43:00Z">
                    <w:rPr>
                      <w:rFonts w:ascii="Arial" w:hAnsi="Arial" w:cs="Arial"/>
                      <w:noProof/>
                      <w:sz w:val="22"/>
                      <w:szCs w:val="22"/>
                      <w:vertAlign w:val="subscript"/>
                      <w14:ligatures w14:val="standardContextual"/>
                    </w:rPr>
                  </w:rPrChange>
                </w:rPr>
                <w:t xml:space="preserve"> 0</w:t>
              </w:r>
              <w:r w:rsidRPr="00887FC9">
                <w:rPr>
                  <w:rFonts w:ascii="Arial" w:hAnsi="Arial" w:cs="Arial"/>
                  <w:noProof/>
                  <w:sz w:val="21"/>
                  <w:szCs w:val="21"/>
                  <w14:ligatures w14:val="standardContextual"/>
                  <w:rPrChange w:id="792"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sz w:val="21"/>
                  <w:szCs w:val="21"/>
                  <w:rPrChange w:id="793"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794" w:author="Heather M" w:date="2025-10-13T20:43:00Z" w16du:dateUtc="2025-10-14T00:43:00Z">
                    <w:rPr>
                      <w:rFonts w:ascii="Arial" w:hAnsi="Arial" w:cs="Arial"/>
                      <w:noProof/>
                      <w:sz w:val="22"/>
                      <w:szCs w:val="22"/>
                      <w:vertAlign w:val="subscript"/>
                      <w14:ligatures w14:val="standardContextual"/>
                    </w:rPr>
                  </w:rPrChange>
                </w:rPr>
                <w:t xml:space="preserve"> 1</w:t>
              </w:r>
              <w:r w:rsidRPr="00887FC9">
                <w:rPr>
                  <w:rFonts w:ascii="Arial" w:hAnsi="Arial" w:cs="Arial"/>
                  <w:noProof/>
                  <w:sz w:val="21"/>
                  <w:szCs w:val="21"/>
                  <w14:ligatures w14:val="standardContextual"/>
                  <w:rPrChange w:id="795" w:author="Heather M" w:date="2025-10-13T20:43:00Z" w16du:dateUtc="2025-10-14T00:43:00Z">
                    <w:rPr>
                      <w:rFonts w:ascii="Arial" w:hAnsi="Arial" w:cs="Arial"/>
                      <w:noProof/>
                      <w:sz w:val="22"/>
                      <w:szCs w:val="22"/>
                      <w14:ligatures w14:val="standardContextual"/>
                    </w:rPr>
                  </w:rPrChange>
                </w:rPr>
                <w:t xml:space="preserve">*A + </w:t>
              </w:r>
              <w:r w:rsidRPr="00887FC9">
                <w:rPr>
                  <w:rFonts w:ascii="Arial" w:hAnsi="Arial" w:cs="Arial"/>
                  <w:sz w:val="21"/>
                  <w:szCs w:val="21"/>
                  <w:rPrChange w:id="796"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797" w:author="Heather M" w:date="2025-10-13T20:43:00Z" w16du:dateUtc="2025-10-14T00:43:00Z">
                    <w:rPr>
                      <w:rFonts w:ascii="Arial" w:hAnsi="Arial" w:cs="Arial"/>
                      <w:noProof/>
                      <w:sz w:val="22"/>
                      <w:szCs w:val="22"/>
                      <w:vertAlign w:val="subscript"/>
                      <w14:ligatures w14:val="standardContextual"/>
                    </w:rPr>
                  </w:rPrChange>
                </w:rPr>
                <w:t xml:space="preserve"> 2</w:t>
              </w:r>
              <w:r w:rsidRPr="00887FC9">
                <w:rPr>
                  <w:rFonts w:ascii="Arial" w:hAnsi="Arial" w:cs="Arial"/>
                  <w:noProof/>
                  <w:sz w:val="21"/>
                  <w:szCs w:val="21"/>
                  <w14:ligatures w14:val="standardContextual"/>
                  <w:rPrChange w:id="798" w:author="Heather M" w:date="2025-10-13T20:43:00Z" w16du:dateUtc="2025-10-14T00:43:00Z">
                    <w:rPr>
                      <w:rFonts w:ascii="Arial" w:hAnsi="Arial" w:cs="Arial"/>
                      <w:noProof/>
                      <w:sz w:val="22"/>
                      <w:szCs w:val="22"/>
                      <w14:ligatures w14:val="standardContextual"/>
                    </w:rPr>
                  </w:rPrChange>
                </w:rPr>
                <w:t xml:space="preserve"> * L</w:t>
              </w:r>
            </w:ins>
          </w:p>
        </w:tc>
        <w:tc>
          <w:tcPr>
            <w:tcW w:w="3967" w:type="dxa"/>
            <w:vAlign w:val="center"/>
            <w:tcPrChange w:id="799" w:author="Heather M" w:date="2025-10-13T20:35:00Z" w16du:dateUtc="2025-10-14T00:35:00Z">
              <w:tcPr>
                <w:tcW w:w="3969" w:type="dxa"/>
                <w:gridSpan w:val="2"/>
                <w:vAlign w:val="center"/>
              </w:tcPr>
            </w:tcPrChange>
          </w:tcPr>
          <w:p w14:paraId="45DDD6BE" w14:textId="6B29825E" w:rsidR="00493993" w:rsidRPr="00887FC9" w:rsidRDefault="00493993" w:rsidP="002B6C6D">
            <w:pPr>
              <w:rPr>
                <w:rFonts w:ascii="Arial" w:hAnsi="Arial" w:cs="Arial"/>
                <w:noProof/>
                <w:sz w:val="21"/>
                <w:szCs w:val="21"/>
                <w:rPrChange w:id="800" w:author="Heather M" w:date="2025-10-13T20:43:00Z" w16du:dateUtc="2025-10-14T00:43:00Z">
                  <w:rPr>
                    <w:rFonts w:ascii="Arial" w:hAnsi="Arial" w:cs="Arial"/>
                    <w:noProof/>
                    <w:sz w:val="22"/>
                    <w:szCs w:val="22"/>
                  </w:rPr>
                </w:rPrChange>
              </w:rPr>
            </w:pPr>
            <w:r w:rsidRPr="00887FC9">
              <w:rPr>
                <w:rFonts w:ascii="Arial" w:hAnsi="Arial" w:cs="Arial"/>
                <w:noProof/>
                <w:sz w:val="21"/>
                <w:szCs w:val="21"/>
                <w14:ligatures w14:val="standardContextual"/>
                <w:rPrChange w:id="801" w:author="Heather M" w:date="2025-10-13T20:43:00Z" w16du:dateUtc="2025-10-14T00:43:00Z">
                  <w:rPr>
                    <w:rFonts w:ascii="Arial" w:hAnsi="Arial" w:cs="Arial"/>
                    <w:noProof/>
                    <w:sz w:val="22"/>
                    <w:szCs w:val="22"/>
                    <w14:ligatures w14:val="standardContextual"/>
                  </w:rPr>
                </w:rPrChange>
              </w:rPr>
              <w:drawing>
                <wp:inline distT="0" distB="0" distL="0" distR="0" wp14:anchorId="16A49551" wp14:editId="781A88CC">
                  <wp:extent cx="2052084" cy="823942"/>
                  <wp:effectExtent l="0" t="0" r="5715" b="1905"/>
                  <wp:docPr id="269099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9897" name="Picture 2690998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5424" cy="857404"/>
                          </a:xfrm>
                          <a:prstGeom prst="rect">
                            <a:avLst/>
                          </a:prstGeom>
                        </pic:spPr>
                      </pic:pic>
                    </a:graphicData>
                  </a:graphic>
                </wp:inline>
              </w:drawing>
            </w:r>
            <w:r w:rsidRPr="00887FC9">
              <w:rPr>
                <w:rFonts w:ascii="Arial" w:hAnsi="Arial" w:cs="Arial"/>
                <w:noProof/>
                <w:sz w:val="21"/>
                <w:szCs w:val="21"/>
                <w:rPrChange w:id="802" w:author="Heather M" w:date="2025-10-13T20:43:00Z" w16du:dateUtc="2025-10-14T00:43:00Z">
                  <w:rPr>
                    <w:rFonts w:ascii="Arial" w:hAnsi="Arial" w:cs="Arial"/>
                    <w:noProof/>
                    <w:sz w:val="22"/>
                    <w:szCs w:val="22"/>
                  </w:rPr>
                </w:rPrChange>
              </w:rPr>
              <w:t xml:space="preserve">           </w:t>
            </w:r>
          </w:p>
        </w:tc>
      </w:tr>
      <w:tr w:rsidR="00493993" w:rsidRPr="00887FC9" w14:paraId="070F564B" w14:textId="2D885D90" w:rsidTr="00887FC9">
        <w:trPr>
          <w:trHeight w:val="699"/>
          <w:trPrChange w:id="803" w:author="Heather M" w:date="2025-10-13T20:42:00Z" w16du:dateUtc="2025-10-14T00:42:00Z">
            <w:trPr>
              <w:trHeight w:val="1350"/>
            </w:trPr>
          </w:trPrChange>
        </w:trPr>
        <w:tc>
          <w:tcPr>
            <w:tcW w:w="2682" w:type="dxa"/>
            <w:vAlign w:val="center"/>
            <w:tcPrChange w:id="804" w:author="Heather M" w:date="2025-10-13T20:42:00Z" w16du:dateUtc="2025-10-14T00:42:00Z">
              <w:tcPr>
                <w:tcW w:w="2689" w:type="dxa"/>
                <w:gridSpan w:val="2"/>
                <w:vAlign w:val="center"/>
              </w:tcPr>
            </w:tcPrChange>
          </w:tcPr>
          <w:p w14:paraId="66798C1D" w14:textId="049E745D" w:rsidR="00493993" w:rsidRPr="00887FC9" w:rsidRDefault="00493993">
            <w:pPr>
              <w:spacing w:line="360" w:lineRule="auto"/>
              <w:rPr>
                <w:rFonts w:ascii="Arial" w:hAnsi="Arial" w:cs="Arial"/>
                <w:sz w:val="21"/>
                <w:szCs w:val="21"/>
                <w:rPrChange w:id="805" w:author="Heather M" w:date="2025-10-13T20:43:00Z" w16du:dateUtc="2025-10-14T00:43:00Z">
                  <w:rPr>
                    <w:rFonts w:ascii="Arial" w:hAnsi="Arial" w:cs="Arial"/>
                    <w:sz w:val="22"/>
                    <w:szCs w:val="22"/>
                  </w:rPr>
                </w:rPrChange>
              </w:rPr>
              <w:pPrChange w:id="806" w:author="Heather M" w:date="2025-10-13T18:17:00Z" w16du:dateUtc="2025-10-13T22:17:00Z">
                <w:pPr>
                  <w:framePr w:hSpace="180" w:wrap="around" w:vAnchor="text" w:hAnchor="margin" w:y="81"/>
                </w:pPr>
              </w:pPrChange>
            </w:pPr>
            <w:r w:rsidRPr="00887FC9">
              <w:rPr>
                <w:rFonts w:ascii="Arial" w:hAnsi="Arial" w:cs="Arial"/>
                <w:sz w:val="21"/>
                <w:szCs w:val="21"/>
                <w:rPrChange w:id="807" w:author="Heather M" w:date="2025-10-13T20:43:00Z" w16du:dateUtc="2025-10-14T00:43:00Z">
                  <w:rPr>
                    <w:rFonts w:ascii="Arial" w:hAnsi="Arial" w:cs="Arial"/>
                    <w:sz w:val="22"/>
                    <w:szCs w:val="22"/>
                  </w:rPr>
                </w:rPrChange>
              </w:rPr>
              <w:t xml:space="preserve">6. </w:t>
            </w:r>
            <w:ins w:id="808" w:author="Heather M" w:date="2025-10-13T18:17:00Z" w16du:dateUtc="2025-10-13T22:17:00Z">
              <w:r w:rsidRPr="00887FC9">
                <w:rPr>
                  <w:rFonts w:ascii="Arial" w:hAnsi="Arial" w:cs="Arial"/>
                  <w:sz w:val="21"/>
                  <w:szCs w:val="21"/>
                  <w:rPrChange w:id="809" w:author="Heather M" w:date="2025-10-13T20:43:00Z" w16du:dateUtc="2025-10-14T00:43:00Z">
                    <w:rPr>
                      <w:rFonts w:ascii="Arial" w:hAnsi="Arial" w:cs="Arial"/>
                      <w:i/>
                      <w:iCs/>
                      <w:sz w:val="22"/>
                      <w:szCs w:val="22"/>
                    </w:rPr>
                  </w:rPrChange>
                </w:rPr>
                <w:t>Unobserved confounder negatively associated with negative control outcome</w:t>
              </w:r>
            </w:ins>
            <w:commentRangeStart w:id="810"/>
            <w:del w:id="811" w:author="Heather M" w:date="2025-10-13T18:17:00Z" w16du:dateUtc="2025-10-13T22:17:00Z">
              <w:r w:rsidRPr="00887FC9" w:rsidDel="006C7899">
                <w:rPr>
                  <w:rFonts w:ascii="Arial" w:hAnsi="Arial" w:cs="Arial"/>
                  <w:sz w:val="21"/>
                  <w:szCs w:val="21"/>
                  <w:rPrChange w:id="812" w:author="Heather M" w:date="2025-10-13T20:43:00Z" w16du:dateUtc="2025-10-14T00:43:00Z">
                    <w:rPr>
                      <w:rFonts w:ascii="Arial" w:hAnsi="Arial" w:cs="Arial"/>
                      <w:sz w:val="22"/>
                      <w:szCs w:val="22"/>
                    </w:rPr>
                  </w:rPrChange>
                </w:rPr>
                <w:delText xml:space="preserve">Negative association </w:delText>
              </w:r>
              <w:commentRangeEnd w:id="810"/>
              <w:r w:rsidRPr="00887FC9" w:rsidDel="006C7899">
                <w:rPr>
                  <w:rStyle w:val="CommentReference"/>
                  <w:rFonts w:asciiTheme="minorHAnsi" w:eastAsiaTheme="minorHAnsi" w:hAnsiTheme="minorHAnsi" w:cstheme="minorBidi"/>
                  <w:kern w:val="2"/>
                  <w:sz w:val="21"/>
                  <w:szCs w:val="21"/>
                  <w14:ligatures w14:val="standardContextual"/>
                  <w:rPrChange w:id="813" w:author="Heather M" w:date="2025-10-13T20:43:00Z" w16du:dateUtc="2025-10-14T00:43:00Z">
                    <w:rPr>
                      <w:rStyle w:val="CommentReference"/>
                      <w:rFonts w:asciiTheme="minorHAnsi" w:eastAsiaTheme="minorHAnsi" w:hAnsiTheme="minorHAnsi" w:cstheme="minorBidi"/>
                      <w:kern w:val="2"/>
                      <w14:ligatures w14:val="standardContextual"/>
                    </w:rPr>
                  </w:rPrChange>
                </w:rPr>
                <w:commentReference w:id="810"/>
              </w:r>
            </w:del>
          </w:p>
        </w:tc>
        <w:tc>
          <w:tcPr>
            <w:tcW w:w="3809" w:type="dxa"/>
            <w:vAlign w:val="center"/>
            <w:tcPrChange w:id="814" w:author="Heather M" w:date="2025-10-13T20:42:00Z" w16du:dateUtc="2025-10-14T00:42:00Z">
              <w:tcPr>
                <w:tcW w:w="3827" w:type="dxa"/>
                <w:gridSpan w:val="2"/>
                <w:vAlign w:val="center"/>
              </w:tcPr>
            </w:tcPrChange>
          </w:tcPr>
          <w:p w14:paraId="600111AB" w14:textId="6726D1A8" w:rsidR="00493993" w:rsidRPr="00887FC9" w:rsidRDefault="00493993" w:rsidP="00A070D9">
            <w:pPr>
              <w:rPr>
                <w:rFonts w:ascii="Arial" w:hAnsi="Arial" w:cs="Arial"/>
                <w:i/>
                <w:iCs/>
                <w:sz w:val="21"/>
                <w:szCs w:val="21"/>
                <w:rPrChange w:id="815"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816" w:author="Heather M" w:date="2025-10-13T20:43:00Z" w16du:dateUtc="2025-10-14T00:43:00Z">
                  <w:rPr>
                    <w:rFonts w:ascii="Arial" w:hAnsi="Arial" w:cs="Arial"/>
                    <w:i/>
                    <w:iCs/>
                    <w:sz w:val="20"/>
                    <w:szCs w:val="20"/>
                  </w:rPr>
                </w:rPrChange>
              </w:rPr>
              <w:t xml:space="preserve">U = </w:t>
            </w:r>
            <w:r w:rsidRPr="00887FC9">
              <w:rPr>
                <w:rFonts w:ascii="Cambria Math" w:hAnsi="Cambria Math" w:cs="Arial"/>
                <w:i/>
                <w:sz w:val="21"/>
                <w:szCs w:val="21"/>
                <w:rPrChange w:id="817"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818"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819" w:author="Heather M" w:date="2025-10-13T20:43:00Z" w16du:dateUtc="2025-10-14T00:43:00Z">
                  <w:rPr>
                    <w:rFonts w:ascii="Arial" w:hAnsi="Arial" w:cs="Arial"/>
                    <w:i/>
                    <w:iCs/>
                    <w:sz w:val="20"/>
                    <w:szCs w:val="20"/>
                  </w:rPr>
                </w:rPrChange>
              </w:rPr>
              <w:t>(1, 10)</w:t>
            </w:r>
          </w:p>
          <w:p w14:paraId="240FC4DC" w14:textId="0D20953B" w:rsidR="00493993" w:rsidRPr="00887FC9" w:rsidRDefault="00493993" w:rsidP="00A070D9">
            <w:pPr>
              <w:rPr>
                <w:rFonts w:ascii="Arial" w:hAnsi="Arial" w:cs="Arial"/>
                <w:i/>
                <w:iCs/>
                <w:sz w:val="21"/>
                <w:szCs w:val="21"/>
                <w:rPrChange w:id="820"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821" w:author="Heather M" w:date="2025-10-13T20:43:00Z" w16du:dateUtc="2025-10-14T00:43:00Z">
                  <w:rPr>
                    <w:rFonts w:ascii="Arial" w:hAnsi="Arial" w:cs="Arial"/>
                    <w:i/>
                    <w:iCs/>
                    <w:sz w:val="20"/>
                    <w:szCs w:val="20"/>
                  </w:rPr>
                </w:rPrChange>
              </w:rPr>
              <w:t xml:space="preserve">A = </w:t>
            </w:r>
            <w:r w:rsidRPr="00887FC9">
              <w:rPr>
                <w:rFonts w:ascii="Cambria Math" w:hAnsi="Cambria Math" w:cs="Arial"/>
                <w:i/>
                <w:sz w:val="21"/>
                <w:szCs w:val="21"/>
                <w:rPrChange w:id="822"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823"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824" w:author="Heather M" w:date="2025-10-13T20:43:00Z" w16du:dateUtc="2025-10-14T00:43:00Z">
                  <w:rPr>
                    <w:rFonts w:ascii="Arial" w:hAnsi="Arial" w:cs="Arial"/>
                    <w:i/>
                    <w:iCs/>
                    <w:sz w:val="20"/>
                    <w:szCs w:val="20"/>
                  </w:rPr>
                </w:rPrChange>
              </w:rPr>
              <w:t xml:space="preserve">(1, 10) + U </w:t>
            </w:r>
          </w:p>
          <w:p w14:paraId="0BFFE971" w14:textId="284CE576" w:rsidR="00493993" w:rsidRPr="00887FC9" w:rsidRDefault="00493993" w:rsidP="00A070D9">
            <w:pPr>
              <w:rPr>
                <w:rFonts w:ascii="Arial" w:hAnsi="Arial" w:cs="Arial"/>
                <w:i/>
                <w:iCs/>
                <w:sz w:val="21"/>
                <w:szCs w:val="21"/>
                <w:rPrChange w:id="825"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826" w:author="Heather M" w:date="2025-10-13T20:43:00Z" w16du:dateUtc="2025-10-14T00:43:00Z">
                  <w:rPr>
                    <w:rFonts w:ascii="Arial" w:hAnsi="Arial" w:cs="Arial"/>
                    <w:i/>
                    <w:iCs/>
                    <w:sz w:val="20"/>
                    <w:szCs w:val="20"/>
                  </w:rPr>
                </w:rPrChange>
              </w:rPr>
              <w:t xml:space="preserve">Y = </w:t>
            </w:r>
            <w:r w:rsidRPr="00887FC9">
              <w:rPr>
                <w:rFonts w:ascii="Cambria Math" w:hAnsi="Cambria Math" w:cs="Arial"/>
                <w:i/>
                <w:sz w:val="21"/>
                <w:szCs w:val="21"/>
                <w:rPrChange w:id="827"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828"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829" w:author="Heather M" w:date="2025-10-13T20:43:00Z" w16du:dateUtc="2025-10-14T00:43:00Z">
                  <w:rPr>
                    <w:rFonts w:ascii="Arial" w:hAnsi="Arial" w:cs="Arial"/>
                    <w:i/>
                    <w:iCs/>
                    <w:sz w:val="20"/>
                    <w:szCs w:val="20"/>
                  </w:rPr>
                </w:rPrChange>
              </w:rPr>
              <w:t xml:space="preserve">(1, 10) + A + U </w:t>
            </w:r>
          </w:p>
          <w:p w14:paraId="0D9EAF50" w14:textId="0C98B41F" w:rsidR="00493993" w:rsidRPr="00887FC9" w:rsidRDefault="00493993" w:rsidP="00A070D9">
            <w:pPr>
              <w:rPr>
                <w:rFonts w:ascii="Arial" w:hAnsi="Arial" w:cs="Arial"/>
                <w:i/>
                <w:iCs/>
                <w:sz w:val="21"/>
                <w:szCs w:val="21"/>
                <w:rPrChange w:id="830" w:author="Heather M" w:date="2025-10-13T20:43:00Z" w16du:dateUtc="2025-10-14T00:43:00Z">
                  <w:rPr>
                    <w:rFonts w:ascii="Arial" w:hAnsi="Arial" w:cs="Arial"/>
                    <w:i/>
                    <w:iCs/>
                    <w:sz w:val="20"/>
                    <w:szCs w:val="20"/>
                  </w:rPr>
                </w:rPrChange>
              </w:rPr>
            </w:pPr>
            <w:r w:rsidRPr="00887FC9">
              <w:rPr>
                <w:rFonts w:ascii="Arial" w:hAnsi="Arial" w:cs="Arial"/>
                <w:i/>
                <w:iCs/>
                <w:sz w:val="21"/>
                <w:szCs w:val="21"/>
                <w:rPrChange w:id="831" w:author="Heather M" w:date="2025-10-13T20:43:00Z" w16du:dateUtc="2025-10-14T00:43:00Z">
                  <w:rPr>
                    <w:rFonts w:ascii="Arial" w:hAnsi="Arial" w:cs="Arial"/>
                    <w:i/>
                    <w:iCs/>
                    <w:sz w:val="20"/>
                    <w:szCs w:val="20"/>
                  </w:rPr>
                </w:rPrChange>
              </w:rPr>
              <w:t xml:space="preserve">N = </w:t>
            </w:r>
            <w:r w:rsidRPr="00887FC9">
              <w:rPr>
                <w:rFonts w:ascii="Cambria Math" w:hAnsi="Cambria Math" w:cs="Arial"/>
                <w:i/>
                <w:sz w:val="21"/>
                <w:szCs w:val="21"/>
                <w:rPrChange w:id="832" w:author="Heather M" w:date="2025-10-13T20:43:00Z" w16du:dateUtc="2025-10-14T00:43:00Z">
                  <w:rPr>
                    <w:rFonts w:ascii="Cambria Math" w:hAnsi="Cambria Math" w:cs="Arial"/>
                    <w:i/>
                    <w:sz w:val="20"/>
                    <w:szCs w:val="20"/>
                  </w:rPr>
                </w:rPrChange>
              </w:rPr>
              <w:t xml:space="preserve"> </w:t>
            </w:r>
            <m:oMath>
              <m:r>
                <m:rPr>
                  <m:scr m:val="script"/>
                </m:rPr>
                <w:rPr>
                  <w:rFonts w:ascii="Cambria Math" w:hAnsi="Cambria Math" w:cs="Arial"/>
                  <w:sz w:val="21"/>
                  <w:szCs w:val="21"/>
                  <w:rPrChange w:id="833" w:author="Heather M" w:date="2025-10-13T20:43:00Z" w16du:dateUtc="2025-10-14T00:43:00Z">
                    <w:rPr>
                      <w:rFonts w:ascii="Cambria Math" w:hAnsi="Cambria Math" w:cs="Arial"/>
                      <w:sz w:val="20"/>
                      <w:szCs w:val="20"/>
                    </w:rPr>
                  </w:rPrChange>
                </w:rPr>
                <m:t>N</m:t>
              </m:r>
            </m:oMath>
            <w:r w:rsidRPr="00887FC9">
              <w:rPr>
                <w:rFonts w:ascii="Arial" w:hAnsi="Arial" w:cs="Arial"/>
                <w:i/>
                <w:iCs/>
                <w:sz w:val="21"/>
                <w:szCs w:val="21"/>
                <w:rPrChange w:id="834" w:author="Heather M" w:date="2025-10-13T20:43:00Z" w16du:dateUtc="2025-10-14T00:43:00Z">
                  <w:rPr>
                    <w:rFonts w:ascii="Arial" w:hAnsi="Arial" w:cs="Arial"/>
                    <w:i/>
                    <w:iCs/>
                    <w:sz w:val="20"/>
                    <w:szCs w:val="20"/>
                  </w:rPr>
                </w:rPrChange>
              </w:rPr>
              <w:t>(1, 10) – U</w:t>
            </w:r>
          </w:p>
        </w:tc>
        <w:tc>
          <w:tcPr>
            <w:tcW w:w="3932" w:type="dxa"/>
            <w:tcPrChange w:id="835" w:author="Heather M" w:date="2025-10-13T20:42:00Z" w16du:dateUtc="2025-10-14T00:42:00Z">
              <w:tcPr>
                <w:tcW w:w="3969" w:type="dxa"/>
                <w:gridSpan w:val="2"/>
              </w:tcPr>
            </w:tcPrChange>
          </w:tcPr>
          <w:p w14:paraId="7979F3F7" w14:textId="70EBE06F" w:rsidR="00ED2A48" w:rsidRPr="00887FC9" w:rsidRDefault="00ED2A48" w:rsidP="00ED2A48">
            <w:pPr>
              <w:rPr>
                <w:ins w:id="836" w:author="Heather M" w:date="2025-10-13T20:38:00Z" w16du:dateUtc="2025-10-14T00:38:00Z"/>
                <w:rFonts w:ascii="Arial" w:hAnsi="Arial" w:cs="Arial"/>
                <w:noProof/>
                <w:sz w:val="21"/>
                <w:szCs w:val="21"/>
                <w14:ligatures w14:val="standardContextual"/>
                <w:rPrChange w:id="837" w:author="Heather M" w:date="2025-10-13T20:43:00Z" w16du:dateUtc="2025-10-14T00:43:00Z">
                  <w:rPr>
                    <w:ins w:id="838" w:author="Heather M" w:date="2025-10-13T20:38:00Z" w16du:dateUtc="2025-10-14T00:38:00Z"/>
                    <w:rFonts w:ascii="Arial" w:hAnsi="Arial" w:cs="Arial"/>
                    <w:noProof/>
                    <w:sz w:val="22"/>
                    <w:szCs w:val="22"/>
                    <w14:ligatures w14:val="standardContextual"/>
                  </w:rPr>
                </w:rPrChange>
              </w:rPr>
            </w:pPr>
            <w:ins w:id="839" w:author="Heather M" w:date="2025-10-13T20:38:00Z" w16du:dateUtc="2025-10-14T00:38:00Z">
              <w:r w:rsidRPr="00887FC9">
                <w:rPr>
                  <w:rFonts w:ascii="Arial" w:hAnsi="Arial" w:cs="Arial"/>
                  <w:noProof/>
                  <w:sz w:val="21"/>
                  <w:szCs w:val="21"/>
                  <w14:ligatures w14:val="standardContextual"/>
                  <w:rPrChange w:id="840" w:author="Heather M" w:date="2025-10-13T20:43:00Z" w16du:dateUtc="2025-10-14T00:43:00Z">
                    <w:rPr>
                      <w:rFonts w:ascii="Arial" w:hAnsi="Arial" w:cs="Arial"/>
                      <w:noProof/>
                      <w:sz w:val="22"/>
                      <w:szCs w:val="22"/>
                      <w14:ligatures w14:val="standardContextual"/>
                    </w:rPr>
                  </w:rPrChange>
                </w:rPr>
                <w:t xml:space="preserve">Y = </w:t>
              </w:r>
              <w:r w:rsidRPr="00887FC9">
                <w:rPr>
                  <w:rFonts w:ascii="Arial" w:hAnsi="Arial" w:cs="Arial"/>
                  <w:noProof/>
                  <w:sz w:val="21"/>
                  <w:szCs w:val="21"/>
                  <w:lang w:val="el-GR"/>
                  <w14:ligatures w14:val="standardContextual"/>
                  <w:rPrChange w:id="841"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842" w:author="Heather M" w:date="2025-10-13T20:43:00Z" w16du:dateUtc="2025-10-14T00:43:00Z">
                    <w:rPr>
                      <w:rFonts w:ascii="Arial" w:hAnsi="Arial" w:cs="Arial"/>
                      <w:noProof/>
                      <w:sz w:val="22"/>
                      <w:szCs w:val="22"/>
                      <w:vertAlign w:val="subscript"/>
                      <w14:ligatures w14:val="standardContextual"/>
                    </w:rPr>
                  </w:rPrChange>
                </w:rPr>
                <w:t>0</w:t>
              </w:r>
              <w:r w:rsidRPr="00887FC9">
                <w:rPr>
                  <w:rFonts w:ascii="Arial" w:hAnsi="Arial" w:cs="Arial"/>
                  <w:noProof/>
                  <w:sz w:val="21"/>
                  <w:szCs w:val="21"/>
                  <w14:ligatures w14:val="standardContextual"/>
                  <w:rPrChange w:id="843"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noProof/>
                  <w:sz w:val="21"/>
                  <w:szCs w:val="21"/>
                  <w:lang w:val="el-GR"/>
                  <w14:ligatures w14:val="standardContextual"/>
                  <w:rPrChange w:id="844" w:author="Heather M" w:date="2025-10-13T20:43:00Z" w16du:dateUtc="2025-10-14T00:43:00Z">
                    <w:rPr>
                      <w:rFonts w:ascii="Arial" w:hAnsi="Arial" w:cs="Arial"/>
                      <w:noProof/>
                      <w:sz w:val="22"/>
                      <w:szCs w:val="22"/>
                      <w:lang w:val="el-GR"/>
                      <w14:ligatures w14:val="standardContextual"/>
                    </w:rPr>
                  </w:rPrChange>
                </w:rPr>
                <w:t>β</w:t>
              </w:r>
              <w:r w:rsidRPr="00887FC9">
                <w:rPr>
                  <w:rFonts w:ascii="Arial" w:hAnsi="Arial" w:cs="Arial"/>
                  <w:noProof/>
                  <w:sz w:val="21"/>
                  <w:szCs w:val="21"/>
                  <w:vertAlign w:val="subscript"/>
                  <w14:ligatures w14:val="standardContextual"/>
                  <w:rPrChange w:id="845" w:author="Heather M" w:date="2025-10-13T20:43:00Z" w16du:dateUtc="2025-10-14T00:43:00Z">
                    <w:rPr>
                      <w:rFonts w:ascii="Arial" w:hAnsi="Arial" w:cs="Arial"/>
                      <w:noProof/>
                      <w:sz w:val="22"/>
                      <w:szCs w:val="22"/>
                      <w:vertAlign w:val="subscript"/>
                      <w14:ligatures w14:val="standardContextual"/>
                    </w:rPr>
                  </w:rPrChange>
                </w:rPr>
                <w:t>1</w:t>
              </w:r>
              <w:r w:rsidRPr="00887FC9">
                <w:rPr>
                  <w:rFonts w:ascii="Arial" w:hAnsi="Arial" w:cs="Arial"/>
                  <w:noProof/>
                  <w:sz w:val="21"/>
                  <w:szCs w:val="21"/>
                  <w14:ligatures w14:val="standardContextual"/>
                  <w:rPrChange w:id="846" w:author="Heather M" w:date="2025-10-13T20:43:00Z" w16du:dateUtc="2025-10-14T00:43:00Z">
                    <w:rPr>
                      <w:rFonts w:ascii="Arial" w:hAnsi="Arial" w:cs="Arial"/>
                      <w:noProof/>
                      <w:sz w:val="22"/>
                      <w:szCs w:val="22"/>
                      <w14:ligatures w14:val="standardContextual"/>
                    </w:rPr>
                  </w:rPrChange>
                </w:rPr>
                <w:t>*A</w:t>
              </w:r>
            </w:ins>
          </w:p>
          <w:p w14:paraId="75A216C3" w14:textId="46CE4A65" w:rsidR="00493993" w:rsidRPr="00887FC9" w:rsidRDefault="00ED2A48" w:rsidP="00ED2A48">
            <w:pPr>
              <w:rPr>
                <w:rFonts w:ascii="Arial" w:hAnsi="Arial" w:cs="Arial"/>
                <w:noProof/>
                <w:sz w:val="21"/>
                <w:szCs w:val="21"/>
                <w14:ligatures w14:val="standardContextual"/>
                <w:rPrChange w:id="847" w:author="Heather M" w:date="2025-10-13T20:43:00Z" w16du:dateUtc="2025-10-14T00:43:00Z">
                  <w:rPr>
                    <w:rFonts w:ascii="Arial" w:hAnsi="Arial" w:cs="Arial"/>
                    <w:noProof/>
                    <w:sz w:val="22"/>
                    <w:szCs w:val="22"/>
                    <w14:ligatures w14:val="standardContextual"/>
                  </w:rPr>
                </w:rPrChange>
              </w:rPr>
            </w:pPr>
            <w:ins w:id="848" w:author="Heather M" w:date="2025-10-13T20:38:00Z" w16du:dateUtc="2025-10-14T00:38:00Z">
              <w:r w:rsidRPr="00887FC9">
                <w:rPr>
                  <w:rFonts w:ascii="Arial" w:hAnsi="Arial" w:cs="Arial"/>
                  <w:noProof/>
                  <w:sz w:val="21"/>
                  <w:szCs w:val="21"/>
                  <w14:ligatures w14:val="standardContextual"/>
                  <w:rPrChange w:id="849" w:author="Heather M" w:date="2025-10-13T20:43:00Z" w16du:dateUtc="2025-10-14T00:43:00Z">
                    <w:rPr>
                      <w:rFonts w:ascii="Arial" w:hAnsi="Arial" w:cs="Arial"/>
                      <w:noProof/>
                      <w:sz w:val="22"/>
                      <w:szCs w:val="22"/>
                      <w14:ligatures w14:val="standardContextual"/>
                    </w:rPr>
                  </w:rPrChange>
                </w:rPr>
                <w:t xml:space="preserve">N = </w:t>
              </w:r>
              <w:r w:rsidRPr="00887FC9">
                <w:rPr>
                  <w:rFonts w:ascii="Arial" w:hAnsi="Arial" w:cs="Arial"/>
                  <w:sz w:val="21"/>
                  <w:szCs w:val="21"/>
                  <w:rPrChange w:id="850"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851" w:author="Heather M" w:date="2025-10-13T20:43:00Z" w16du:dateUtc="2025-10-14T00:43:00Z">
                    <w:rPr>
                      <w:rFonts w:ascii="Arial" w:hAnsi="Arial" w:cs="Arial"/>
                      <w:noProof/>
                      <w:sz w:val="22"/>
                      <w:szCs w:val="22"/>
                      <w:vertAlign w:val="subscript"/>
                      <w14:ligatures w14:val="standardContextual"/>
                    </w:rPr>
                  </w:rPrChange>
                </w:rPr>
                <w:t xml:space="preserve"> 0</w:t>
              </w:r>
              <w:r w:rsidRPr="00887FC9">
                <w:rPr>
                  <w:rFonts w:ascii="Arial" w:hAnsi="Arial" w:cs="Arial"/>
                  <w:noProof/>
                  <w:sz w:val="21"/>
                  <w:szCs w:val="21"/>
                  <w14:ligatures w14:val="standardContextual"/>
                  <w:rPrChange w:id="852" w:author="Heather M" w:date="2025-10-13T20:43:00Z" w16du:dateUtc="2025-10-14T00:43:00Z">
                    <w:rPr>
                      <w:rFonts w:ascii="Arial" w:hAnsi="Arial" w:cs="Arial"/>
                      <w:noProof/>
                      <w:sz w:val="22"/>
                      <w:szCs w:val="22"/>
                      <w14:ligatures w14:val="standardContextual"/>
                    </w:rPr>
                  </w:rPrChange>
                </w:rPr>
                <w:t xml:space="preserve"> + </w:t>
              </w:r>
              <w:r w:rsidRPr="00887FC9">
                <w:rPr>
                  <w:rFonts w:ascii="Arial" w:hAnsi="Arial" w:cs="Arial"/>
                  <w:sz w:val="21"/>
                  <w:szCs w:val="21"/>
                  <w:rPrChange w:id="853" w:author="Heather M" w:date="2025-10-13T20:43:00Z" w16du:dateUtc="2025-10-14T00:43:00Z">
                    <w:rPr>
                      <w:rFonts w:ascii="Arial" w:hAnsi="Arial" w:cs="Arial"/>
                      <w:sz w:val="22"/>
                      <w:szCs w:val="22"/>
                    </w:rPr>
                  </w:rPrChange>
                </w:rPr>
                <w:t xml:space="preserve"> Γ</w:t>
              </w:r>
              <w:r w:rsidRPr="00887FC9">
                <w:rPr>
                  <w:rFonts w:ascii="Arial" w:hAnsi="Arial" w:cs="Arial"/>
                  <w:noProof/>
                  <w:sz w:val="21"/>
                  <w:szCs w:val="21"/>
                  <w:vertAlign w:val="subscript"/>
                  <w14:ligatures w14:val="standardContextual"/>
                  <w:rPrChange w:id="854" w:author="Heather M" w:date="2025-10-13T20:43:00Z" w16du:dateUtc="2025-10-14T00:43:00Z">
                    <w:rPr>
                      <w:rFonts w:ascii="Arial" w:hAnsi="Arial" w:cs="Arial"/>
                      <w:noProof/>
                      <w:sz w:val="22"/>
                      <w:szCs w:val="22"/>
                      <w:vertAlign w:val="subscript"/>
                      <w14:ligatures w14:val="standardContextual"/>
                    </w:rPr>
                  </w:rPrChange>
                </w:rPr>
                <w:t xml:space="preserve"> 1</w:t>
              </w:r>
              <w:r w:rsidRPr="00887FC9">
                <w:rPr>
                  <w:rFonts w:ascii="Arial" w:hAnsi="Arial" w:cs="Arial"/>
                  <w:noProof/>
                  <w:sz w:val="21"/>
                  <w:szCs w:val="21"/>
                  <w14:ligatures w14:val="standardContextual"/>
                  <w:rPrChange w:id="855" w:author="Heather M" w:date="2025-10-13T20:43:00Z" w16du:dateUtc="2025-10-14T00:43:00Z">
                    <w:rPr>
                      <w:rFonts w:ascii="Arial" w:hAnsi="Arial" w:cs="Arial"/>
                      <w:noProof/>
                      <w:sz w:val="22"/>
                      <w:szCs w:val="22"/>
                      <w14:ligatures w14:val="standardContextual"/>
                    </w:rPr>
                  </w:rPrChange>
                </w:rPr>
                <w:t>*A</w:t>
              </w:r>
            </w:ins>
          </w:p>
        </w:tc>
        <w:tc>
          <w:tcPr>
            <w:tcW w:w="3967" w:type="dxa"/>
            <w:vAlign w:val="center"/>
            <w:tcPrChange w:id="856" w:author="Heather M" w:date="2025-10-13T20:42:00Z" w16du:dateUtc="2025-10-14T00:42:00Z">
              <w:tcPr>
                <w:tcW w:w="3969" w:type="dxa"/>
                <w:gridSpan w:val="2"/>
                <w:vAlign w:val="center"/>
              </w:tcPr>
            </w:tcPrChange>
          </w:tcPr>
          <w:p w14:paraId="1BB843D7" w14:textId="3CFA9E92" w:rsidR="00493993" w:rsidRPr="00887FC9" w:rsidRDefault="00493993" w:rsidP="003F116F">
            <w:pPr>
              <w:rPr>
                <w:rFonts w:ascii="Arial" w:hAnsi="Arial" w:cs="Arial"/>
                <w:noProof/>
                <w:sz w:val="21"/>
                <w:szCs w:val="21"/>
                <w:rPrChange w:id="857" w:author="Heather M" w:date="2025-10-13T20:43:00Z" w16du:dateUtc="2025-10-14T00:43:00Z">
                  <w:rPr>
                    <w:rFonts w:ascii="Arial" w:hAnsi="Arial" w:cs="Arial"/>
                    <w:noProof/>
                    <w:sz w:val="22"/>
                    <w:szCs w:val="22"/>
                  </w:rPr>
                </w:rPrChange>
              </w:rPr>
            </w:pPr>
            <w:r w:rsidRPr="00887FC9">
              <w:rPr>
                <w:rFonts w:ascii="Arial" w:hAnsi="Arial" w:cs="Arial"/>
                <w:noProof/>
                <w:sz w:val="21"/>
                <w:szCs w:val="21"/>
                <w14:ligatures w14:val="standardContextual"/>
                <w:rPrChange w:id="858" w:author="Heather M" w:date="2025-10-13T20:43:00Z" w16du:dateUtc="2025-10-14T00:43:00Z">
                  <w:rPr>
                    <w:rFonts w:ascii="Arial" w:hAnsi="Arial" w:cs="Arial"/>
                    <w:noProof/>
                    <w:sz w:val="22"/>
                    <w:szCs w:val="22"/>
                    <w14:ligatures w14:val="standardContextual"/>
                  </w:rPr>
                </w:rPrChange>
              </w:rPr>
              <w:drawing>
                <wp:inline distT="0" distB="0" distL="0" distR="0" wp14:anchorId="62263F78" wp14:editId="7A0DA25B">
                  <wp:extent cx="1956391" cy="795819"/>
                  <wp:effectExtent l="0" t="0" r="0" b="4445"/>
                  <wp:docPr id="1217232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2793" name="Picture 12172327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2950" cy="831029"/>
                          </a:xfrm>
                          <a:prstGeom prst="rect">
                            <a:avLst/>
                          </a:prstGeom>
                        </pic:spPr>
                      </pic:pic>
                    </a:graphicData>
                  </a:graphic>
                </wp:inline>
              </w:drawing>
            </w:r>
            <w:r w:rsidRPr="00887FC9">
              <w:rPr>
                <w:rFonts w:ascii="Arial" w:hAnsi="Arial" w:cs="Arial"/>
                <w:noProof/>
                <w:sz w:val="21"/>
                <w:szCs w:val="21"/>
                <w:rPrChange w:id="859" w:author="Heather M" w:date="2025-10-13T20:43:00Z" w16du:dateUtc="2025-10-14T00:43:00Z">
                  <w:rPr>
                    <w:rFonts w:ascii="Arial" w:hAnsi="Arial" w:cs="Arial"/>
                    <w:noProof/>
                    <w:sz w:val="22"/>
                    <w:szCs w:val="22"/>
                  </w:rPr>
                </w:rPrChange>
              </w:rPr>
              <w:t xml:space="preserve">             </w:t>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ins w:id="860" w:author="Heather M" w:date="2025-10-13T18:12:00Z" w16du:dateUtc="2025-10-13T22:12:00Z"/>
          <w:rFonts w:ascii="Arial" w:hAnsi="Arial" w:cs="Arial"/>
          <w:b/>
          <w:bCs/>
          <w:sz w:val="22"/>
          <w:szCs w:val="22"/>
        </w:rPr>
      </w:pPr>
    </w:p>
    <w:p w14:paraId="528A599B" w14:textId="77777777" w:rsidR="008A7D09" w:rsidRDefault="008A7D09" w:rsidP="00B07B5C">
      <w:pPr>
        <w:rPr>
          <w:ins w:id="861" w:author="Heather M" w:date="2025-10-13T18:12:00Z" w16du:dateUtc="2025-10-13T22:12:00Z"/>
          <w:rFonts w:ascii="Arial" w:hAnsi="Arial" w:cs="Arial"/>
          <w:b/>
          <w:bCs/>
          <w:sz w:val="22"/>
          <w:szCs w:val="22"/>
        </w:rPr>
      </w:pPr>
    </w:p>
    <w:p w14:paraId="12978725" w14:textId="77777777" w:rsidR="008A7D09" w:rsidRDefault="008A7D09" w:rsidP="00B07B5C">
      <w:pPr>
        <w:rPr>
          <w:ins w:id="862" w:author="Heather M" w:date="2025-10-13T18:12:00Z" w16du:dateUtc="2025-10-13T22:12:00Z"/>
          <w:rFonts w:ascii="Arial" w:hAnsi="Arial" w:cs="Arial"/>
          <w:b/>
          <w:bCs/>
          <w:sz w:val="22"/>
          <w:szCs w:val="22"/>
        </w:rPr>
      </w:pPr>
    </w:p>
    <w:p w14:paraId="56EAAB11" w14:textId="77777777" w:rsidR="008A7D09" w:rsidRDefault="008A7D09" w:rsidP="00B07B5C">
      <w:pPr>
        <w:rPr>
          <w:ins w:id="863" w:author="Heather M" w:date="2025-10-13T18:12:00Z" w16du:dateUtc="2025-10-13T22:12:00Z"/>
          <w:rFonts w:ascii="Arial" w:hAnsi="Arial" w:cs="Arial"/>
          <w:b/>
          <w:bCs/>
          <w:sz w:val="22"/>
          <w:szCs w:val="22"/>
        </w:rPr>
      </w:pPr>
    </w:p>
    <w:p w14:paraId="4AC5EEB2" w14:textId="77777777" w:rsidR="008A7D09" w:rsidDel="00887FC9" w:rsidRDefault="008A7D09" w:rsidP="00B07B5C">
      <w:pPr>
        <w:rPr>
          <w:del w:id="864" w:author="Heather M" w:date="2025-10-13T20:42:00Z" w16du:dateUtc="2025-10-14T00:42:00Z"/>
          <w:rFonts w:ascii="Arial" w:hAnsi="Arial" w:cs="Arial"/>
          <w:b/>
          <w:bCs/>
          <w:sz w:val="22"/>
          <w:szCs w:val="22"/>
        </w:rPr>
      </w:pPr>
    </w:p>
    <w:p w14:paraId="41CF577A" w14:textId="77777777" w:rsidR="008D03A3" w:rsidDel="00887FC9" w:rsidRDefault="008D03A3" w:rsidP="00B07B5C">
      <w:pPr>
        <w:rPr>
          <w:del w:id="865" w:author="Heather M" w:date="2025-10-13T20:42:00Z" w16du:dateUtc="2025-10-14T00:42:00Z"/>
          <w:rFonts w:ascii="Arial" w:hAnsi="Arial" w:cs="Arial"/>
          <w:b/>
          <w:bCs/>
          <w:sz w:val="22"/>
          <w:szCs w:val="22"/>
        </w:rPr>
      </w:pPr>
    </w:p>
    <w:p w14:paraId="3E042D97" w14:textId="77777777" w:rsidR="008D03A3" w:rsidDel="00887FC9" w:rsidRDefault="008D03A3" w:rsidP="00B07B5C">
      <w:pPr>
        <w:rPr>
          <w:del w:id="866" w:author="Heather M" w:date="2025-10-13T20:42:00Z" w16du:dateUtc="2025-10-14T00:42:00Z"/>
          <w:rFonts w:ascii="Arial" w:hAnsi="Arial" w:cs="Arial"/>
          <w:b/>
          <w:bCs/>
          <w:sz w:val="22"/>
          <w:szCs w:val="22"/>
        </w:rPr>
      </w:pPr>
    </w:p>
    <w:p w14:paraId="14FA8197" w14:textId="77777777" w:rsidR="008D03A3" w:rsidDel="00887FC9" w:rsidRDefault="008D03A3" w:rsidP="00B07B5C">
      <w:pPr>
        <w:rPr>
          <w:del w:id="867" w:author="Heather M" w:date="2025-10-13T20:42:00Z" w16du:dateUtc="2025-10-14T00:42:00Z"/>
          <w:rFonts w:ascii="Arial" w:hAnsi="Arial" w:cs="Arial"/>
          <w:b/>
          <w:bCs/>
          <w:sz w:val="22"/>
          <w:szCs w:val="22"/>
        </w:rPr>
      </w:pPr>
    </w:p>
    <w:p w14:paraId="29D93D15" w14:textId="77777777" w:rsidR="008D03A3" w:rsidDel="00887FC9" w:rsidRDefault="008D03A3" w:rsidP="00B07B5C">
      <w:pPr>
        <w:rPr>
          <w:del w:id="868" w:author="Heather M" w:date="2025-10-13T20:42:00Z" w16du:dateUtc="2025-10-14T00:42:00Z"/>
          <w:rFonts w:ascii="Arial" w:hAnsi="Arial" w:cs="Arial"/>
          <w:b/>
          <w:bCs/>
          <w:sz w:val="22"/>
          <w:szCs w:val="22"/>
        </w:rPr>
      </w:pPr>
    </w:p>
    <w:p w14:paraId="181F2776" w14:textId="4E5CF1AD" w:rsidR="004F1E99" w:rsidRDefault="004F1E99" w:rsidP="00B07B5C">
      <w:pPr>
        <w:rPr>
          <w:rFonts w:ascii="Arial" w:hAnsi="Arial" w:cs="Arial"/>
          <w:sz w:val="22"/>
          <w:szCs w:val="22"/>
        </w:rPr>
      </w:pPr>
      <w:r w:rsidRPr="008B1F00">
        <w:rPr>
          <w:rFonts w:ascii="Arial" w:hAnsi="Arial" w:cs="Arial"/>
          <w:b/>
          <w:bCs/>
          <w:sz w:val="22"/>
          <w:szCs w:val="22"/>
        </w:rPr>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lastRenderedPageBreak/>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5EB04A05" w:rsidR="00C22D34" w:rsidRDefault="00C22D34" w:rsidP="00C22D34">
            <w:pPr>
              <w:jc w:val="center"/>
              <w:rPr>
                <w:rFonts w:ascii="Arial" w:hAnsi="Arial" w:cs="Arial"/>
                <w:sz w:val="22"/>
                <w:szCs w:val="22"/>
              </w:rPr>
            </w:pPr>
            <w:r>
              <w:rPr>
                <w:rFonts w:ascii="Arial" w:hAnsi="Arial" w:cs="Arial"/>
                <w:sz w:val="22"/>
                <w:szCs w:val="22"/>
              </w:rPr>
              <w:t xml:space="preserve">All variables </w:t>
            </w:r>
            <w:r w:rsidR="00295ABF">
              <w:rPr>
                <w:rFonts w:ascii="Arial" w:hAnsi="Arial" w:cs="Arial"/>
                <w:sz w:val="22"/>
                <w:szCs w:val="22"/>
              </w:rPr>
              <w:t xml:space="preserve">assessed </w:t>
            </w:r>
            <w:r>
              <w:rPr>
                <w:rFonts w:ascii="Arial" w:hAnsi="Arial" w:cs="Arial"/>
                <w:sz w:val="22"/>
                <w:szCs w:val="22"/>
              </w:rPr>
              <w:t>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57F84E8C" w:rsidR="00C22D34" w:rsidRDefault="00C22D34" w:rsidP="00C22D34">
            <w:pPr>
              <w:rPr>
                <w:rFonts w:ascii="Arial" w:hAnsi="Arial" w:cs="Arial"/>
                <w:sz w:val="22"/>
                <w:szCs w:val="22"/>
              </w:rPr>
            </w:pPr>
            <w:r w:rsidRPr="00112A20">
              <w:rPr>
                <w:rFonts w:ascii="Arial" w:hAnsi="Arial" w:cs="Arial"/>
                <w:sz w:val="22"/>
                <w:szCs w:val="22"/>
              </w:rPr>
              <w:t xml:space="preserve">2. </w:t>
            </w:r>
            <w:r w:rsidR="00C22980" w:rsidRPr="00C22980">
              <w:rPr>
                <w:rFonts w:ascii="Arial" w:hAnsi="Arial" w:cs="Arial"/>
                <w:sz w:val="22"/>
                <w:szCs w:val="22"/>
              </w:rPr>
              <w:t>Different unobserved confounding mechanisms</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771A828D"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ins w:id="869" w:author="Heather M" w:date="2025-10-13T18:17:00Z" w16du:dateUtc="2025-10-13T22:17:00Z">
              <w:r w:rsidR="00F13D03" w:rsidRPr="003C3126">
                <w:rPr>
                  <w:rFonts w:ascii="Arial" w:hAnsi="Arial" w:cs="Arial"/>
                  <w:sz w:val="22"/>
                  <w:szCs w:val="22"/>
                </w:rPr>
                <w:t>Different confounder measurement error</w:t>
              </w:r>
            </w:ins>
            <w:del w:id="870" w:author="Heather M" w:date="2025-10-13T18:17:00Z" w16du:dateUtc="2025-10-13T22:17:00Z">
              <w:r w:rsidDel="00F13D03">
                <w:rPr>
                  <w:rFonts w:ascii="Arial" w:hAnsi="Arial" w:cs="Arial"/>
                  <w:sz w:val="22"/>
                  <w:szCs w:val="22"/>
                </w:rPr>
                <w:delText>Confounder m</w:delText>
              </w:r>
              <w:r w:rsidRPr="00112A20" w:rsidDel="00F13D03">
                <w:rPr>
                  <w:rFonts w:ascii="Arial" w:hAnsi="Arial" w:cs="Arial"/>
                  <w:sz w:val="22"/>
                  <w:szCs w:val="22"/>
                </w:rPr>
                <w:delText xml:space="preserve">easurement error </w:delText>
              </w:r>
            </w:del>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2E12743" w14:textId="77777777" w:rsidR="00A83D8D" w:rsidRDefault="00C22D34" w:rsidP="00C22D34">
            <w:pPr>
              <w:rPr>
                <w:ins w:id="871" w:author="Heather M" w:date="2025-10-13T18:14:00Z" w16du:dateUtc="2025-10-13T22:14:00Z"/>
                <w:rFonts w:ascii="Arial" w:hAnsi="Arial" w:cs="Arial"/>
                <w:sz w:val="22"/>
                <w:szCs w:val="22"/>
              </w:rPr>
            </w:pPr>
            <w:r>
              <w:rPr>
                <w:rFonts w:ascii="Arial" w:hAnsi="Arial" w:cs="Arial"/>
                <w:sz w:val="22"/>
                <w:szCs w:val="22"/>
              </w:rPr>
              <w:t>Residual bias due to confounder measurement error</w:t>
            </w:r>
            <w:ins w:id="872" w:author="Mayeda, Elizabeth Rose" w:date="2025-10-09T19:20:00Z" w16du:dateUtc="2025-10-10T02:20:00Z">
              <w:r w:rsidR="00222BF6">
                <w:rPr>
                  <w:rFonts w:ascii="Arial" w:hAnsi="Arial" w:cs="Arial"/>
                  <w:sz w:val="22"/>
                  <w:szCs w:val="22"/>
                </w:rPr>
                <w:t xml:space="preserve"> for </w:t>
              </w:r>
              <w:r w:rsidR="00222BF6" w:rsidRPr="00222BF6">
                <w:rPr>
                  <w:rFonts w:ascii="Arial" w:hAnsi="Arial" w:cs="Arial"/>
                  <w:i/>
                  <w:iCs/>
                  <w:sz w:val="22"/>
                  <w:szCs w:val="22"/>
                  <w:rPrChange w:id="873" w:author="Mayeda, Elizabeth Rose" w:date="2025-10-09T19:20:00Z" w16du:dateUtc="2025-10-10T02:20:00Z">
                    <w:rPr>
                      <w:rFonts w:ascii="Arial" w:hAnsi="Arial" w:cs="Arial"/>
                      <w:sz w:val="22"/>
                      <w:szCs w:val="22"/>
                    </w:rPr>
                  </w:rPrChange>
                </w:rPr>
                <w:t>A</w:t>
              </w:r>
            </w:ins>
            <w:ins w:id="874" w:author="Heather M" w:date="2025-10-13T18:13:00Z" w16du:dateUtc="2025-10-13T22:13:00Z">
              <w:r w:rsidR="0056665A">
                <w:rPr>
                  <w:rFonts w:ascii="Arial" w:hAnsi="Arial" w:cs="Arial"/>
                  <w:sz w:val="22"/>
                  <w:szCs w:val="22"/>
                </w:rPr>
                <w:t xml:space="preserve"> </w:t>
              </w:r>
            </w:ins>
            <w:ins w:id="875" w:author="Heather M" w:date="2025-10-13T18:14:00Z" w16du:dateUtc="2025-10-13T22:14:00Z">
              <w:r w:rsidR="0056665A">
                <w:rPr>
                  <w:rFonts w:ascii="Arial" w:hAnsi="Arial" w:cs="Arial"/>
                  <w:sz w:val="22"/>
                  <w:szCs w:val="22"/>
                </w:rPr>
                <w:t>–</w:t>
              </w:r>
            </w:ins>
            <w:ins w:id="876" w:author="Heather M" w:date="2025-10-13T18:13:00Z" w16du:dateUtc="2025-10-13T22:13:00Z">
              <w:r w:rsidR="0056665A">
                <w:rPr>
                  <w:rFonts w:ascii="Arial" w:hAnsi="Arial" w:cs="Arial"/>
                  <w:sz w:val="22"/>
                  <w:szCs w:val="22"/>
                </w:rPr>
                <w:t xml:space="preserve"> </w:t>
              </w:r>
            </w:ins>
            <w:ins w:id="877" w:author="Mayeda, Elizabeth Rose" w:date="2025-10-09T19:20:00Z" w16du:dateUtc="2025-10-10T02:20:00Z">
              <w:del w:id="878" w:author="Heather M" w:date="2025-10-13T18:13:00Z" w16du:dateUtc="2025-10-13T22:13:00Z">
                <w:r w:rsidR="00222BF6" w:rsidDel="0056665A">
                  <w:rPr>
                    <w:rFonts w:ascii="Arial" w:hAnsi="Arial" w:cs="Arial"/>
                    <w:sz w:val="22"/>
                    <w:szCs w:val="22"/>
                  </w:rPr>
                  <w:delText>-</w:delText>
                </w:r>
              </w:del>
              <w:r w:rsidR="00222BF6" w:rsidRPr="00222BF6">
                <w:rPr>
                  <w:rFonts w:ascii="Arial" w:hAnsi="Arial" w:cs="Arial"/>
                  <w:i/>
                  <w:iCs/>
                  <w:sz w:val="22"/>
                  <w:szCs w:val="22"/>
                  <w:rPrChange w:id="879" w:author="Mayeda, Elizabeth Rose" w:date="2025-10-09T19:20:00Z" w16du:dateUtc="2025-10-10T02:20:00Z">
                    <w:rPr>
                      <w:rFonts w:ascii="Arial" w:hAnsi="Arial" w:cs="Arial"/>
                      <w:sz w:val="22"/>
                      <w:szCs w:val="22"/>
                    </w:rPr>
                  </w:rPrChange>
                </w:rPr>
                <w:t>Y</w:t>
              </w:r>
              <w:r w:rsidR="00222BF6">
                <w:rPr>
                  <w:rFonts w:ascii="Arial" w:hAnsi="Arial" w:cs="Arial"/>
                  <w:sz w:val="22"/>
                  <w:szCs w:val="22"/>
                </w:rPr>
                <w:t xml:space="preserve"> but not </w:t>
              </w:r>
            </w:ins>
          </w:p>
          <w:p w14:paraId="25FE09DD" w14:textId="1A5C52CC" w:rsidR="00C22D34" w:rsidRDefault="00222BF6" w:rsidP="00C22D34">
            <w:pPr>
              <w:rPr>
                <w:rFonts w:ascii="Arial" w:hAnsi="Arial" w:cs="Arial"/>
                <w:sz w:val="22"/>
                <w:szCs w:val="22"/>
              </w:rPr>
            </w:pPr>
            <w:ins w:id="880" w:author="Mayeda, Elizabeth Rose" w:date="2025-10-09T19:20:00Z" w16du:dateUtc="2025-10-10T02:20:00Z">
              <w:r w:rsidRPr="00222BF6">
                <w:rPr>
                  <w:rFonts w:ascii="Arial" w:hAnsi="Arial" w:cs="Arial"/>
                  <w:i/>
                  <w:iCs/>
                  <w:sz w:val="22"/>
                  <w:szCs w:val="22"/>
                  <w:rPrChange w:id="881" w:author="Mayeda, Elizabeth Rose" w:date="2025-10-09T19:20:00Z" w16du:dateUtc="2025-10-10T02:20:00Z">
                    <w:rPr>
                      <w:rFonts w:ascii="Arial" w:hAnsi="Arial" w:cs="Arial"/>
                      <w:sz w:val="22"/>
                      <w:szCs w:val="22"/>
                    </w:rPr>
                  </w:rPrChange>
                </w:rPr>
                <w:t>A</w:t>
              </w:r>
            </w:ins>
            <w:ins w:id="882" w:author="Heather M" w:date="2025-10-13T18:14:00Z" w16du:dateUtc="2025-10-13T22:14:00Z">
              <w:r w:rsidR="0056665A">
                <w:rPr>
                  <w:rFonts w:ascii="Arial" w:hAnsi="Arial" w:cs="Arial"/>
                  <w:sz w:val="22"/>
                  <w:szCs w:val="22"/>
                </w:rPr>
                <w:t xml:space="preserve"> –</w:t>
              </w:r>
            </w:ins>
            <w:ins w:id="883" w:author="Mayeda, Elizabeth Rose" w:date="2025-10-09T19:20:00Z" w16du:dateUtc="2025-10-10T02:20:00Z">
              <w:del w:id="884" w:author="Heather M" w:date="2025-10-13T18:14:00Z" w16du:dateUtc="2025-10-13T22:14:00Z">
                <w:r w:rsidDel="0056665A">
                  <w:rPr>
                    <w:rFonts w:ascii="Arial" w:hAnsi="Arial" w:cs="Arial"/>
                    <w:sz w:val="22"/>
                    <w:szCs w:val="22"/>
                  </w:rPr>
                  <w:delText>-</w:delText>
                </w:r>
              </w:del>
              <w:r w:rsidRPr="00222BF6">
                <w:rPr>
                  <w:rFonts w:ascii="Arial" w:hAnsi="Arial" w:cs="Arial"/>
                  <w:i/>
                  <w:iCs/>
                  <w:sz w:val="22"/>
                  <w:szCs w:val="22"/>
                  <w:rPrChange w:id="885" w:author="Mayeda, Elizabeth Rose" w:date="2025-10-09T19:20:00Z" w16du:dateUtc="2025-10-10T02:20:00Z">
                    <w:rPr>
                      <w:rFonts w:ascii="Arial" w:hAnsi="Arial" w:cs="Arial"/>
                      <w:sz w:val="22"/>
                      <w:szCs w:val="22"/>
                    </w:rPr>
                  </w:rPrChange>
                </w:rPr>
                <w:t>N</w:t>
              </w:r>
            </w:ins>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2F3CD95C" w:rsidR="00C22D34" w:rsidRDefault="00C22D34" w:rsidP="007005AC">
            <w:pPr>
              <w:rPr>
                <w:rFonts w:ascii="Arial" w:hAnsi="Arial" w:cs="Arial"/>
                <w:sz w:val="22"/>
                <w:szCs w:val="22"/>
              </w:rPr>
            </w:pPr>
            <w:r>
              <w:rPr>
                <w:rFonts w:ascii="Arial" w:hAnsi="Arial" w:cs="Arial"/>
                <w:sz w:val="22"/>
                <w:szCs w:val="22"/>
              </w:rPr>
              <w:t xml:space="preserve">Residual bias due to model misspecification </w:t>
            </w:r>
            <w:ins w:id="886" w:author="Heather M" w:date="2025-10-13T18:14:00Z" w16du:dateUtc="2025-10-13T22:14:00Z">
              <w:r w:rsidR="007005AC">
                <w:rPr>
                  <w:rFonts w:ascii="Arial" w:hAnsi="Arial" w:cs="Arial"/>
                  <w:sz w:val="22"/>
                  <w:szCs w:val="22"/>
                </w:rPr>
                <w:t xml:space="preserve">for </w:t>
              </w:r>
              <w:r w:rsidR="007005AC" w:rsidRPr="003C3126">
                <w:rPr>
                  <w:rFonts w:ascii="Arial" w:hAnsi="Arial" w:cs="Arial"/>
                  <w:i/>
                  <w:iCs/>
                  <w:sz w:val="22"/>
                  <w:szCs w:val="22"/>
                </w:rPr>
                <w:t>A</w:t>
              </w:r>
              <w:r w:rsidR="007005AC">
                <w:rPr>
                  <w:rFonts w:ascii="Arial" w:hAnsi="Arial" w:cs="Arial"/>
                  <w:sz w:val="22"/>
                  <w:szCs w:val="22"/>
                </w:rPr>
                <w:t xml:space="preserve"> – </w:t>
              </w:r>
              <w:r w:rsidR="007005AC" w:rsidRPr="003C3126">
                <w:rPr>
                  <w:rFonts w:ascii="Arial" w:hAnsi="Arial" w:cs="Arial"/>
                  <w:i/>
                  <w:iCs/>
                  <w:sz w:val="22"/>
                  <w:szCs w:val="22"/>
                </w:rPr>
                <w:t>Y</w:t>
              </w:r>
              <w:r w:rsidR="007005AC">
                <w:rPr>
                  <w:rFonts w:ascii="Arial" w:hAnsi="Arial" w:cs="Arial"/>
                  <w:sz w:val="22"/>
                  <w:szCs w:val="22"/>
                </w:rPr>
                <w:t xml:space="preserve"> but not </w:t>
              </w:r>
              <w:r w:rsidR="007005AC" w:rsidRPr="003C3126">
                <w:rPr>
                  <w:rFonts w:ascii="Arial" w:hAnsi="Arial" w:cs="Arial"/>
                  <w:i/>
                  <w:iCs/>
                  <w:sz w:val="22"/>
                  <w:szCs w:val="22"/>
                </w:rPr>
                <w:t>A</w:t>
              </w:r>
              <w:r w:rsidR="007005AC">
                <w:rPr>
                  <w:rFonts w:ascii="Arial" w:hAnsi="Arial" w:cs="Arial"/>
                  <w:sz w:val="22"/>
                  <w:szCs w:val="22"/>
                </w:rPr>
                <w:t xml:space="preserve"> –</w:t>
              </w:r>
              <w:r w:rsidR="007005AC" w:rsidRPr="003C3126">
                <w:rPr>
                  <w:rFonts w:ascii="Arial" w:hAnsi="Arial" w:cs="Arial"/>
                  <w:i/>
                  <w:iCs/>
                  <w:sz w:val="22"/>
                  <w:szCs w:val="22"/>
                </w:rPr>
                <w:t>N</w:t>
              </w:r>
            </w:ins>
          </w:p>
        </w:tc>
      </w:tr>
      <w:tr w:rsidR="00C22D34" w14:paraId="58C65210" w14:textId="6978CDEE" w:rsidTr="00890C04">
        <w:trPr>
          <w:trHeight w:val="306"/>
        </w:trPr>
        <w:tc>
          <w:tcPr>
            <w:tcW w:w="1980" w:type="dxa"/>
            <w:vAlign w:val="center"/>
          </w:tcPr>
          <w:p w14:paraId="32327D74" w14:textId="6D0613D1"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xml:space="preserve">. </w:t>
            </w:r>
            <w:ins w:id="887" w:author="Heather M" w:date="2025-10-13T18:17:00Z" w16du:dateUtc="2025-10-13T22:17:00Z">
              <w:r w:rsidR="00B81812" w:rsidRPr="003C3126">
                <w:rPr>
                  <w:rFonts w:ascii="Arial" w:hAnsi="Arial" w:cs="Arial"/>
                  <w:sz w:val="22"/>
                  <w:szCs w:val="22"/>
                </w:rPr>
                <w:t>Weaker confounding in negative control outcome</w:t>
              </w:r>
            </w:ins>
            <w:del w:id="888" w:author="Heather M" w:date="2025-10-13T18:17:00Z" w16du:dateUtc="2025-10-13T22:17:00Z">
              <w:r w:rsidRPr="00112A20" w:rsidDel="00B81812">
                <w:rPr>
                  <w:rFonts w:ascii="Arial" w:hAnsi="Arial" w:cs="Arial"/>
                  <w:sz w:val="22"/>
                  <w:szCs w:val="22"/>
                </w:rPr>
                <w:delText>Weak negative control</w:delText>
              </w:r>
            </w:del>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515D8480"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ins w:id="889" w:author="Heather M" w:date="2025-10-13T18:17:00Z" w16du:dateUtc="2025-10-13T22:17:00Z">
              <w:r w:rsidR="00C67828" w:rsidRPr="003C3126">
                <w:rPr>
                  <w:rFonts w:ascii="Arial" w:hAnsi="Arial" w:cs="Arial"/>
                  <w:sz w:val="22"/>
                  <w:szCs w:val="22"/>
                </w:rPr>
                <w:t>Unobserved confounder negatively associated with negative control outcome</w:t>
              </w:r>
            </w:ins>
            <w:del w:id="890" w:author="Heather M" w:date="2025-10-13T18:17:00Z" w16du:dateUtc="2025-10-13T22:17:00Z">
              <w:r w:rsidDel="00C67828">
                <w:rPr>
                  <w:rFonts w:ascii="Arial" w:hAnsi="Arial" w:cs="Arial"/>
                  <w:sz w:val="22"/>
                  <w:szCs w:val="22"/>
                </w:rPr>
                <w:delText>Negative association</w:delText>
              </w:r>
            </w:del>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commentRangeStart w:id="891"/>
            <w:commentRangeStart w:id="892"/>
            <w:r>
              <w:rPr>
                <w:rFonts w:ascii="Arial" w:hAnsi="Arial" w:cs="Arial"/>
                <w:sz w:val="22"/>
                <w:szCs w:val="22"/>
              </w:rPr>
              <w:t>Wut.</w:t>
            </w:r>
            <w:commentRangeEnd w:id="891"/>
            <w:r w:rsidR="009A7EDE">
              <w:rPr>
                <w:rStyle w:val="CommentReference"/>
                <w:rFonts w:asciiTheme="minorHAnsi" w:eastAsiaTheme="minorHAnsi" w:hAnsiTheme="minorHAnsi" w:cstheme="minorBidi"/>
                <w:kern w:val="2"/>
                <w14:ligatures w14:val="standardContextual"/>
              </w:rPr>
              <w:commentReference w:id="891"/>
            </w:r>
            <w:commentRangeEnd w:id="892"/>
            <w:r w:rsidR="00BF67E8">
              <w:rPr>
                <w:rStyle w:val="CommentReference"/>
                <w:rFonts w:asciiTheme="minorHAnsi" w:eastAsiaTheme="minorHAnsi" w:hAnsiTheme="minorHAnsi" w:cstheme="minorBidi"/>
                <w:kern w:val="2"/>
                <w14:ligatures w14:val="standardContextual"/>
              </w:rPr>
              <w:commentReference w:id="892"/>
            </w:r>
          </w:p>
        </w:tc>
        <w:tc>
          <w:tcPr>
            <w:tcW w:w="1843" w:type="dxa"/>
            <w:vAlign w:val="center"/>
          </w:tcPr>
          <w:p w14:paraId="37ECE36C" w14:textId="690E1F48" w:rsidR="00C22D34" w:rsidRDefault="0076480B" w:rsidP="00C22D34">
            <w:pPr>
              <w:rPr>
                <w:rFonts w:ascii="Arial" w:hAnsi="Arial" w:cs="Arial"/>
                <w:sz w:val="22"/>
                <w:szCs w:val="22"/>
              </w:rPr>
            </w:pPr>
            <w:r>
              <w:rPr>
                <w:rFonts w:ascii="Arial" w:hAnsi="Arial" w:cs="Arial"/>
                <w:sz w:val="22"/>
                <w:szCs w:val="22"/>
              </w:rPr>
              <w:t>Likely no conclusion</w:t>
            </w:r>
            <w:ins w:id="893" w:author="Heather M" w:date="2025-10-13T20:30:00Z" w16du:dateUtc="2025-10-14T00:30:00Z">
              <w:r w:rsidR="007B54E6">
                <w:rPr>
                  <w:rFonts w:ascii="Arial" w:hAnsi="Arial" w:cs="Arial"/>
                  <w:sz w:val="22"/>
                  <w:szCs w:val="22"/>
                </w:rPr>
                <w:t>, only confusion</w:t>
              </w:r>
            </w:ins>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08C5E0D8" w:rsidR="009A1CE7" w:rsidRDefault="00A159A7" w:rsidP="00B07B5C">
      <w:pPr>
        <w:rPr>
          <w:rFonts w:ascii="Arial" w:hAnsi="Arial" w:cs="Arial"/>
          <w:sz w:val="22"/>
          <w:szCs w:val="22"/>
        </w:rPr>
      </w:pPr>
      <w:ins w:id="894" w:author="Heather M" w:date="2025-10-13T20:42:00Z" w16du:dateUtc="2025-10-14T00:42:00Z">
        <w:r>
          <w:rPr>
            <w:rFonts w:ascii="Arial" w:hAnsi="Arial" w:cs="Arial"/>
            <w:noProof/>
            <w:sz w:val="22"/>
            <w:szCs w:val="22"/>
            <w14:ligatures w14:val="standardContextual"/>
          </w:rPr>
          <w:lastRenderedPageBreak/>
          <w:drawing>
            <wp:inline distT="0" distB="0" distL="0" distR="0" wp14:anchorId="2A4F6B81" wp14:editId="4F405989">
              <wp:extent cx="9144000" cy="4988560"/>
              <wp:effectExtent l="0" t="0" r="0" b="2540"/>
              <wp:docPr id="10847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97551" name="Picture 1084797551"/>
                      <pic:cNvPicPr/>
                    </pic:nvPicPr>
                    <pic:blipFill>
                      <a:blip r:embed="rId18">
                        <a:extLst>
                          <a:ext uri="{28A0092B-C50C-407E-A947-70E740481C1C}">
                            <a14:useLocalDpi xmlns:a14="http://schemas.microsoft.com/office/drawing/2010/main" val="0"/>
                          </a:ext>
                        </a:extLst>
                      </a:blip>
                      <a:stretch>
                        <a:fillRect/>
                      </a:stretch>
                    </pic:blipFill>
                    <pic:spPr>
                      <a:xfrm>
                        <a:off x="0" y="0"/>
                        <a:ext cx="9144000" cy="4988560"/>
                      </a:xfrm>
                      <a:prstGeom prst="rect">
                        <a:avLst/>
                      </a:prstGeom>
                    </pic:spPr>
                  </pic:pic>
                </a:graphicData>
              </a:graphic>
            </wp:inline>
          </w:drawing>
        </w:r>
      </w:ins>
    </w:p>
    <w:p w14:paraId="2C643F36" w14:textId="169F32B2" w:rsidR="00D65354" w:rsidRDefault="00D65354" w:rsidP="00B07B5C">
      <w:pPr>
        <w:rPr>
          <w:rFonts w:ascii="Arial" w:hAnsi="Arial" w:cs="Arial"/>
          <w:sz w:val="22"/>
          <w:szCs w:val="22"/>
        </w:rPr>
      </w:pPr>
    </w:p>
    <w:p w14:paraId="7D5F6B06" w14:textId="1F8308BC" w:rsidR="00957984" w:rsidRPr="00B15C3E" w:rsidRDefault="0021566B" w:rsidP="00B07B5C">
      <w:pPr>
        <w:rPr>
          <w:rFonts w:ascii="Arial" w:hAnsi="Arial" w:cs="Arial"/>
          <w:sz w:val="22"/>
          <w:szCs w:val="22"/>
        </w:rPr>
      </w:pPr>
      <w:r w:rsidRPr="00497B12">
        <w:rPr>
          <w:rFonts w:ascii="Arial" w:hAnsi="Arial" w:cs="Arial"/>
          <w:b/>
          <w:bCs/>
          <w:sz w:val="22"/>
          <w:szCs w:val="22"/>
        </w:rPr>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w:t>
      </w:r>
      <w:commentRangeStart w:id="895"/>
      <w:del w:id="896" w:author="Heather M" w:date="2025-10-13T18:11:00Z" w16du:dateUtc="2025-10-13T22:11:00Z">
        <w:r w:rsidR="00EB35AF" w:rsidDel="008A7D09">
          <w:rPr>
            <w:rFonts w:ascii="Arial" w:hAnsi="Arial" w:cs="Arial"/>
            <w:noProof/>
            <w:sz w:val="22"/>
            <w:szCs w:val="22"/>
            <w14:ligatures w14:val="standardContextual"/>
          </w:rPr>
          <w:drawing>
            <wp:anchor distT="0" distB="0" distL="114300" distR="114300" simplePos="0" relativeHeight="251658240" behindDoc="0" locked="0" layoutInCell="1" allowOverlap="1" wp14:anchorId="36C5C8A9" wp14:editId="0EBFCC01">
              <wp:simplePos x="0" y="0"/>
              <wp:positionH relativeFrom="column">
                <wp:posOffset>0</wp:posOffset>
              </wp:positionH>
              <wp:positionV relativeFrom="paragraph">
                <wp:posOffset>159385</wp:posOffset>
              </wp:positionV>
              <wp:extent cx="9144000" cy="4617085"/>
              <wp:effectExtent l="0" t="0" r="0" b="5715"/>
              <wp:wrapSquare wrapText="bothSides"/>
              <wp:docPr id="1429524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4097" name="Picture 14295240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144000" cy="4617085"/>
                      </a:xfrm>
                      <a:prstGeom prst="rect">
                        <a:avLst/>
                      </a:prstGeom>
                    </pic:spPr>
                  </pic:pic>
                </a:graphicData>
              </a:graphic>
              <wp14:sizeRelH relativeFrom="page">
                <wp14:pctWidth>0</wp14:pctWidth>
              </wp14:sizeRelH>
              <wp14:sizeRelV relativeFrom="page">
                <wp14:pctHeight>0</wp14:pctHeight>
              </wp14:sizeRelV>
            </wp:anchor>
          </w:drawing>
        </w:r>
      </w:del>
      <w:commentRangeEnd w:id="895"/>
      <w:r w:rsidR="003A07A2">
        <w:rPr>
          <w:rStyle w:val="CommentReference"/>
          <w:rFonts w:asciiTheme="minorHAnsi" w:eastAsiaTheme="minorHAnsi" w:hAnsiTheme="minorHAnsi" w:cstheme="minorBidi"/>
          <w:kern w:val="2"/>
          <w14:ligatures w14:val="standardContextual"/>
        </w:rPr>
        <w:commentReference w:id="895"/>
      </w:r>
      <w:r w:rsidR="00F84F3D">
        <w:rPr>
          <w:rFonts w:ascii="Arial" w:hAnsi="Arial" w:cs="Arial"/>
          <w:sz w:val="22"/>
          <w:szCs w:val="22"/>
        </w:rPr>
        <w:t>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ins w:id="897" w:author="Heather M" w:date="2025-10-13T18:12:00Z" w16du:dateUtc="2025-10-13T22:12:00Z">
        <w:r w:rsidR="008A7D09" w:rsidRPr="008A7D09">
          <w:rPr>
            <w:rFonts w:ascii="Arial" w:hAnsi="Arial" w:cs="Arial"/>
            <w:b/>
            <w:bCs/>
            <w:sz w:val="22"/>
            <w:szCs w:val="22"/>
            <w:rPrChange w:id="898" w:author="Heather M" w:date="2025-10-13T18:12:00Z" w16du:dateUtc="2025-10-13T22:12:00Z">
              <w:rPr>
                <w:rFonts w:ascii="Arial" w:hAnsi="Arial" w:cs="Arial"/>
                <w:sz w:val="22"/>
                <w:szCs w:val="22"/>
              </w:rPr>
            </w:rPrChange>
          </w:rPr>
          <w:t>Table 1</w:t>
        </w:r>
        <w:r w:rsidR="008A7D09">
          <w:rPr>
            <w:rFonts w:ascii="Arial" w:hAnsi="Arial" w:cs="Arial"/>
            <w:sz w:val="22"/>
            <w:szCs w:val="22"/>
          </w:rPr>
          <w:t>.</w:t>
        </w:r>
      </w:ins>
      <w:del w:id="899" w:author="Heather M" w:date="2025-10-13T18:12:00Z" w16du:dateUtc="2025-10-13T22:12:00Z">
        <w:r w:rsidR="006C7C4F" w:rsidRPr="006C7C4F" w:rsidDel="008A7D09">
          <w:rPr>
            <w:rFonts w:ascii="Arial" w:hAnsi="Arial" w:cs="Arial"/>
            <w:b/>
            <w:bCs/>
            <w:sz w:val="22"/>
            <w:szCs w:val="22"/>
          </w:rPr>
          <w:delText>Table 1</w:delText>
        </w:r>
        <w:r w:rsidR="00F84F3D" w:rsidDel="008A7D09">
          <w:rPr>
            <w:rFonts w:ascii="Arial" w:hAnsi="Arial" w:cs="Arial"/>
            <w:sz w:val="22"/>
            <w:szCs w:val="22"/>
          </w:rPr>
          <w:delText xml:space="preserve">. </w:delText>
        </w:r>
      </w:del>
      <w:r w:rsidR="00F84F3D">
        <w:rPr>
          <w:rFonts w:ascii="Arial" w:hAnsi="Arial" w:cs="Arial"/>
          <w:sz w:val="22"/>
          <w:szCs w:val="22"/>
        </w:rPr>
        <w:t xml:space="preserve">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Del="00A159A7" w:rsidRDefault="008D03A3" w:rsidP="00B07B5C">
      <w:pPr>
        <w:rPr>
          <w:del w:id="900" w:author="Heather M" w:date="2025-10-13T20:42:00Z" w16du:dateUtc="2025-10-14T00:42:00Z"/>
          <w:rFonts w:ascii="Arial" w:hAnsi="Arial" w:cs="Arial"/>
          <w:b/>
          <w:bCs/>
          <w:sz w:val="22"/>
          <w:szCs w:val="22"/>
        </w:rPr>
      </w:pPr>
    </w:p>
    <w:p w14:paraId="22693A3E" w14:textId="77777777" w:rsidR="008D03A3" w:rsidDel="00A159A7" w:rsidRDefault="008D03A3" w:rsidP="00B07B5C">
      <w:pPr>
        <w:rPr>
          <w:del w:id="901" w:author="Heather M" w:date="2025-10-13T20:42:00Z" w16du:dateUtc="2025-10-14T00:42:00Z"/>
          <w:rFonts w:ascii="Arial" w:hAnsi="Arial" w:cs="Arial"/>
          <w:b/>
          <w:bCs/>
          <w:sz w:val="22"/>
          <w:szCs w:val="22"/>
        </w:rPr>
      </w:pPr>
    </w:p>
    <w:p w14:paraId="0DB0EB33" w14:textId="77777777" w:rsidR="008D03A3" w:rsidDel="00A159A7" w:rsidRDefault="008D03A3" w:rsidP="00B07B5C">
      <w:pPr>
        <w:rPr>
          <w:del w:id="902" w:author="Heather M" w:date="2025-10-13T20:42:00Z" w16du:dateUtc="2025-10-14T00:42:00Z"/>
          <w:rFonts w:ascii="Arial" w:hAnsi="Arial" w:cs="Arial"/>
          <w:b/>
          <w:bCs/>
          <w:sz w:val="22"/>
          <w:szCs w:val="22"/>
        </w:rPr>
      </w:pPr>
    </w:p>
    <w:p w14:paraId="5D1E238F" w14:textId="77777777" w:rsidR="008D03A3" w:rsidDel="00A159A7" w:rsidRDefault="008D03A3" w:rsidP="00B07B5C">
      <w:pPr>
        <w:rPr>
          <w:del w:id="903" w:author="Heather M" w:date="2025-10-13T20:42:00Z" w16du:dateUtc="2025-10-14T00:42:00Z"/>
          <w:rFonts w:ascii="Arial" w:hAnsi="Arial" w:cs="Arial"/>
          <w:b/>
          <w:bCs/>
          <w:sz w:val="22"/>
          <w:szCs w:val="22"/>
        </w:rPr>
      </w:pPr>
    </w:p>
    <w:p w14:paraId="005F9AE4" w14:textId="77777777" w:rsidR="004D395E" w:rsidDel="00A159A7" w:rsidRDefault="004D395E" w:rsidP="00B07B5C">
      <w:pPr>
        <w:rPr>
          <w:del w:id="904" w:author="Heather M" w:date="2025-10-13T20:42:00Z" w16du:dateUtc="2025-10-14T00:42:00Z"/>
          <w:rFonts w:ascii="Arial" w:hAnsi="Arial" w:cs="Arial"/>
          <w:b/>
          <w:bCs/>
          <w:sz w:val="22"/>
          <w:szCs w:val="22"/>
        </w:rPr>
      </w:pPr>
    </w:p>
    <w:p w14:paraId="7496964D" w14:textId="77777777" w:rsidR="00B1684B" w:rsidDel="00A159A7" w:rsidRDefault="00B1684B" w:rsidP="00B07B5C">
      <w:pPr>
        <w:rPr>
          <w:del w:id="905" w:author="Heather M" w:date="2025-10-13T20:42:00Z" w16du:dateUtc="2025-10-14T00:42:00Z"/>
          <w:rFonts w:ascii="Arial" w:hAnsi="Arial" w:cs="Arial"/>
          <w:b/>
          <w:bCs/>
          <w:sz w:val="22"/>
          <w:szCs w:val="22"/>
        </w:rPr>
      </w:pPr>
    </w:p>
    <w:p w14:paraId="10AFD337" w14:textId="77777777" w:rsidR="00EA4147" w:rsidDel="00A159A7" w:rsidRDefault="00EA4147" w:rsidP="00B07B5C">
      <w:pPr>
        <w:rPr>
          <w:del w:id="906" w:author="Heather M" w:date="2025-10-13T20:42:00Z" w16du:dateUtc="2025-10-14T00:42:00Z"/>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4449" w:type="dxa"/>
        <w:tblLayout w:type="fixed"/>
        <w:tblCellMar>
          <w:left w:w="0" w:type="dxa"/>
          <w:right w:w="0" w:type="dxa"/>
        </w:tblCellMar>
        <w:tblLook w:val="0420" w:firstRow="1" w:lastRow="0" w:firstColumn="0" w:lastColumn="0" w:noHBand="0" w:noVBand="1"/>
        <w:tblPrChange w:id="907" w:author="Heather M" w:date="2025-10-13T18:30:00Z" w16du:dateUtc="2025-10-13T22:30:00Z">
          <w:tblPr>
            <w:tblW w:w="13882" w:type="dxa"/>
            <w:tblLayout w:type="fixed"/>
            <w:tblCellMar>
              <w:left w:w="0" w:type="dxa"/>
              <w:right w:w="0" w:type="dxa"/>
            </w:tblCellMar>
            <w:tblLook w:val="0420" w:firstRow="1" w:lastRow="0" w:firstColumn="0" w:lastColumn="0" w:noHBand="0" w:noVBand="1"/>
          </w:tblPr>
        </w:tblPrChange>
      </w:tblPr>
      <w:tblGrid>
        <w:gridCol w:w="1833"/>
        <w:gridCol w:w="1418"/>
        <w:gridCol w:w="1842"/>
        <w:gridCol w:w="1985"/>
        <w:gridCol w:w="2126"/>
        <w:gridCol w:w="2268"/>
        <w:gridCol w:w="2977"/>
        <w:tblGridChange w:id="908">
          <w:tblGrid>
            <w:gridCol w:w="1833"/>
            <w:gridCol w:w="1418"/>
            <w:gridCol w:w="141"/>
            <w:gridCol w:w="1701"/>
            <w:gridCol w:w="284"/>
            <w:gridCol w:w="1701"/>
            <w:gridCol w:w="283"/>
            <w:gridCol w:w="1843"/>
            <w:gridCol w:w="284"/>
            <w:gridCol w:w="1984"/>
            <w:gridCol w:w="142"/>
            <w:gridCol w:w="2268"/>
            <w:gridCol w:w="567"/>
          </w:tblGrid>
        </w:tblGridChange>
      </w:tblGrid>
      <w:tr w:rsidR="008D03A3" w:rsidRPr="008D03A3" w14:paraId="2C77FF06" w14:textId="77777777" w:rsidTr="005A2379">
        <w:trPr>
          <w:trHeight w:val="569"/>
          <w:trPrChange w:id="909" w:author="Heather M" w:date="2025-10-13T18:30:00Z" w16du:dateUtc="2025-10-13T22:30:00Z">
            <w:trPr>
              <w:gridAfter w:val="0"/>
              <w:trHeight w:val="569"/>
            </w:trPr>
          </w:trPrChange>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10" w:author="Heather M" w:date="2025-10-13T18:30:00Z" w16du:dateUtc="2025-10-13T22:30:00Z">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5022A3B1"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11" w:author="Heather M" w:date="2025-10-13T18:30:00Z" w16du:dateUtc="2025-10-13T22:30:00Z">
              <w:tcPr>
                <w:tcW w:w="1559"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5BEE91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8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12" w:author="Heather M" w:date="2025-10-13T18:30:00Z" w16du:dateUtc="2025-10-13T22:30:00Z">
              <w:tcPr>
                <w:tcW w:w="1985"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6A4E9B94" w14:textId="24830371"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2. </w:t>
            </w:r>
            <w:r w:rsidR="00631EA0" w:rsidRPr="00631EA0">
              <w:rPr>
                <w:rFonts w:ascii="Arial" w:eastAsiaTheme="minorHAnsi" w:hAnsi="Arial" w:cs="Arial"/>
                <w:b/>
                <w:bCs/>
                <w:kern w:val="2"/>
                <w:sz w:val="22"/>
                <w:szCs w:val="22"/>
                <w:lang w:val="en-US"/>
                <w14:ligatures w14:val="standardContextual"/>
              </w:rPr>
              <w:t>Different unobserved confounding mechanisms</w:t>
            </w:r>
          </w:p>
        </w:tc>
        <w:tc>
          <w:tcPr>
            <w:tcW w:w="1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13" w:author="Heather M" w:date="2025-10-13T18:30:00Z" w16du:dateUtc="2025-10-13T22:30:00Z">
              <w:tcPr>
                <w:tcW w:w="198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64B35C72" w14:textId="289ABA68"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3. </w:t>
            </w:r>
            <w:ins w:id="914" w:author="Heather M" w:date="2025-10-13T18:29:00Z" w16du:dateUtc="2025-10-13T22:29:00Z">
              <w:r w:rsidR="00C27825" w:rsidRPr="00C27825">
                <w:rPr>
                  <w:rFonts w:ascii="Arial" w:hAnsi="Arial" w:cs="Arial"/>
                  <w:b/>
                  <w:bCs/>
                  <w:sz w:val="22"/>
                  <w:szCs w:val="22"/>
                  <w:rPrChange w:id="915" w:author="Heather M" w:date="2025-10-13T18:29:00Z" w16du:dateUtc="2025-10-13T22:29:00Z">
                    <w:rPr>
                      <w:rFonts w:ascii="Arial" w:hAnsi="Arial" w:cs="Arial"/>
                      <w:sz w:val="22"/>
                      <w:szCs w:val="22"/>
                    </w:rPr>
                  </w:rPrChange>
                </w:rPr>
                <w:t>Different confounder measurement error</w:t>
              </w:r>
            </w:ins>
            <w:del w:id="916" w:author="Heather M" w:date="2025-10-13T18:29:00Z" w16du:dateUtc="2025-10-13T22:29:00Z">
              <w:r w:rsidRPr="008D03A3" w:rsidDel="00C27825">
                <w:rPr>
                  <w:rFonts w:ascii="Arial" w:eastAsiaTheme="minorHAnsi" w:hAnsi="Arial" w:cs="Arial"/>
                  <w:b/>
                  <w:bCs/>
                  <w:kern w:val="2"/>
                  <w:sz w:val="22"/>
                  <w:szCs w:val="22"/>
                  <w:lang w:val="en-US"/>
                  <w14:ligatures w14:val="standardContextual"/>
                </w:rPr>
                <w:delText>Confounder Measurement Error</w:delText>
              </w:r>
            </w:del>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17" w:author="Heather M" w:date="2025-10-13T18:30:00Z" w16du:dateUtc="2025-10-13T22:30:00Z">
              <w:tcPr>
                <w:tcW w:w="2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4FEE7FE4"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18" w:author="Heather M" w:date="2025-10-13T18:30:00Z" w16du:dateUtc="2025-10-13T22:30:00Z">
              <w:tcPr>
                <w:tcW w:w="212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0BAD3F0C" w14:textId="420639ED"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5. </w:t>
            </w:r>
            <w:ins w:id="919" w:author="Heather M" w:date="2025-10-13T18:29:00Z" w16du:dateUtc="2025-10-13T22:29:00Z">
              <w:r w:rsidR="000812D4" w:rsidRPr="000812D4">
                <w:rPr>
                  <w:rFonts w:ascii="Arial" w:hAnsi="Arial" w:cs="Arial"/>
                  <w:b/>
                  <w:bCs/>
                  <w:sz w:val="22"/>
                  <w:szCs w:val="22"/>
                  <w:rPrChange w:id="920" w:author="Heather M" w:date="2025-10-13T18:29:00Z" w16du:dateUtc="2025-10-13T22:29:00Z">
                    <w:rPr>
                      <w:rFonts w:ascii="Arial" w:hAnsi="Arial" w:cs="Arial"/>
                      <w:sz w:val="22"/>
                      <w:szCs w:val="22"/>
                    </w:rPr>
                  </w:rPrChange>
                </w:rPr>
                <w:t>Weaker confounding in negative control outcome</w:t>
              </w:r>
            </w:ins>
            <w:del w:id="921" w:author="Heather M" w:date="2025-10-13T18:29:00Z" w16du:dateUtc="2025-10-13T22:29:00Z">
              <w:r w:rsidRPr="008D03A3" w:rsidDel="000812D4">
                <w:rPr>
                  <w:rFonts w:ascii="Arial" w:eastAsiaTheme="minorHAnsi" w:hAnsi="Arial" w:cs="Arial"/>
                  <w:b/>
                  <w:bCs/>
                  <w:kern w:val="2"/>
                  <w:sz w:val="22"/>
                  <w:szCs w:val="22"/>
                  <w:lang w:val="en-US"/>
                  <w14:ligatures w14:val="standardContextual"/>
                </w:rPr>
                <w:delText>Weak negative control</w:delText>
              </w:r>
            </w:del>
          </w:p>
        </w:tc>
        <w:tc>
          <w:tcPr>
            <w:tcW w:w="29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22" w:author="Heather M" w:date="2025-10-13T18:30:00Z" w16du:dateUtc="2025-10-13T22:30:00Z">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10587472" w14:textId="02AEFB0D"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6. </w:t>
            </w:r>
            <w:ins w:id="923" w:author="Heather M" w:date="2025-10-13T18:29:00Z" w16du:dateUtc="2025-10-13T22:29:00Z">
              <w:r w:rsidR="00733FFB" w:rsidRPr="00733FFB">
                <w:rPr>
                  <w:rFonts w:ascii="Arial" w:hAnsi="Arial" w:cs="Arial"/>
                  <w:b/>
                  <w:bCs/>
                  <w:sz w:val="22"/>
                  <w:szCs w:val="22"/>
                  <w:rPrChange w:id="924" w:author="Heather M" w:date="2025-10-13T18:29:00Z" w16du:dateUtc="2025-10-13T22:29:00Z">
                    <w:rPr>
                      <w:rFonts w:ascii="Arial" w:hAnsi="Arial" w:cs="Arial"/>
                      <w:sz w:val="22"/>
                      <w:szCs w:val="22"/>
                    </w:rPr>
                  </w:rPrChange>
                </w:rPr>
                <w:t>Unobserved confounder negatively associated with negative control outcome</w:t>
              </w:r>
            </w:ins>
            <w:del w:id="925" w:author="Heather M" w:date="2025-10-13T18:29:00Z" w16du:dateUtc="2025-10-13T22:29:00Z">
              <w:r w:rsidRPr="008D03A3" w:rsidDel="00733FFB">
                <w:rPr>
                  <w:rFonts w:ascii="Arial" w:eastAsiaTheme="minorHAnsi" w:hAnsi="Arial" w:cs="Arial"/>
                  <w:b/>
                  <w:bCs/>
                  <w:kern w:val="2"/>
                  <w:sz w:val="22"/>
                  <w:szCs w:val="22"/>
                  <w:lang w:val="en-US"/>
                  <w14:ligatures w14:val="standardContextual"/>
                </w:rPr>
                <w:delText>Negative association</w:delText>
              </w:r>
            </w:del>
          </w:p>
        </w:tc>
      </w:tr>
      <w:tr w:rsidR="008D03A3" w:rsidRPr="008D03A3" w14:paraId="17B8AB18" w14:textId="77777777" w:rsidTr="005A2379">
        <w:trPr>
          <w:trHeight w:val="907"/>
          <w:trPrChange w:id="926" w:author="Heather M" w:date="2025-10-13T18:30:00Z" w16du:dateUtc="2025-10-13T22:30:00Z">
            <w:trPr>
              <w:gridAfter w:val="0"/>
              <w:trHeight w:val="907"/>
            </w:trPr>
          </w:trPrChange>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27" w:author="Heather M" w:date="2025-10-13T18:30:00Z" w16du:dateUtc="2025-10-13T22:30:00Z">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127F5935"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primary analysis</w:t>
            </w:r>
          </w:p>
        </w:tc>
        <w:tc>
          <w:tcPr>
            <w:tcW w:w="141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28" w:author="Heather M" w:date="2025-10-13T18:30:00Z" w16du:dateUtc="2025-10-13T22:30:00Z">
              <w:tcPr>
                <w:tcW w:w="1559"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3A8DF96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842"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29" w:author="Heather M" w:date="2025-10-13T18:30:00Z" w16du:dateUtc="2025-10-13T22:30:00Z">
              <w:tcPr>
                <w:tcW w:w="1985"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73A6CD1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30" w:author="Heather M" w:date="2025-10-13T18:30:00Z" w16du:dateUtc="2025-10-13T22:30:00Z">
              <w:tcPr>
                <w:tcW w:w="1984"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61180822" w14:textId="75433742"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1</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25</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31" w:author="Heather M" w:date="2025-10-13T18:30:00Z" w16du:dateUtc="2025-10-13T22:30:00Z">
              <w:tcPr>
                <w:tcW w:w="2127"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71FCF383" w14:textId="10B22F80"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2</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00</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32" w:author="Heather M" w:date="2025-10-13T18:30:00Z" w16du:dateUtc="2025-10-13T22:30:00Z">
              <w:tcPr>
                <w:tcW w:w="2126"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1016EFC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97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33" w:author="Heather M" w:date="2025-10-13T18:30:00Z" w16du:dateUtc="2025-10-13T22:30:00Z">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5AF8D96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5A2379">
        <w:trPr>
          <w:trHeight w:val="1129"/>
          <w:trPrChange w:id="934" w:author="Heather M" w:date="2025-10-13T18:30:00Z" w16du:dateUtc="2025-10-13T22:30:00Z">
            <w:trPr>
              <w:gridAfter w:val="0"/>
              <w:trHeight w:val="1129"/>
            </w:trPr>
          </w:trPrChange>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35" w:author="Heather M" w:date="2025-10-13T18:30:00Z" w16du:dateUtc="2025-10-13T22:30:00Z">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2288826D"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negative control</w:t>
            </w:r>
          </w:p>
        </w:tc>
        <w:tc>
          <w:tcPr>
            <w:tcW w:w="141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36" w:author="Heather M" w:date="2025-10-13T18:30:00Z" w16du:dateUtc="2025-10-13T22:30:00Z">
              <w:tcPr>
                <w:tcW w:w="1559"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6A0046B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842"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37" w:author="Heather M" w:date="2025-10-13T18:30:00Z" w16du:dateUtc="2025-10-13T22:30:00Z">
              <w:tcPr>
                <w:tcW w:w="1985"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27A6DB3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38" w:author="Heather M" w:date="2025-10-13T18:30:00Z" w16du:dateUtc="2025-10-13T22:30:00Z">
              <w:tcPr>
                <w:tcW w:w="1984"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4735826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39" w:author="Heather M" w:date="2025-10-13T18:30:00Z" w16du:dateUtc="2025-10-13T22:30:00Z">
              <w:tcPr>
                <w:tcW w:w="2127"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6AD9BCE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40" w:author="Heather M" w:date="2025-10-13T18:30:00Z" w16du:dateUtc="2025-10-13T22:30:00Z">
              <w:tcPr>
                <w:tcW w:w="2126"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3E30EF4A"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97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41" w:author="Heather M" w:date="2025-10-13T18:30:00Z" w16du:dateUtc="2025-10-13T22:30:00Z">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7658D002"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5A2379">
        <w:trPr>
          <w:trHeight w:val="907"/>
          <w:trPrChange w:id="942" w:author="Heather M" w:date="2025-10-13T18:30:00Z" w16du:dateUtc="2025-10-13T22:30:00Z">
            <w:trPr>
              <w:gridAfter w:val="0"/>
              <w:trHeight w:val="907"/>
            </w:trPr>
          </w:trPrChange>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Change w:id="943" w:author="Heather M" w:date="2025-10-13T18:30:00Z" w16du:dateUtc="2025-10-13T22:30:00Z">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tcPrChange>
          </w:tcPr>
          <w:p w14:paraId="1328A433"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41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44" w:author="Heather M" w:date="2025-10-13T18:30:00Z" w16du:dateUtc="2025-10-13T22:30:00Z">
              <w:tcPr>
                <w:tcW w:w="1559"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192FF77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842"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45" w:author="Heather M" w:date="2025-10-13T18:30:00Z" w16du:dateUtc="2025-10-13T22:30:00Z">
              <w:tcPr>
                <w:tcW w:w="1985"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6035803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46" w:author="Heather M" w:date="2025-10-13T18:30:00Z" w16du:dateUtc="2025-10-13T22:30:00Z">
              <w:tcPr>
                <w:tcW w:w="1984"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7F85DFE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47" w:author="Heather M" w:date="2025-10-13T18:30:00Z" w16du:dateUtc="2025-10-13T22:30:00Z">
              <w:tcPr>
                <w:tcW w:w="2127"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4DEC8EA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48" w:author="Heather M" w:date="2025-10-13T18:30:00Z" w16du:dateUtc="2025-10-13T22:30:00Z">
              <w:tcPr>
                <w:tcW w:w="2126" w:type="dxa"/>
                <w:gridSpan w:val="2"/>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07291A0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97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Change w:id="949" w:author="Heather M" w:date="2025-10-13T18:30:00Z" w16du:dateUtc="2025-10-13T22:30:00Z">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tcPrChange>
          </w:tcPr>
          <w:p w14:paraId="4ED90A7C"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7724EC7B" w14:textId="5A18F063" w:rsidR="002A4F5D" w:rsidRDefault="002A4F5D" w:rsidP="00B07B5C"/>
    <w:p w14:paraId="4F7496C6" w14:textId="77777777" w:rsidR="008217E7" w:rsidRPr="008217E7" w:rsidRDefault="00995586" w:rsidP="008217E7">
      <w:pPr>
        <w:pStyle w:val="Bibliography"/>
        <w:rPr>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008217E7" w:rsidRPr="008217E7">
        <w:rPr>
          <w:sz w:val="22"/>
          <w:lang w:val="en-US"/>
        </w:rPr>
        <w:t>[1]</w:t>
      </w:r>
      <w:r w:rsidR="008217E7" w:rsidRPr="008217E7">
        <w:rPr>
          <w:sz w:val="22"/>
          <w:lang w:val="en-US"/>
        </w:rPr>
        <w:tab/>
        <w:t xml:space="preserve">Timothy Lash, Tyler J. VanderWeele, Sebastien Haneuse, Kenneth J. Rothman, </w:t>
      </w:r>
      <w:r w:rsidR="008217E7" w:rsidRPr="008217E7">
        <w:rPr>
          <w:i/>
          <w:iCs/>
          <w:sz w:val="22"/>
          <w:lang w:val="en-US"/>
        </w:rPr>
        <w:t>Modern Epidemiology</w:t>
      </w:r>
      <w:r w:rsidR="008217E7" w:rsidRPr="008217E7">
        <w:rPr>
          <w:sz w:val="22"/>
          <w:lang w:val="en-US"/>
        </w:rPr>
        <w:t xml:space="preserve">. </w:t>
      </w:r>
    </w:p>
    <w:p w14:paraId="46C8FAC7" w14:textId="77777777" w:rsidR="008217E7" w:rsidRPr="008217E7" w:rsidRDefault="008217E7" w:rsidP="008217E7">
      <w:pPr>
        <w:pStyle w:val="Bibliography"/>
        <w:rPr>
          <w:sz w:val="22"/>
          <w:lang w:val="en-US"/>
        </w:rPr>
      </w:pPr>
      <w:r w:rsidRPr="008217E7">
        <w:rPr>
          <w:sz w:val="22"/>
          <w:lang w:val="en-US"/>
        </w:rPr>
        <w:t>[2]</w:t>
      </w:r>
      <w:r w:rsidRPr="008217E7">
        <w:rPr>
          <w:sz w:val="22"/>
          <w:lang w:val="en-US"/>
        </w:rPr>
        <w:tab/>
        <w:t xml:space="preserve">M. Lipsitch, E. Tchetgen Tchetgen, and T. Cohen, “Negative Controls: A Tool for Detecting Confounding and Bias in Observational Studies,” </w:t>
      </w:r>
      <w:r w:rsidRPr="008217E7">
        <w:rPr>
          <w:i/>
          <w:iCs/>
          <w:sz w:val="22"/>
          <w:lang w:val="en-US"/>
        </w:rPr>
        <w:t>Epidemiology</w:t>
      </w:r>
      <w:r w:rsidRPr="008217E7">
        <w:rPr>
          <w:sz w:val="22"/>
          <w:lang w:val="en-US"/>
        </w:rPr>
        <w:t>, vol. 21, no. 3, pp. 383–388, May 2010, doi: 10.1097/ede.0b013e3181d61eeb.</w:t>
      </w:r>
    </w:p>
    <w:p w14:paraId="27497DC2" w14:textId="77777777" w:rsidR="008217E7" w:rsidRPr="008217E7" w:rsidRDefault="008217E7" w:rsidP="008217E7">
      <w:pPr>
        <w:pStyle w:val="Bibliography"/>
        <w:rPr>
          <w:sz w:val="22"/>
          <w:lang w:val="en-US"/>
        </w:rPr>
      </w:pPr>
      <w:r w:rsidRPr="008217E7">
        <w:rPr>
          <w:sz w:val="22"/>
          <w:lang w:val="en-US"/>
        </w:rPr>
        <w:t>[3]</w:t>
      </w:r>
      <w:r w:rsidRPr="008217E7">
        <w:rPr>
          <w:sz w:val="22"/>
          <w:lang w:val="en-US"/>
        </w:rPr>
        <w:tab/>
        <w:t xml:space="preserve">X. Shi, W. Miao, and E. T. Tchetgen, “A Selective Review of Negative Control Methods in Epidemiology,” </w:t>
      </w:r>
      <w:r w:rsidRPr="008217E7">
        <w:rPr>
          <w:i/>
          <w:iCs/>
          <w:sz w:val="22"/>
          <w:lang w:val="en-US"/>
        </w:rPr>
        <w:t>Curr Epidemiol Rep</w:t>
      </w:r>
      <w:r w:rsidRPr="008217E7">
        <w:rPr>
          <w:sz w:val="22"/>
          <w:lang w:val="en-US"/>
        </w:rPr>
        <w:t>, vol. 7, no. 4, pp. 190–202, Dec. 2020, doi: 10.1007/s40471-020-00243-4.</w:t>
      </w:r>
    </w:p>
    <w:p w14:paraId="496A50AB" w14:textId="77777777" w:rsidR="008217E7" w:rsidRPr="008217E7" w:rsidRDefault="008217E7" w:rsidP="008217E7">
      <w:pPr>
        <w:pStyle w:val="Bibliography"/>
        <w:rPr>
          <w:sz w:val="22"/>
          <w:lang w:val="en-US"/>
        </w:rPr>
      </w:pPr>
      <w:r w:rsidRPr="008217E7">
        <w:rPr>
          <w:sz w:val="22"/>
          <w:lang w:val="en-US"/>
        </w:rPr>
        <w:t>[4]</w:t>
      </w:r>
      <w:r w:rsidRPr="008217E7">
        <w:rPr>
          <w:sz w:val="22"/>
          <w:lang w:val="en-US"/>
        </w:rPr>
        <w:tab/>
        <w:t xml:space="preserve">J. K. Hu, E. J. Tchetgen Tchetgen, and F. Dominici, “Using negative controls to adjust for unmeasured confounding bias in time series studies,” </w:t>
      </w:r>
      <w:r w:rsidRPr="008217E7">
        <w:rPr>
          <w:i/>
          <w:iCs/>
          <w:sz w:val="22"/>
          <w:lang w:val="en-US"/>
        </w:rPr>
        <w:t>Nat Rev Methods Primers</w:t>
      </w:r>
      <w:r w:rsidRPr="008217E7">
        <w:rPr>
          <w:sz w:val="22"/>
          <w:lang w:val="en-US"/>
        </w:rPr>
        <w:t>, vol. 3, no. 1, p. 66, Aug. 2023, doi: 10.1038/s43586-023-00249-4.</w:t>
      </w:r>
    </w:p>
    <w:p w14:paraId="0EA59E1F" w14:textId="77777777" w:rsidR="008217E7" w:rsidRPr="008217E7" w:rsidRDefault="008217E7" w:rsidP="008217E7">
      <w:pPr>
        <w:pStyle w:val="Bibliography"/>
        <w:rPr>
          <w:sz w:val="22"/>
          <w:lang w:val="en-US"/>
        </w:rPr>
      </w:pPr>
      <w:r w:rsidRPr="008217E7">
        <w:rPr>
          <w:sz w:val="22"/>
          <w:lang w:val="en-US"/>
        </w:rPr>
        <w:t>[5]</w:t>
      </w:r>
      <w:r w:rsidRPr="008217E7">
        <w:rPr>
          <w:sz w:val="22"/>
          <w:lang w:val="en-US"/>
        </w:rPr>
        <w:tab/>
        <w:t xml:space="preserve">M. G. Weisskopf, E. J. Tchetgen Tchetgen, and R. Raz, “Commentary: On the Use of Imperfect Negative Control Exposures in Epidemiologic Studies,” </w:t>
      </w:r>
      <w:r w:rsidRPr="008217E7">
        <w:rPr>
          <w:i/>
          <w:iCs/>
          <w:sz w:val="22"/>
          <w:lang w:val="en-US"/>
        </w:rPr>
        <w:t>Epidemiology</w:t>
      </w:r>
      <w:r w:rsidRPr="008217E7">
        <w:rPr>
          <w:sz w:val="22"/>
          <w:lang w:val="en-US"/>
        </w:rPr>
        <w:t>, vol. 27, no. 3, pp. 365–367, May 2016, doi: 10.1097/ede.0000000000000454.</w:t>
      </w:r>
    </w:p>
    <w:p w14:paraId="02AFB141" w14:textId="77777777" w:rsidR="008217E7" w:rsidRPr="008217E7" w:rsidRDefault="008217E7" w:rsidP="008217E7">
      <w:pPr>
        <w:pStyle w:val="Bibliography"/>
        <w:rPr>
          <w:sz w:val="22"/>
          <w:lang w:val="en-US"/>
        </w:rPr>
      </w:pPr>
      <w:r w:rsidRPr="008217E7">
        <w:rPr>
          <w:sz w:val="22"/>
          <w:lang w:val="en-US"/>
        </w:rPr>
        <w:t>[6]</w:t>
      </w:r>
      <w:r w:rsidRPr="008217E7">
        <w:rPr>
          <w:sz w:val="22"/>
          <w:lang w:val="en-US"/>
        </w:rPr>
        <w:tab/>
        <w:t xml:space="preserve">M. G. Weisskopf, M.-A. Kioumourtzoglou, and A. L. Roberts, “Air Pollution and Autism Spectrum Disorders: Causal or Confounded?,” </w:t>
      </w:r>
      <w:r w:rsidRPr="008217E7">
        <w:rPr>
          <w:i/>
          <w:iCs/>
          <w:sz w:val="22"/>
          <w:lang w:val="en-US"/>
        </w:rPr>
        <w:t>Curr Envir Health Rpt</w:t>
      </w:r>
      <w:r w:rsidRPr="008217E7">
        <w:rPr>
          <w:sz w:val="22"/>
          <w:lang w:val="en-US"/>
        </w:rPr>
        <w:t>, vol. 2, no. 4, pp. 430–439, Dec. 2015, doi: 10.1007/s40572-015-0073-9.</w:t>
      </w:r>
    </w:p>
    <w:p w14:paraId="292FC19D" w14:textId="77777777" w:rsidR="008217E7" w:rsidRPr="008217E7" w:rsidRDefault="008217E7" w:rsidP="008217E7">
      <w:pPr>
        <w:pStyle w:val="Bibliography"/>
        <w:rPr>
          <w:sz w:val="22"/>
          <w:lang w:val="en-US"/>
        </w:rPr>
      </w:pPr>
      <w:r w:rsidRPr="008217E7">
        <w:rPr>
          <w:sz w:val="22"/>
          <w:lang w:val="en-US"/>
        </w:rPr>
        <w:t>[7]</w:t>
      </w:r>
      <w:r w:rsidRPr="008217E7">
        <w:rPr>
          <w:sz w:val="22"/>
          <w:lang w:val="en-US"/>
        </w:rPr>
        <w:tab/>
        <w:t xml:space="preserve">H. Elser </w:t>
      </w:r>
      <w:r w:rsidRPr="008217E7">
        <w:rPr>
          <w:i/>
          <w:iCs/>
          <w:sz w:val="22"/>
          <w:lang w:val="en-US"/>
        </w:rPr>
        <w:t>et al.</w:t>
      </w:r>
      <w:r w:rsidRPr="008217E7">
        <w:rPr>
          <w:sz w:val="22"/>
          <w:lang w:val="en-US"/>
        </w:rPr>
        <w:t xml:space="preserve">, “Anomalously warm weather and acute care visits in patients with multiple sclerosis: A retrospective study of privately insured individuals in the US,” </w:t>
      </w:r>
      <w:r w:rsidRPr="008217E7">
        <w:rPr>
          <w:i/>
          <w:iCs/>
          <w:sz w:val="22"/>
          <w:lang w:val="en-US"/>
        </w:rPr>
        <w:t>PLoS Med</w:t>
      </w:r>
      <w:r w:rsidRPr="008217E7">
        <w:rPr>
          <w:sz w:val="22"/>
          <w:lang w:val="en-US"/>
        </w:rPr>
        <w:t>, vol. 18, no. 4, p. e1003580, Apr. 2021, doi: 10.1371/journal.pmed.1003580.</w:t>
      </w:r>
    </w:p>
    <w:p w14:paraId="282363F4" w14:textId="77777777" w:rsidR="008217E7" w:rsidRPr="008217E7" w:rsidRDefault="008217E7" w:rsidP="008217E7">
      <w:pPr>
        <w:pStyle w:val="Bibliography"/>
        <w:rPr>
          <w:sz w:val="22"/>
          <w:lang w:val="en-US"/>
        </w:rPr>
      </w:pPr>
      <w:r w:rsidRPr="008217E7">
        <w:rPr>
          <w:sz w:val="22"/>
          <w:lang w:val="en-US"/>
        </w:rPr>
        <w:t>[8]</w:t>
      </w:r>
      <w:r w:rsidRPr="008217E7">
        <w:rPr>
          <w:sz w:val="22"/>
          <w:lang w:val="en-US"/>
        </w:rPr>
        <w:tab/>
        <w:t xml:space="preserve">X. Wu, F. Mealli, M.-A. Kioumourtzoglou, F. Dominici, and D. Braun, “Matching on Generalized Propensity Scores with Continuous Exposures,” </w:t>
      </w:r>
      <w:r w:rsidRPr="008217E7">
        <w:rPr>
          <w:i/>
          <w:iCs/>
          <w:sz w:val="22"/>
          <w:lang w:val="en-US"/>
        </w:rPr>
        <w:t>Journal of the American Statistical Association</w:t>
      </w:r>
      <w:r w:rsidRPr="008217E7">
        <w:rPr>
          <w:sz w:val="22"/>
          <w:lang w:val="en-US"/>
        </w:rPr>
        <w:t>, vol. 119, no. 545, pp. 757–772, Jan. 2024, doi: 10.1080/01621459.2022.2144737.</w:t>
      </w:r>
    </w:p>
    <w:p w14:paraId="70BE4FCB" w14:textId="77777777" w:rsidR="008217E7" w:rsidRPr="008217E7" w:rsidRDefault="008217E7" w:rsidP="008217E7">
      <w:pPr>
        <w:pStyle w:val="Bibliography"/>
        <w:rPr>
          <w:sz w:val="22"/>
          <w:lang w:val="en-US"/>
        </w:rPr>
      </w:pPr>
      <w:r w:rsidRPr="008217E7">
        <w:rPr>
          <w:sz w:val="22"/>
          <w:lang w:val="en-US"/>
        </w:rPr>
        <w:t>[9]</w:t>
      </w:r>
      <w:r w:rsidRPr="008217E7">
        <w:rPr>
          <w:sz w:val="22"/>
          <w:lang w:val="en-US"/>
        </w:rPr>
        <w:tab/>
        <w:t xml:space="preserve">K. E. Rudolph, N. T. Williams, C. H. Miles, J. Antonelli, and I. Diaz, “All models are wrong, but which are useful? Comparing parametric and nonparametric estimation of causal effects in finite samples,” </w:t>
      </w:r>
      <w:r w:rsidRPr="008217E7">
        <w:rPr>
          <w:i/>
          <w:iCs/>
          <w:sz w:val="22"/>
          <w:lang w:val="en-US"/>
        </w:rPr>
        <w:t>Journal of Causal Inference</w:t>
      </w:r>
      <w:r w:rsidRPr="008217E7">
        <w:rPr>
          <w:sz w:val="22"/>
          <w:lang w:val="en-US"/>
        </w:rPr>
        <w:t>, vol. 11, no. 1, p. 20230022, Nov. 2023, doi: 10.1515/jci-2023-0022.</w:t>
      </w:r>
    </w:p>
    <w:p w14:paraId="50081BE0" w14:textId="77777777" w:rsidR="008217E7" w:rsidRPr="008217E7" w:rsidRDefault="008217E7" w:rsidP="008217E7">
      <w:pPr>
        <w:pStyle w:val="Bibliography"/>
        <w:rPr>
          <w:sz w:val="22"/>
          <w:lang w:val="en-US"/>
        </w:rPr>
      </w:pPr>
      <w:r w:rsidRPr="008217E7">
        <w:rPr>
          <w:sz w:val="22"/>
          <w:lang w:val="en-US"/>
        </w:rPr>
        <w:t>[10]</w:t>
      </w:r>
      <w:r w:rsidRPr="008217E7">
        <w:rPr>
          <w:sz w:val="22"/>
          <w:lang w:val="en-US"/>
        </w:rPr>
        <w:tab/>
        <w:t xml:space="preserve">M. J. Van Der Laan and D. Rubin, “Targeted Maximum Likelihood Learning,” </w:t>
      </w:r>
      <w:r w:rsidRPr="008217E7">
        <w:rPr>
          <w:i/>
          <w:iCs/>
          <w:sz w:val="22"/>
          <w:lang w:val="en-US"/>
        </w:rPr>
        <w:t>The International Journal of Biostatistics</w:t>
      </w:r>
      <w:r w:rsidRPr="008217E7">
        <w:rPr>
          <w:sz w:val="22"/>
          <w:lang w:val="en-US"/>
        </w:rPr>
        <w:t>, vol. 2, no. 1, Jan. 2006, doi: 10.2202/1557-4679.1043.</w:t>
      </w:r>
    </w:p>
    <w:p w14:paraId="62224740" w14:textId="77777777" w:rsidR="008217E7" w:rsidRPr="008217E7" w:rsidRDefault="008217E7" w:rsidP="008217E7">
      <w:pPr>
        <w:pStyle w:val="Bibliography"/>
        <w:rPr>
          <w:sz w:val="22"/>
          <w:lang w:val="en-US"/>
        </w:rPr>
      </w:pPr>
      <w:r w:rsidRPr="008217E7">
        <w:rPr>
          <w:sz w:val="22"/>
          <w:lang w:val="en-US"/>
        </w:rPr>
        <w:t>[11]</w:t>
      </w:r>
      <w:r w:rsidRPr="008217E7">
        <w:rPr>
          <w:sz w:val="22"/>
          <w:lang w:val="en-US"/>
        </w:rPr>
        <w:tab/>
        <w:t xml:space="preserve">S. Lehrer, S. Green, and K. E. Rosenzweig, “Affluence and Breast Cancer,” </w:t>
      </w:r>
      <w:r w:rsidRPr="008217E7">
        <w:rPr>
          <w:i/>
          <w:iCs/>
          <w:sz w:val="22"/>
          <w:lang w:val="en-US"/>
        </w:rPr>
        <w:t>Breast J</w:t>
      </w:r>
      <w:r w:rsidRPr="008217E7">
        <w:rPr>
          <w:sz w:val="22"/>
          <w:lang w:val="en-US"/>
        </w:rPr>
        <w:t>, vol. 22, no. 5, pp. 564–567, Sept. 2016, doi: 10.1111/tbj.12630.</w:t>
      </w:r>
    </w:p>
    <w:p w14:paraId="58144B26" w14:textId="77777777" w:rsidR="008217E7" w:rsidRPr="008217E7" w:rsidRDefault="008217E7" w:rsidP="008217E7">
      <w:pPr>
        <w:pStyle w:val="Bibliography"/>
        <w:rPr>
          <w:sz w:val="22"/>
          <w:lang w:val="en-US"/>
        </w:rPr>
      </w:pPr>
      <w:r w:rsidRPr="008217E7">
        <w:rPr>
          <w:sz w:val="22"/>
          <w:lang w:val="en-US"/>
        </w:rPr>
        <w:t>[12]</w:t>
      </w:r>
      <w:r w:rsidRPr="008217E7">
        <w:rPr>
          <w:sz w:val="22"/>
          <w:lang w:val="en-US"/>
        </w:rPr>
        <w:tab/>
        <w:t xml:space="preserve">W. J. Mackillop, J. Zhang-Salomons, C. J. Boyd, and P. A. Groome, “Associations between community income and cancer incidence in Canada and the United States,” </w:t>
      </w:r>
      <w:r w:rsidRPr="008217E7">
        <w:rPr>
          <w:i/>
          <w:iCs/>
          <w:sz w:val="22"/>
          <w:lang w:val="en-US"/>
        </w:rPr>
        <w:t>Cancer</w:t>
      </w:r>
      <w:r w:rsidRPr="008217E7">
        <w:rPr>
          <w:sz w:val="22"/>
          <w:lang w:val="en-US"/>
        </w:rPr>
        <w:t>, vol. 89, no. 4, pp. 901–912, Aug. 2000, doi: 10.1002/1097-0142(20000815)89:4%3C901::AID-CNCR25%3E3.0.CO;2-I.</w:t>
      </w:r>
    </w:p>
    <w:p w14:paraId="1D93D609" w14:textId="77777777" w:rsidR="008217E7" w:rsidRPr="008217E7" w:rsidRDefault="008217E7" w:rsidP="008217E7">
      <w:pPr>
        <w:pStyle w:val="Bibliography"/>
        <w:rPr>
          <w:sz w:val="22"/>
          <w:lang w:val="en-US"/>
        </w:rPr>
      </w:pPr>
      <w:r w:rsidRPr="008217E7">
        <w:rPr>
          <w:sz w:val="22"/>
          <w:lang w:val="en-US"/>
        </w:rPr>
        <w:t>[13]</w:t>
      </w:r>
      <w:r w:rsidRPr="008217E7">
        <w:rPr>
          <w:sz w:val="22"/>
          <w:lang w:val="en-US"/>
        </w:rPr>
        <w:tab/>
        <w:t xml:space="preserve">B. F. Arnold, A. Ercumen, J. Benjamin-Chung, and J. M. Colford, “Brief Report: Negative Controls to Detect Selection Bias and Measurement Bias in Epidemiologic Studies,” </w:t>
      </w:r>
      <w:r w:rsidRPr="008217E7">
        <w:rPr>
          <w:i/>
          <w:iCs/>
          <w:sz w:val="22"/>
          <w:lang w:val="en-US"/>
        </w:rPr>
        <w:t>Epidemiology</w:t>
      </w:r>
      <w:r w:rsidRPr="008217E7">
        <w:rPr>
          <w:sz w:val="22"/>
          <w:lang w:val="en-US"/>
        </w:rPr>
        <w:t>, vol. 27, no. 5, pp. 637–641, Sept. 2016, doi: 10.1097/EDE.0000000000000504.</w:t>
      </w:r>
    </w:p>
    <w:p w14:paraId="4B86D9F5" w14:textId="77777777" w:rsidR="008217E7" w:rsidRPr="008217E7" w:rsidRDefault="008217E7" w:rsidP="008217E7">
      <w:pPr>
        <w:pStyle w:val="Bibliography"/>
        <w:rPr>
          <w:sz w:val="22"/>
          <w:lang w:val="en-US"/>
        </w:rPr>
      </w:pPr>
      <w:r w:rsidRPr="008217E7">
        <w:rPr>
          <w:sz w:val="22"/>
          <w:lang w:val="en-US"/>
        </w:rPr>
        <w:t>[14]</w:t>
      </w:r>
      <w:r w:rsidRPr="008217E7">
        <w:rPr>
          <w:sz w:val="22"/>
          <w:lang w:val="en-US"/>
        </w:rPr>
        <w:tab/>
        <w:t xml:space="preserve">W. D. Flanders, “Negative-Control Exposures: Adjusting for Unmeasured and Measured Confounders With Bounds for Remaining Bias,” </w:t>
      </w:r>
      <w:r w:rsidRPr="008217E7">
        <w:rPr>
          <w:i/>
          <w:iCs/>
          <w:sz w:val="22"/>
          <w:lang w:val="en-US"/>
        </w:rPr>
        <w:t>Epidemiology</w:t>
      </w:r>
      <w:r w:rsidRPr="008217E7">
        <w:rPr>
          <w:sz w:val="22"/>
          <w:lang w:val="en-US"/>
        </w:rPr>
        <w:t>, vol. 34, no. 6, pp. 850–853, Nov. 2023, doi: 10.1097/EDE.0000000000001650.</w:t>
      </w:r>
    </w:p>
    <w:p w14:paraId="0F6458CF" w14:textId="77777777" w:rsidR="008217E7" w:rsidRPr="008217E7" w:rsidRDefault="008217E7" w:rsidP="008217E7">
      <w:pPr>
        <w:pStyle w:val="Bibliography"/>
        <w:rPr>
          <w:sz w:val="22"/>
          <w:lang w:val="en-US"/>
        </w:rPr>
      </w:pPr>
      <w:r w:rsidRPr="008217E7">
        <w:rPr>
          <w:sz w:val="22"/>
          <w:lang w:val="en-US"/>
        </w:rPr>
        <w:t>[15]</w:t>
      </w:r>
      <w:r w:rsidRPr="008217E7">
        <w:rPr>
          <w:sz w:val="22"/>
          <w:lang w:val="en-US"/>
        </w:rPr>
        <w:tab/>
        <w:t xml:space="preserve">W. D. Flanders </w:t>
      </w:r>
      <w:r w:rsidRPr="008217E7">
        <w:rPr>
          <w:i/>
          <w:iCs/>
          <w:sz w:val="22"/>
          <w:lang w:val="en-US"/>
        </w:rPr>
        <w:t>et al.</w:t>
      </w:r>
      <w:r w:rsidRPr="008217E7">
        <w:rPr>
          <w:sz w:val="22"/>
          <w:lang w:val="en-US"/>
        </w:rPr>
        <w:t xml:space="preserve">, “A Method for Detection of Residual Confounding in Time-series and Other Observational Studies,” </w:t>
      </w:r>
      <w:r w:rsidRPr="008217E7">
        <w:rPr>
          <w:i/>
          <w:iCs/>
          <w:sz w:val="22"/>
          <w:lang w:val="en-US"/>
        </w:rPr>
        <w:t>Epidemiology</w:t>
      </w:r>
      <w:r w:rsidRPr="008217E7">
        <w:rPr>
          <w:sz w:val="22"/>
          <w:lang w:val="en-US"/>
        </w:rPr>
        <w:t>, vol. 22, no. 1, pp. 59–67, Jan. 2011, doi: 10.1097/EDE.0b013e3181fdcabe.</w:t>
      </w:r>
    </w:p>
    <w:p w14:paraId="17AFB7A5" w14:textId="77777777" w:rsidR="008217E7" w:rsidRPr="008217E7" w:rsidRDefault="008217E7" w:rsidP="008217E7">
      <w:pPr>
        <w:pStyle w:val="Bibliography"/>
        <w:rPr>
          <w:sz w:val="22"/>
          <w:lang w:val="en-US"/>
        </w:rPr>
      </w:pPr>
      <w:r w:rsidRPr="008217E7">
        <w:rPr>
          <w:sz w:val="22"/>
          <w:lang w:val="en-US"/>
        </w:rPr>
        <w:t>[16]</w:t>
      </w:r>
      <w:r w:rsidRPr="008217E7">
        <w:rPr>
          <w:sz w:val="22"/>
          <w:lang w:val="en-US"/>
        </w:rPr>
        <w:tab/>
        <w:t xml:space="preserve">J. Schwartz, K. Fong, and A. Zanobetti, “A National Multicity Analysis of the Causal Effect of Local Pollution, NO2, and PM2.5 on Mortality,” </w:t>
      </w:r>
      <w:r w:rsidRPr="008217E7">
        <w:rPr>
          <w:i/>
          <w:iCs/>
          <w:sz w:val="22"/>
          <w:lang w:val="en-US"/>
        </w:rPr>
        <w:t>Environ Health Perspect</w:t>
      </w:r>
      <w:r w:rsidRPr="008217E7">
        <w:rPr>
          <w:sz w:val="22"/>
          <w:lang w:val="en-US"/>
        </w:rPr>
        <w:t>, vol. 126, no. 8, p. 087004, Aug. 2018, doi: 10.1289/EHP2732.</w:t>
      </w:r>
    </w:p>
    <w:p w14:paraId="4B25027E" w14:textId="77777777" w:rsidR="008217E7" w:rsidRPr="008217E7" w:rsidRDefault="008217E7" w:rsidP="008217E7">
      <w:pPr>
        <w:pStyle w:val="Bibliography"/>
        <w:rPr>
          <w:sz w:val="22"/>
          <w:lang w:val="en-US"/>
        </w:rPr>
      </w:pPr>
      <w:r w:rsidRPr="008217E7">
        <w:rPr>
          <w:sz w:val="22"/>
          <w:lang w:val="en-US"/>
        </w:rPr>
        <w:t>[17]</w:t>
      </w:r>
      <w:r w:rsidRPr="008217E7">
        <w:rPr>
          <w:sz w:val="22"/>
          <w:lang w:val="en-US"/>
        </w:rPr>
        <w:tab/>
        <w:t xml:space="preserve">J. Schwartz, M.-A. Bind, and P. Koutrakis, “Estimating Causal Effects of Local Air Pollution on Daily Deaths: Effect of Low Levels,” </w:t>
      </w:r>
      <w:r w:rsidRPr="008217E7">
        <w:rPr>
          <w:i/>
          <w:iCs/>
          <w:sz w:val="22"/>
          <w:lang w:val="en-US"/>
        </w:rPr>
        <w:t>Environ Health Perspect</w:t>
      </w:r>
      <w:r w:rsidRPr="008217E7">
        <w:rPr>
          <w:sz w:val="22"/>
          <w:lang w:val="en-US"/>
        </w:rPr>
        <w:t>, vol. 125, no. 1, pp. 23–29, Jan. 2017, doi: 10.1289/EHP232.</w:t>
      </w:r>
    </w:p>
    <w:p w14:paraId="65DD7589" w14:textId="77777777" w:rsidR="008217E7" w:rsidRPr="008217E7" w:rsidRDefault="008217E7" w:rsidP="008217E7">
      <w:pPr>
        <w:pStyle w:val="Bibliography"/>
        <w:rPr>
          <w:sz w:val="22"/>
          <w:lang w:val="en-US"/>
        </w:rPr>
      </w:pPr>
      <w:r w:rsidRPr="008217E7">
        <w:rPr>
          <w:sz w:val="22"/>
          <w:lang w:val="en-US"/>
        </w:rPr>
        <w:lastRenderedPageBreak/>
        <w:t>[18]</w:t>
      </w:r>
      <w:r w:rsidRPr="008217E7">
        <w:rPr>
          <w:sz w:val="22"/>
          <w:lang w:val="en-US"/>
        </w:rPr>
        <w:tab/>
        <w:t xml:space="preserve">R. A. Liu, Y. Wei, X. Qiu, A. Kosheleva, and J. D. Schwartz, “Short term exposure to air pollution and mortality in the US: a double negative control analysis,” </w:t>
      </w:r>
      <w:r w:rsidRPr="008217E7">
        <w:rPr>
          <w:i/>
          <w:iCs/>
          <w:sz w:val="22"/>
          <w:lang w:val="en-US"/>
        </w:rPr>
        <w:t>Environ Health</w:t>
      </w:r>
      <w:r w:rsidRPr="008217E7">
        <w:rPr>
          <w:sz w:val="22"/>
          <w:lang w:val="en-US"/>
        </w:rPr>
        <w:t>, vol. 21, no. 1, p. 81, Sept. 2022, doi: 10.1186/s12940-022-00886-4.</w:t>
      </w:r>
    </w:p>
    <w:p w14:paraId="7BF2F9D5" w14:textId="77777777" w:rsidR="008217E7" w:rsidRPr="008217E7" w:rsidRDefault="008217E7" w:rsidP="008217E7">
      <w:pPr>
        <w:pStyle w:val="Bibliography"/>
        <w:rPr>
          <w:sz w:val="22"/>
          <w:lang w:val="en-US"/>
        </w:rPr>
      </w:pPr>
      <w:r w:rsidRPr="008217E7">
        <w:rPr>
          <w:sz w:val="22"/>
          <w:lang w:val="en-US"/>
        </w:rPr>
        <w:t>[19]</w:t>
      </w:r>
      <w:r w:rsidRPr="008217E7">
        <w:rPr>
          <w:sz w:val="22"/>
          <w:lang w:val="en-US"/>
        </w:rPr>
        <w:tab/>
        <w:t xml:space="preserve">H. Elser </w:t>
      </w:r>
      <w:r w:rsidRPr="008217E7">
        <w:rPr>
          <w:i/>
          <w:iCs/>
          <w:sz w:val="22"/>
          <w:lang w:val="en-US"/>
        </w:rPr>
        <w:t>et al.</w:t>
      </w:r>
      <w:r w:rsidRPr="008217E7">
        <w:rPr>
          <w:sz w:val="22"/>
          <w:lang w:val="en-US"/>
        </w:rPr>
        <w:t xml:space="preserve">, “Wildfire smoke exposure and emergency department visits for headache: A case‐crossover analysis in California, 2006–2020,” </w:t>
      </w:r>
      <w:r w:rsidRPr="008217E7">
        <w:rPr>
          <w:i/>
          <w:iCs/>
          <w:sz w:val="22"/>
          <w:lang w:val="en-US"/>
        </w:rPr>
        <w:t>Headache</w:t>
      </w:r>
      <w:r w:rsidRPr="008217E7">
        <w:rPr>
          <w:sz w:val="22"/>
          <w:lang w:val="en-US"/>
        </w:rPr>
        <w:t>, vol. 63, no. 1, pp. 94–103, Jan. 2023, doi: 10.1111/head.14442.</w:t>
      </w:r>
    </w:p>
    <w:p w14:paraId="33676441" w14:textId="77777777" w:rsidR="008217E7" w:rsidRPr="008217E7" w:rsidRDefault="008217E7" w:rsidP="008217E7">
      <w:pPr>
        <w:pStyle w:val="Bibliography"/>
        <w:rPr>
          <w:sz w:val="22"/>
          <w:lang w:val="en-US"/>
        </w:rPr>
      </w:pPr>
      <w:r w:rsidRPr="008217E7">
        <w:rPr>
          <w:sz w:val="22"/>
          <w:lang w:val="en-US"/>
        </w:rPr>
        <w:t>[20]</w:t>
      </w:r>
      <w:r w:rsidRPr="008217E7">
        <w:rPr>
          <w:sz w:val="22"/>
          <w:lang w:val="en-US"/>
        </w:rPr>
        <w:tab/>
        <w:t xml:space="preserve">K. L. Hoffman </w:t>
      </w:r>
      <w:r w:rsidRPr="008217E7">
        <w:rPr>
          <w:i/>
          <w:iCs/>
          <w:sz w:val="22"/>
          <w:lang w:val="en-US"/>
        </w:rPr>
        <w:t>et al.</w:t>
      </w:r>
      <w:r w:rsidRPr="008217E7">
        <w:rPr>
          <w:sz w:val="22"/>
          <w:lang w:val="en-US"/>
        </w:rPr>
        <w:t xml:space="preserve">, “Independent and joint contributions of physical disability and chronic pain to incident opioid use disorder and opioid overdose among Medicaid patients,” </w:t>
      </w:r>
      <w:r w:rsidRPr="008217E7">
        <w:rPr>
          <w:i/>
          <w:iCs/>
          <w:sz w:val="22"/>
          <w:lang w:val="en-US"/>
        </w:rPr>
        <w:t>Psychol. Med.</w:t>
      </w:r>
      <w:r w:rsidRPr="008217E7">
        <w:rPr>
          <w:sz w:val="22"/>
          <w:lang w:val="en-US"/>
        </w:rPr>
        <w:t>, vol. 54, no. 7, pp. 1419–1430, May 2024, doi: 10.1017/S003329172300332X.</w:t>
      </w:r>
    </w:p>
    <w:p w14:paraId="4A822AC5" w14:textId="207DDF77" w:rsidR="00F77F0F" w:rsidRPr="00FF409C" w:rsidRDefault="00995586" w:rsidP="008217E7">
      <w:pPr>
        <w:pStyle w:val="Bibliography"/>
        <w:rPr>
          <w:rFonts w:ascii="Arial" w:hAnsi="Arial" w:cs="Arial"/>
          <w:sz w:val="22"/>
          <w:szCs w:val="22"/>
        </w:rPr>
      </w:pPr>
      <w:r>
        <w:rPr>
          <w:rFonts w:ascii="Arial" w:hAnsi="Arial" w:cs="Arial"/>
          <w:sz w:val="22"/>
          <w:szCs w:val="22"/>
        </w:rPr>
        <w:fldChar w:fldCharType="end"/>
      </w:r>
    </w:p>
    <w:sectPr w:rsidR="00F77F0F" w:rsidRPr="00FF409C" w:rsidSect="009A1CE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Mayeda, Elizabeth Rose" w:date="2025-10-09T18:43:00Z" w:initials="MER">
    <w:p w14:paraId="474FE06D" w14:textId="77777777" w:rsidR="004D24A8" w:rsidRDefault="004D24A8" w:rsidP="004D24A8">
      <w:r>
        <w:rPr>
          <w:rStyle w:val="CommentReference"/>
        </w:rPr>
        <w:annotationRef/>
      </w:r>
      <w:r>
        <w:rPr>
          <w:rFonts w:asciiTheme="minorHAnsi" w:eastAsiaTheme="minorHAnsi" w:hAnsiTheme="minorHAnsi" w:cstheme="minorBidi"/>
          <w:kern w:val="2"/>
          <w:sz w:val="20"/>
          <w:szCs w:val="20"/>
          <w14:ligatures w14:val="standardContextual"/>
        </w:rPr>
        <w:t>I love the repo name. I'm sure you were planning to do this, but don't forget to use the read-me to orient people to your scripts!</w:t>
      </w:r>
    </w:p>
  </w:comment>
  <w:comment w:id="10" w:author="Heather M" w:date="2025-10-13T16:47:00Z" w:initials="HM">
    <w:p w14:paraId="5ADDBAA6" w14:textId="41C5C376" w:rsidR="004A3A75" w:rsidRDefault="004A3A75">
      <w:pPr>
        <w:pStyle w:val="CommentText"/>
      </w:pPr>
      <w:r>
        <w:rPr>
          <w:rStyle w:val="CommentReference"/>
        </w:rPr>
        <w:annotationRef/>
      </w:r>
      <w:r>
        <w:t>I added some stuff to the readme – anything else you would add?</w:t>
      </w:r>
    </w:p>
  </w:comment>
  <w:comment w:id="40" w:author="Mayeda, Elizabeth Rose" w:date="2025-10-09T10:55:00Z" w:initials="MER">
    <w:p w14:paraId="37334654" w14:textId="77777777" w:rsidR="00E80753" w:rsidRDefault="00E80753" w:rsidP="00E80753">
      <w:r>
        <w:rPr>
          <w:rStyle w:val="CommentReference"/>
        </w:rPr>
        <w:annotationRef/>
      </w:r>
      <w:r>
        <w:rPr>
          <w:rFonts w:asciiTheme="minorHAnsi" w:eastAsiaTheme="minorHAnsi" w:hAnsiTheme="minorHAnsi" w:cstheme="minorBidi"/>
          <w:kern w:val="2"/>
          <w:sz w:val="20"/>
          <w:szCs w:val="20"/>
          <w14:ligatures w14:val="standardContextual"/>
        </w:rPr>
        <w:t xml:space="preserve">i don't know that you need so many words for this -- it's actually a little confusing to go into so much depth because on first read I thought you were trying to conceptualize this as different from residual confounding bias. I think you are just spelling out that residual confounding bias can occur from unmeasured or poorly measured confounders, right? </w:t>
      </w:r>
    </w:p>
  </w:comment>
  <w:comment w:id="41" w:author="Heather M" w:date="2025-10-13T16:49:00Z" w:initials="HM">
    <w:p w14:paraId="20515E80" w14:textId="77777777" w:rsidR="00EB05F8" w:rsidRDefault="00EB05F8">
      <w:pPr>
        <w:pStyle w:val="CommentText"/>
        <w:rPr>
          <w:rStyle w:val="CommentReference"/>
        </w:rPr>
      </w:pPr>
      <w:r>
        <w:rPr>
          <w:rStyle w:val="CommentReference"/>
        </w:rPr>
        <w:annotationRef/>
      </w:r>
      <w:r w:rsidR="00DC48B7">
        <w:rPr>
          <w:rStyle w:val="CommentReference"/>
        </w:rPr>
        <w:t>Added clarification what do you think?</w:t>
      </w:r>
    </w:p>
    <w:p w14:paraId="3015AB8B" w14:textId="67EFDFB5" w:rsidR="005B26D3" w:rsidRDefault="005B26D3">
      <w:pPr>
        <w:pStyle w:val="CommentText"/>
      </w:pPr>
      <w:r>
        <w:rPr>
          <w:rStyle w:val="CommentReference"/>
        </w:rPr>
        <w:t>I think that we want to spell things out in this paper. It’s a teaching paper and I want it to really hold the reader’s hand when possible</w:t>
      </w:r>
      <w:r w:rsidR="00EF1C10">
        <w:rPr>
          <w:rStyle w:val="CommentReference"/>
        </w:rPr>
        <w:t xml:space="preserve">, so I’m ok with this being in here. </w:t>
      </w:r>
      <w:r w:rsidR="002504E0">
        <w:rPr>
          <w:rStyle w:val="CommentReference"/>
        </w:rPr>
        <w:t>What do you think?</w:t>
      </w:r>
    </w:p>
  </w:comment>
  <w:comment w:id="50" w:author="Mayeda, Elizabeth Rose" w:date="2025-10-09T17:15:00Z" w:initials="MER">
    <w:p w14:paraId="1BB0C7C2" w14:textId="77777777" w:rsidR="00095AD9" w:rsidRDefault="00095AD9" w:rsidP="00095AD9">
      <w:r>
        <w:rPr>
          <w:rStyle w:val="CommentReference"/>
        </w:rPr>
        <w:annotationRef/>
      </w:r>
      <w:r>
        <w:rPr>
          <w:rFonts w:asciiTheme="minorHAnsi" w:eastAsiaTheme="minorHAnsi" w:hAnsiTheme="minorHAnsi" w:cstheme="minorBidi"/>
          <w:kern w:val="2"/>
          <w:sz w:val="20"/>
          <w:szCs w:val="20"/>
          <w14:ligatures w14:val="standardContextual"/>
        </w:rPr>
        <w:t xml:space="preserve">this seems redundant to me -- I suggest removing. </w:t>
      </w:r>
    </w:p>
  </w:comment>
  <w:comment w:id="52" w:author="Mayeda, Elizabeth Rose" w:date="2025-10-09T17:16:00Z" w:initials="MER">
    <w:p w14:paraId="0C0727EB" w14:textId="77777777" w:rsidR="00095AD9" w:rsidRDefault="00095AD9" w:rsidP="00095AD9">
      <w:r>
        <w:rPr>
          <w:rStyle w:val="CommentReference"/>
        </w:rPr>
        <w:annotationRef/>
      </w:r>
      <w:r>
        <w:rPr>
          <w:rFonts w:asciiTheme="minorHAnsi" w:eastAsiaTheme="minorHAnsi" w:hAnsiTheme="minorHAnsi" w:cstheme="minorBidi"/>
          <w:kern w:val="2"/>
          <w:sz w:val="20"/>
          <w:szCs w:val="20"/>
          <w14:ligatures w14:val="standardContextual"/>
        </w:rPr>
        <w:t>citation?</w:t>
      </w:r>
    </w:p>
  </w:comment>
  <w:comment w:id="53" w:author="Heather M" w:date="2025-10-13T17:23:00Z" w:initials="HM">
    <w:p w14:paraId="5176BC55" w14:textId="7FD8A99F" w:rsidR="00FF3D91" w:rsidRDefault="00FF3D91">
      <w:pPr>
        <w:pStyle w:val="CommentText"/>
      </w:pPr>
      <w:r>
        <w:rPr>
          <w:rStyle w:val="CommentReference"/>
        </w:rPr>
        <w:annotationRef/>
      </w:r>
      <w:r>
        <w:t xml:space="preserve">I know that the BESTMED trial did this but cannot find it documented anywhere. </w:t>
      </w:r>
    </w:p>
  </w:comment>
  <w:comment w:id="54" w:author="Mayeda, Elizabeth Rose" w:date="2025-10-09T17:18:00Z" w:initials="MER">
    <w:p w14:paraId="47B7EEEC" w14:textId="77777777" w:rsidR="006406B7" w:rsidRDefault="00095AD9" w:rsidP="006406B7">
      <w:r>
        <w:rPr>
          <w:rStyle w:val="CommentReference"/>
        </w:rPr>
        <w:annotationRef/>
      </w:r>
      <w:r w:rsidR="006406B7">
        <w:rPr>
          <w:rFonts w:asciiTheme="minorHAnsi" w:eastAsiaTheme="minorHAnsi" w:hAnsiTheme="minorHAnsi" w:cstheme="minorBidi"/>
          <w:kern w:val="2"/>
          <w:sz w:val="20"/>
          <w:szCs w:val="20"/>
          <w14:ligatures w14:val="standardContextual"/>
        </w:rPr>
        <w:t>This is a really important point that I'd never thought of before, but i think you need to use more precise language. To me, relationship might just mean that A&lt;-U-&gt;Y and A&lt;-U-&gt;N and the strength of these associations is the same, but I think the point you are making is illustrated by the following example (I don't think you want to spell it out in this detail, but I don't know how else to word it):</w:t>
      </w:r>
    </w:p>
    <w:p w14:paraId="7655A481" w14:textId="77777777" w:rsidR="006406B7" w:rsidRDefault="006406B7" w:rsidP="006406B7"/>
    <w:p w14:paraId="4E94E1B9" w14:textId="77777777" w:rsidR="006406B7" w:rsidRDefault="006406B7" w:rsidP="006406B7">
      <w:r>
        <w:rPr>
          <w:rFonts w:asciiTheme="minorHAnsi" w:eastAsiaTheme="minorHAnsi" w:hAnsiTheme="minorHAnsi" w:cstheme="minorBidi"/>
          <w:kern w:val="2"/>
          <w:sz w:val="20"/>
          <w:szCs w:val="20"/>
          <w14:ligatures w14:val="standardContextual"/>
        </w:rPr>
        <w:t>Say U-&gt;Y and U-&gt;N are both true. Let's also say that the effect of U-&gt;Y is linear and we model this effect of U on Y perfectly with a linear model, but we also assume a linear  model for effect of U on N, but that that's not true (the relationship is non-linear).</w:t>
      </w:r>
    </w:p>
    <w:p w14:paraId="40A44F99" w14:textId="77777777" w:rsidR="006406B7" w:rsidRDefault="006406B7" w:rsidP="006406B7"/>
    <w:p w14:paraId="7A8E6ECE" w14:textId="77777777" w:rsidR="006406B7" w:rsidRDefault="006406B7" w:rsidP="006406B7">
      <w:r>
        <w:rPr>
          <w:rFonts w:asciiTheme="minorHAnsi" w:eastAsiaTheme="minorHAnsi" w:hAnsiTheme="minorHAnsi" w:cstheme="minorBidi"/>
          <w:kern w:val="2"/>
          <w:sz w:val="20"/>
          <w:szCs w:val="20"/>
          <w14:ligatures w14:val="standardContextual"/>
        </w:rPr>
        <w:t>Is this the point you were making?</w:t>
      </w:r>
    </w:p>
    <w:p w14:paraId="453DC6F4" w14:textId="77777777" w:rsidR="006406B7" w:rsidRDefault="006406B7" w:rsidP="006406B7"/>
    <w:p w14:paraId="31AEA1EC" w14:textId="77777777" w:rsidR="006406B7" w:rsidRDefault="006406B7" w:rsidP="006406B7">
      <w:r>
        <w:rPr>
          <w:rFonts w:asciiTheme="minorHAnsi" w:eastAsiaTheme="minorHAnsi" w:hAnsiTheme="minorHAnsi" w:cstheme="minorBidi"/>
          <w:kern w:val="2"/>
          <w:sz w:val="20"/>
          <w:szCs w:val="20"/>
          <w14:ligatures w14:val="standardContextual"/>
        </w:rPr>
        <w:t xml:space="preserve"> I don't have really specific language to suggest you use instead, because as you see, my language is clunky! But I think the point you are making is subtle and you need to be more explicit for people to catch what you are saying. or you keep your language and give an example like the one I provide to clarify. </w:t>
      </w:r>
    </w:p>
  </w:comment>
  <w:comment w:id="55" w:author="Heather M" w:date="2025-10-13T16:59:00Z" w:initials="HM">
    <w:p w14:paraId="2528476A" w14:textId="3BF2A873" w:rsidR="00AC4209" w:rsidRDefault="00C218E6">
      <w:pPr>
        <w:pStyle w:val="CommentText"/>
      </w:pPr>
      <w:r>
        <w:t xml:space="preserve">This is exactly the point I was making. </w:t>
      </w:r>
      <w:r w:rsidR="00AC4209">
        <w:rPr>
          <w:rStyle w:val="CommentReference"/>
        </w:rPr>
        <w:annotationRef/>
      </w:r>
      <w:r w:rsidR="00AC4209">
        <w:t>This is</w:t>
      </w:r>
      <w:r>
        <w:t xml:space="preserve"> also</w:t>
      </w:r>
      <w:r w:rsidR="00AC4209">
        <w:t xml:space="preserve"> an example that we work through later. Maybe I can just make that clear? </w:t>
      </w:r>
    </w:p>
  </w:comment>
  <w:comment w:id="155" w:author="Mayeda, Elizabeth Rose" w:date="2025-10-09T18:27:00Z" w:initials="MER">
    <w:p w14:paraId="562F06CF" w14:textId="77777777" w:rsidR="000D5962" w:rsidRDefault="000D5962" w:rsidP="000D5962">
      <w:r>
        <w:rPr>
          <w:rStyle w:val="CommentReference"/>
        </w:rPr>
        <w:annotationRef/>
      </w:r>
      <w:r>
        <w:rPr>
          <w:rFonts w:asciiTheme="minorHAnsi" w:eastAsiaTheme="minorHAnsi" w:hAnsiTheme="minorHAnsi" w:cstheme="minorBidi"/>
          <w:kern w:val="2"/>
          <w:sz w:val="20"/>
          <w:szCs w:val="20"/>
          <w14:ligatures w14:val="standardContextual"/>
        </w:rPr>
        <w:t>I am pretty sure your results won't change, but why not simulate more scenarios with larger n e.g. 1,000 iterations of n=1,000? you will have less noise and i assume these sims are not very computationally intensive?</w:t>
      </w:r>
    </w:p>
  </w:comment>
  <w:comment w:id="156" w:author="Heather M" w:date="2025-10-13T16:57:00Z" w:initials="HM">
    <w:p w14:paraId="168AC5B9" w14:textId="365A2338" w:rsidR="00BE0B99" w:rsidRDefault="00BE0B99">
      <w:pPr>
        <w:pStyle w:val="CommentText"/>
      </w:pPr>
      <w:r>
        <w:rPr>
          <w:rStyle w:val="CommentReference"/>
        </w:rPr>
        <w:annotationRef/>
      </w:r>
      <w:r>
        <w:t xml:space="preserve">Because the plots are prettier when the IQRs are larger </w:t>
      </w:r>
      <w:proofErr w:type="spellStart"/>
      <w:r>
        <w:t>hahaha</w:t>
      </w:r>
      <w:proofErr w:type="spellEnd"/>
      <w:r w:rsidR="00BB0D90">
        <w:t>. ~*aesthetics*~</w:t>
      </w:r>
    </w:p>
  </w:comment>
  <w:comment w:id="157" w:author="Mayeda, Elizabeth Rose" w:date="2025-10-09T18:38:00Z" w:initials="MER">
    <w:p w14:paraId="0894887A" w14:textId="77777777" w:rsidR="000D5962" w:rsidRDefault="000D5962" w:rsidP="000D5962">
      <w:r>
        <w:rPr>
          <w:rStyle w:val="CommentReference"/>
        </w:rPr>
        <w:annotationRef/>
      </w:r>
      <w:r>
        <w:rPr>
          <w:rFonts w:asciiTheme="minorHAnsi" w:eastAsiaTheme="minorHAnsi" w:hAnsiTheme="minorHAnsi" w:cstheme="minorBidi"/>
          <w:kern w:val="2"/>
          <w:sz w:val="20"/>
          <w:szCs w:val="20"/>
          <w14:ligatures w14:val="standardContextual"/>
        </w:rPr>
        <w:t xml:space="preserve">throughout this section, sometimes you use the names for the variables (e.g., "exposure) and sometimes you use the letters (e.g., "A"), I would just use the letters throughout --I think it would be clunky to repeatedly do both like I did here. </w:t>
      </w:r>
    </w:p>
  </w:comment>
  <w:comment w:id="158" w:author="Heather M" w:date="2025-10-13T18:24:00Z" w:initials="HM">
    <w:p w14:paraId="2CE290B1" w14:textId="4071D9D2" w:rsidR="0081190D" w:rsidRDefault="0081190D">
      <w:pPr>
        <w:pStyle w:val="CommentText"/>
      </w:pPr>
      <w:r>
        <w:rPr>
          <w:rStyle w:val="CommentReference"/>
        </w:rPr>
        <w:annotationRef/>
      </w:r>
      <w:r>
        <w:t xml:space="preserve">I find the letters confusing. I tend to forget which letter means what. I’ve tried to merge my strategy with yours. </w:t>
      </w:r>
    </w:p>
  </w:comment>
  <w:comment w:id="220" w:author="Mayeda, Elizabeth Rose" w:date="2025-10-09T19:03:00Z" w:initials="MER">
    <w:p w14:paraId="6D48200D" w14:textId="77777777" w:rsidR="005B78B6" w:rsidRDefault="005B78B6" w:rsidP="005B78B6">
      <w:r>
        <w:rPr>
          <w:rStyle w:val="CommentReference"/>
        </w:rPr>
        <w:annotationRef/>
      </w:r>
      <w:r>
        <w:rPr>
          <w:rFonts w:asciiTheme="minorHAnsi" w:eastAsiaTheme="minorHAnsi" w:hAnsiTheme="minorHAnsi" w:cstheme="minorBidi"/>
          <w:kern w:val="2"/>
          <w:sz w:val="20"/>
          <w:szCs w:val="20"/>
          <w14:ligatures w14:val="standardContextual"/>
        </w:rPr>
        <w:t>I won't make this change elsewhere, but don't forget to make this change throughout if you accept my change here!</w:t>
      </w:r>
    </w:p>
  </w:comment>
  <w:comment w:id="240" w:author="Mayeda, Elizabeth Rose" w:date="2025-10-09T18:56:00Z" w:initials="MER">
    <w:p w14:paraId="5FC81615" w14:textId="1AB0B487" w:rsidR="008F56C8" w:rsidRDefault="008F56C8" w:rsidP="008F56C8">
      <w:r>
        <w:rPr>
          <w:rStyle w:val="CommentReference"/>
        </w:rPr>
        <w:annotationRef/>
      </w:r>
      <w:r>
        <w:rPr>
          <w:rFonts w:asciiTheme="minorHAnsi" w:eastAsiaTheme="minorHAnsi" w:hAnsiTheme="minorHAnsi" w:cstheme="minorBidi"/>
          <w:kern w:val="2"/>
          <w:sz w:val="20"/>
          <w:szCs w:val="20"/>
          <w14:ligatures w14:val="standardContextual"/>
        </w:rPr>
        <w:t xml:space="preserve">I think it's clearer to say "effect of L on N" instead of "L-N relationship" (same for L-Y relationship, etc. here and throughout -- e.g., in scenario 4). </w:t>
      </w:r>
    </w:p>
  </w:comment>
  <w:comment w:id="266" w:author="Mayeda, Elizabeth Rose" w:date="2025-10-09T18:54:00Z" w:initials="MER">
    <w:p w14:paraId="2FE200FC" w14:textId="0BED8A9B" w:rsidR="008F56C8" w:rsidRDefault="008F56C8" w:rsidP="008F56C8">
      <w:r>
        <w:rPr>
          <w:rStyle w:val="CommentReference"/>
        </w:rPr>
        <w:annotationRef/>
      </w:r>
      <w:r>
        <w:rPr>
          <w:rFonts w:asciiTheme="minorHAnsi" w:eastAsiaTheme="minorHAnsi" w:hAnsiTheme="minorHAnsi" w:cstheme="minorBidi"/>
          <w:kern w:val="2"/>
          <w:sz w:val="20"/>
          <w:szCs w:val="20"/>
          <w14:ligatures w14:val="standardContextual"/>
        </w:rPr>
        <w:t>But you aren't modeling the L-A relationship, right?</w:t>
      </w:r>
    </w:p>
  </w:comment>
  <w:comment w:id="357" w:author="Mayeda, Elizabeth Rose" w:date="2025-10-09T19:40:00Z" w:initials="MER">
    <w:p w14:paraId="655550FB" w14:textId="77777777" w:rsidR="003A07A2" w:rsidRDefault="003A07A2" w:rsidP="003A07A2">
      <w:r>
        <w:rPr>
          <w:rStyle w:val="CommentReference"/>
        </w:rPr>
        <w:annotationRef/>
      </w:r>
      <w:r>
        <w:rPr>
          <w:rFonts w:asciiTheme="minorHAnsi" w:eastAsiaTheme="minorHAnsi" w:hAnsiTheme="minorHAnsi" w:cstheme="minorBidi"/>
          <w:kern w:val="2"/>
          <w:sz w:val="20"/>
          <w:szCs w:val="20"/>
          <w14:ligatures w14:val="standardContextual"/>
        </w:rPr>
        <w:t>It doesn't really matter, but why are the sim results for scenario 4 so much less variable than the other scenarios?</w:t>
      </w:r>
    </w:p>
  </w:comment>
  <w:comment w:id="358" w:author="Heather M" w:date="2025-10-13T18:25:00Z" w:initials="HM">
    <w:p w14:paraId="56086A24" w14:textId="1B471EB2" w:rsidR="001B13D7" w:rsidRDefault="001B13D7">
      <w:pPr>
        <w:pStyle w:val="CommentText"/>
      </w:pPr>
      <w:r>
        <w:rPr>
          <w:rStyle w:val="CommentReference"/>
        </w:rPr>
        <w:annotationRef/>
      </w:r>
      <w:r>
        <w:t xml:space="preserve">I knew this at some point. Couldn’t tell </w:t>
      </w:r>
      <w:proofErr w:type="spellStart"/>
      <w:r>
        <w:t>ya</w:t>
      </w:r>
      <w:proofErr w:type="spellEnd"/>
      <w:r>
        <w:t xml:space="preserve"> now.</w:t>
      </w:r>
    </w:p>
  </w:comment>
  <w:comment w:id="359" w:author="Mayeda, Elizabeth Rose" w:date="2025-10-09T19:49:00Z" w:initials="MER">
    <w:p w14:paraId="07BC94DF" w14:textId="77777777" w:rsidR="009A7EDE" w:rsidRDefault="009A7EDE" w:rsidP="009A7EDE">
      <w:r>
        <w:rPr>
          <w:rStyle w:val="CommentReference"/>
        </w:rPr>
        <w:annotationRef/>
      </w:r>
      <w:r>
        <w:rPr>
          <w:rFonts w:asciiTheme="minorHAnsi" w:eastAsiaTheme="minorHAnsi" w:hAnsiTheme="minorHAnsi" w:cstheme="minorBidi"/>
          <w:kern w:val="2"/>
          <w:sz w:val="20"/>
          <w:szCs w:val="20"/>
          <w14:ligatures w14:val="standardContextual"/>
        </w:rPr>
        <w:t xml:space="preserve">This seems a little out of place in the results because you did not do this -- possibly move to discussion. </w:t>
      </w:r>
    </w:p>
  </w:comment>
  <w:comment w:id="360" w:author="Heather M" w:date="2025-10-13T17:18:00Z" w:initials="HM">
    <w:p w14:paraId="7E82EB79" w14:textId="57C91FF7" w:rsidR="004B5C98" w:rsidRDefault="004B5C98">
      <w:pPr>
        <w:pStyle w:val="CommentText"/>
      </w:pPr>
      <w:r>
        <w:rPr>
          <w:rStyle w:val="CommentReference"/>
        </w:rPr>
        <w:annotationRef/>
      </w:r>
      <w:r>
        <w:t xml:space="preserve">We do not have a discussion </w:t>
      </w:r>
      <w:r w:rsidR="00070676">
        <w:t>which is why we placed this here. We thought this format would be better.</w:t>
      </w:r>
    </w:p>
  </w:comment>
  <w:comment w:id="364" w:author="Mayeda, Elizabeth Rose" w:date="2025-10-09T19:57:00Z" w:initials="MER">
    <w:p w14:paraId="32583DCB" w14:textId="77777777" w:rsidR="002772B8" w:rsidRDefault="009A7EDE" w:rsidP="002772B8">
      <w:r>
        <w:rPr>
          <w:rStyle w:val="CommentReference"/>
        </w:rPr>
        <w:annotationRef/>
      </w:r>
      <w:r w:rsidR="002772B8">
        <w:rPr>
          <w:rFonts w:asciiTheme="minorHAnsi" w:eastAsiaTheme="minorHAnsi" w:hAnsiTheme="minorHAnsi" w:cstheme="minorBidi"/>
          <w:kern w:val="2"/>
          <w:sz w:val="20"/>
          <w:szCs w:val="20"/>
          <w14:ligatures w14:val="standardContextual"/>
        </w:rPr>
        <w:t>Consider moving to the discussion vs. results?</w:t>
      </w:r>
    </w:p>
    <w:p w14:paraId="7E47661D" w14:textId="77777777" w:rsidR="002772B8" w:rsidRDefault="002772B8" w:rsidP="002772B8"/>
    <w:p w14:paraId="031759CD" w14:textId="77777777" w:rsidR="002772B8" w:rsidRDefault="002772B8" w:rsidP="002772B8">
      <w:r>
        <w:rPr>
          <w:rFonts w:asciiTheme="minorHAnsi" w:eastAsiaTheme="minorHAnsi" w:hAnsiTheme="minorHAnsi" w:cstheme="minorBidi"/>
          <w:kern w:val="2"/>
          <w:sz w:val="20"/>
          <w:szCs w:val="20"/>
          <w14:ligatures w14:val="standardContextual"/>
        </w:rPr>
        <w:t xml:space="preserve">Also, you might not need/want to do anything about this, but I was expecting that your simulation was following the air pollution example you set up earlier in the paper, but I don't think that is what you were trying to do? and maybe it's just me who would assume this. i didn't really think of it until you gave this other example in the results section about your simulation results.  </w:t>
      </w:r>
    </w:p>
  </w:comment>
  <w:comment w:id="365" w:author="Heather M" w:date="2025-10-13T18:25:00Z" w:initials="HM">
    <w:p w14:paraId="61D52704" w14:textId="3F3A2EED" w:rsidR="00965F40" w:rsidRDefault="00965F40">
      <w:pPr>
        <w:pStyle w:val="CommentText"/>
      </w:pPr>
      <w:r>
        <w:rPr>
          <w:rStyle w:val="CommentReference"/>
        </w:rPr>
        <w:annotationRef/>
      </w:r>
      <w:r>
        <w:t>Tried to address this above</w:t>
      </w:r>
    </w:p>
  </w:comment>
  <w:comment w:id="368" w:author="Mayeda, Elizabeth Rose" w:date="2025-10-09T20:03:00Z" w:initials="MER">
    <w:p w14:paraId="7E2051AB" w14:textId="7B646113" w:rsidR="002772B8" w:rsidRDefault="002772B8" w:rsidP="002772B8">
      <w:r>
        <w:rPr>
          <w:rStyle w:val="CommentReference"/>
        </w:rPr>
        <w:annotationRef/>
      </w:r>
      <w:r>
        <w:rPr>
          <w:rFonts w:asciiTheme="minorHAnsi" w:eastAsiaTheme="minorHAnsi" w:hAnsiTheme="minorHAnsi" w:cstheme="minorBidi"/>
          <w:kern w:val="2"/>
          <w:sz w:val="20"/>
          <w:szCs w:val="20"/>
          <w14:ligatures w14:val="standardContextual"/>
        </w:rPr>
        <w:t>but the model misspecification isn't a scenario where the negative control outcome analysis is conducted appropriately, right? Maybe say "even when the exposure and outcome are u-comparable"?</w:t>
      </w:r>
    </w:p>
  </w:comment>
  <w:comment w:id="369" w:author="Heather M" w:date="2025-10-13T18:26:00Z" w:initials="HM">
    <w:p w14:paraId="7E546B9D" w14:textId="46C1B0D5" w:rsidR="000500B6" w:rsidRDefault="000500B6">
      <w:pPr>
        <w:pStyle w:val="CommentText"/>
      </w:pPr>
      <w:r>
        <w:rPr>
          <w:rStyle w:val="CommentReference"/>
        </w:rPr>
        <w:annotationRef/>
      </w:r>
      <w:proofErr w:type="spellStart"/>
      <w:r>
        <w:t>mhm</w:t>
      </w:r>
      <w:proofErr w:type="spellEnd"/>
      <w:r>
        <w:t xml:space="preserve"> done</w:t>
      </w:r>
    </w:p>
  </w:comment>
  <w:comment w:id="377" w:author="Mayeda, Elizabeth Rose" w:date="2025-10-09T20:02:00Z" w:initials="MER">
    <w:p w14:paraId="0A6AA21F" w14:textId="2CFE1CA6" w:rsidR="002772B8" w:rsidRDefault="002772B8" w:rsidP="002772B8">
      <w:r>
        <w:rPr>
          <w:rStyle w:val="CommentReference"/>
        </w:rPr>
        <w:annotationRef/>
      </w:r>
      <w:r>
        <w:rPr>
          <w:rFonts w:asciiTheme="minorHAnsi" w:eastAsiaTheme="minorHAnsi" w:hAnsiTheme="minorHAnsi" w:cstheme="minorBidi"/>
          <w:kern w:val="2"/>
          <w:sz w:val="20"/>
          <w:szCs w:val="20"/>
          <w14:ligatures w14:val="standardContextual"/>
        </w:rPr>
        <w:t>please correct me if I listed the wrong scenarios here!</w:t>
      </w:r>
    </w:p>
  </w:comment>
  <w:comment w:id="394" w:author="Heather M" w:date="2025-10-13T20:29:00Z" w:initials="HM">
    <w:p w14:paraId="7C737F9E" w14:textId="56EE0D39" w:rsidR="007839A0" w:rsidRDefault="007839A0">
      <w:pPr>
        <w:pStyle w:val="CommentText"/>
      </w:pPr>
      <w:r>
        <w:rPr>
          <w:rStyle w:val="CommentReference"/>
        </w:rPr>
        <w:annotationRef/>
      </w:r>
      <w:r>
        <w:t>What ER wrote here wasn’t quite right but we might need to add the model equations to this table</w:t>
      </w:r>
      <w:r w:rsidR="00132DE1">
        <w:t>?</w:t>
      </w:r>
    </w:p>
  </w:comment>
  <w:comment w:id="396" w:author="Mayeda, Elizabeth Rose" w:date="2025-10-09T19:23:00Z" w:initials="MER">
    <w:p w14:paraId="50AD63FA" w14:textId="7225A653" w:rsidR="00FA3A41" w:rsidRDefault="00FA3A41" w:rsidP="00FA3A41">
      <w:r>
        <w:rPr>
          <w:rStyle w:val="CommentReference"/>
        </w:rPr>
        <w:annotationRef/>
      </w:r>
      <w:r>
        <w:rPr>
          <w:rFonts w:asciiTheme="minorHAnsi" w:eastAsiaTheme="minorHAnsi" w:hAnsiTheme="minorHAnsi" w:cstheme="minorBidi"/>
          <w:kern w:val="2"/>
          <w:sz w:val="20"/>
          <w:szCs w:val="20"/>
          <w14:ligatures w14:val="standardContextual"/>
        </w:rPr>
        <w:t>Or something like this? I think it's helpful to write it out here because I don't see it summarized in one clear place that is easy to find. .</w:t>
      </w:r>
    </w:p>
  </w:comment>
  <w:comment w:id="397" w:author="Heather M" w:date="2025-10-13T17:00:00Z" w:initials="HM">
    <w:p w14:paraId="1DF01B16" w14:textId="6C0CEACE" w:rsidR="00C716A6" w:rsidRDefault="00C716A6">
      <w:pPr>
        <w:pStyle w:val="CommentText"/>
      </w:pPr>
      <w:r>
        <w:rPr>
          <w:rStyle w:val="CommentReference"/>
        </w:rPr>
        <w:annotationRef/>
      </w:r>
      <w:r>
        <w:t xml:space="preserve">It is different in each scenario, so this summary statement isn’t quite right. </w:t>
      </w:r>
      <w:r w:rsidR="00AD0263">
        <w:t xml:space="preserve">Maybe I need to add this to the equations </w:t>
      </w:r>
    </w:p>
  </w:comment>
  <w:comment w:id="526" w:author="Heather M" w:date="2025-10-13T20:38:00Z" w:initials="HM">
    <w:p w14:paraId="3C53EE70" w14:textId="00AFF081" w:rsidR="00454110" w:rsidRDefault="00454110">
      <w:pPr>
        <w:pStyle w:val="CommentText"/>
      </w:pPr>
      <w:r>
        <w:rPr>
          <w:rStyle w:val="CommentReference"/>
        </w:rPr>
        <w:annotationRef/>
      </w:r>
      <w:r>
        <w:t>Marianthi approve or deny the gamma pls</w:t>
      </w:r>
    </w:p>
  </w:comment>
  <w:comment w:id="767" w:author="Mayeda, Elizabeth Rose" w:date="2025-10-09T19:28:00Z" w:initials="MER">
    <w:p w14:paraId="4048F519" w14:textId="77777777" w:rsidR="00493993" w:rsidRDefault="00493993" w:rsidP="00FA3A41">
      <w:r>
        <w:rPr>
          <w:rStyle w:val="CommentReference"/>
        </w:rPr>
        <w:annotationRef/>
      </w:r>
      <w:r>
        <w:rPr>
          <w:rFonts w:asciiTheme="minorHAnsi" w:eastAsiaTheme="minorHAnsi" w:hAnsiTheme="minorHAnsi" w:cstheme="minorBidi"/>
          <w:kern w:val="2"/>
          <w:sz w:val="20"/>
          <w:szCs w:val="20"/>
          <w14:ligatures w14:val="standardContextual"/>
        </w:rPr>
        <w:t>In all other formulas, is the beta coefficient for the effect of A and/or U on Y or N is "1"?</w:t>
      </w:r>
    </w:p>
  </w:comment>
  <w:comment w:id="768" w:author="Heather M" w:date="2025-10-13T17:01:00Z" w:initials="HM">
    <w:p w14:paraId="4618BC98" w14:textId="7A2E899B" w:rsidR="00493993" w:rsidRDefault="00493993">
      <w:pPr>
        <w:pStyle w:val="CommentText"/>
      </w:pPr>
      <w:r>
        <w:rPr>
          <w:rStyle w:val="CommentReference"/>
        </w:rPr>
        <w:annotationRef/>
      </w:r>
      <w:r>
        <w:t xml:space="preserve">Yes </w:t>
      </w:r>
    </w:p>
  </w:comment>
  <w:comment w:id="810" w:author="Mayeda, Elizabeth Rose" w:date="2025-10-09T20:00:00Z" w:initials="MER">
    <w:p w14:paraId="0D47D471" w14:textId="77777777" w:rsidR="00493993" w:rsidRDefault="00493993" w:rsidP="002772B8">
      <w:r>
        <w:rPr>
          <w:rStyle w:val="CommentReference"/>
        </w:rPr>
        <w:annotationRef/>
      </w:r>
      <w:r>
        <w:rPr>
          <w:rFonts w:asciiTheme="minorHAnsi" w:eastAsiaTheme="minorHAnsi" w:hAnsiTheme="minorHAnsi" w:cstheme="minorBidi"/>
          <w:kern w:val="2"/>
          <w:sz w:val="20"/>
          <w:szCs w:val="20"/>
          <w14:ligatures w14:val="standardContextual"/>
        </w:rPr>
        <w:t>I would spell this out more like you do in the headings in the methods and results for this scenario.</w:t>
      </w:r>
    </w:p>
  </w:comment>
  <w:comment w:id="891" w:author="Mayeda, Elizabeth Rose" w:date="2025-10-09T19:54:00Z" w:initials="MER">
    <w:p w14:paraId="23CB7795" w14:textId="77777777" w:rsidR="009A7EDE" w:rsidRDefault="009A7EDE" w:rsidP="009A7EDE">
      <w:r>
        <w:rPr>
          <w:rStyle w:val="CommentReference"/>
        </w:rPr>
        <w:annotationRef/>
      </w:r>
      <w:r>
        <w:rPr>
          <w:rFonts w:asciiTheme="minorHAnsi" w:eastAsiaTheme="minorHAnsi" w:hAnsiTheme="minorHAnsi" w:cstheme="minorBidi"/>
          <w:kern w:val="2"/>
          <w:sz w:val="20"/>
          <w:szCs w:val="20"/>
          <w14:ligatures w14:val="standardContextual"/>
        </w:rPr>
        <w:t>?</w:t>
      </w:r>
    </w:p>
  </w:comment>
  <w:comment w:id="892" w:author="Heather M" w:date="2025-10-13T17:02:00Z" w:initials="HM">
    <w:p w14:paraId="698A3709" w14:textId="0B1A9163" w:rsidR="00BF67E8" w:rsidRDefault="00BF67E8">
      <w:pPr>
        <w:pStyle w:val="CommentText"/>
      </w:pPr>
      <w:r>
        <w:rPr>
          <w:rStyle w:val="CommentReference"/>
        </w:rPr>
        <w:annotationRef/>
      </w:r>
      <w:r>
        <w:t>We thought this was funny and want to leave it in</w:t>
      </w:r>
    </w:p>
  </w:comment>
  <w:comment w:id="895" w:author="Mayeda, Elizabeth Rose" w:date="2025-10-09T19:32:00Z" w:initials="MER">
    <w:p w14:paraId="2C6E5716" w14:textId="2D40A0E6" w:rsidR="003A07A2" w:rsidRDefault="003A07A2" w:rsidP="003A07A2">
      <w:r>
        <w:rPr>
          <w:rStyle w:val="CommentReference"/>
        </w:rPr>
        <w:annotationRef/>
      </w:r>
      <w:r>
        <w:rPr>
          <w:rFonts w:asciiTheme="minorHAnsi" w:eastAsiaTheme="minorHAnsi" w:hAnsiTheme="minorHAnsi" w:cstheme="minorBidi"/>
          <w:kern w:val="2"/>
          <w:sz w:val="20"/>
          <w:szCs w:val="20"/>
          <w14:ligatures w14:val="standardContextual"/>
        </w:rPr>
        <w:t>for the key i would replace "Primary Association (Y)" with "Primary Outcome (Y)"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4FE06D" w15:done="0"/>
  <w15:commentEx w15:paraId="5ADDBAA6" w15:paraIdParent="474FE06D" w15:done="0"/>
  <w15:commentEx w15:paraId="37334654" w15:done="0"/>
  <w15:commentEx w15:paraId="3015AB8B" w15:paraIdParent="37334654" w15:done="0"/>
  <w15:commentEx w15:paraId="1BB0C7C2" w15:done="0"/>
  <w15:commentEx w15:paraId="0C0727EB" w15:done="0"/>
  <w15:commentEx w15:paraId="5176BC55" w15:paraIdParent="0C0727EB" w15:done="0"/>
  <w15:commentEx w15:paraId="31AEA1EC" w15:done="0"/>
  <w15:commentEx w15:paraId="2528476A" w15:paraIdParent="31AEA1EC" w15:done="0"/>
  <w15:commentEx w15:paraId="562F06CF" w15:done="0"/>
  <w15:commentEx w15:paraId="168AC5B9" w15:paraIdParent="562F06CF" w15:done="0"/>
  <w15:commentEx w15:paraId="0894887A" w15:done="0"/>
  <w15:commentEx w15:paraId="2CE290B1" w15:paraIdParent="0894887A" w15:done="0"/>
  <w15:commentEx w15:paraId="6D48200D" w15:done="0"/>
  <w15:commentEx w15:paraId="5FC81615" w15:done="0"/>
  <w15:commentEx w15:paraId="2FE200FC" w15:done="0"/>
  <w15:commentEx w15:paraId="655550FB" w15:done="0"/>
  <w15:commentEx w15:paraId="56086A24" w15:paraIdParent="655550FB" w15:done="0"/>
  <w15:commentEx w15:paraId="07BC94DF" w15:done="0"/>
  <w15:commentEx w15:paraId="7E82EB79" w15:paraIdParent="07BC94DF" w15:done="0"/>
  <w15:commentEx w15:paraId="031759CD" w15:done="0"/>
  <w15:commentEx w15:paraId="61D52704" w15:paraIdParent="031759CD" w15:done="0"/>
  <w15:commentEx w15:paraId="7E2051AB" w15:done="0"/>
  <w15:commentEx w15:paraId="7E546B9D" w15:paraIdParent="7E2051AB" w15:done="0"/>
  <w15:commentEx w15:paraId="0A6AA21F" w15:done="0"/>
  <w15:commentEx w15:paraId="7C737F9E" w15:done="0"/>
  <w15:commentEx w15:paraId="50AD63FA" w15:done="0"/>
  <w15:commentEx w15:paraId="1DF01B16" w15:paraIdParent="50AD63FA" w15:done="0"/>
  <w15:commentEx w15:paraId="3C53EE70" w15:done="0"/>
  <w15:commentEx w15:paraId="4048F519" w15:done="0"/>
  <w15:commentEx w15:paraId="4618BC98" w15:paraIdParent="4048F519" w15:done="0"/>
  <w15:commentEx w15:paraId="0D47D471" w15:done="0"/>
  <w15:commentEx w15:paraId="23CB7795" w15:done="0"/>
  <w15:commentEx w15:paraId="698A3709" w15:paraIdParent="23CB7795" w15:done="0"/>
  <w15:commentEx w15:paraId="2C6E57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26BFCB" w16cex:dateUtc="2025-10-10T01:43:00Z"/>
  <w16cex:commentExtensible w16cex:durableId="76BD7582" w16cex:dateUtc="2025-10-13T20:47:00Z"/>
  <w16cex:commentExtensible w16cex:durableId="1603D6A9" w16cex:dateUtc="2025-10-09T17:55:00Z"/>
  <w16cex:commentExtensible w16cex:durableId="4CB067DA" w16cex:dateUtc="2025-10-13T20:49:00Z"/>
  <w16cex:commentExtensible w16cex:durableId="100717C6" w16cex:dateUtc="2025-10-10T00:15:00Z"/>
  <w16cex:commentExtensible w16cex:durableId="4FC69726" w16cex:dateUtc="2025-10-10T00:16:00Z"/>
  <w16cex:commentExtensible w16cex:durableId="3046F67D" w16cex:dateUtc="2025-10-13T21:23:00Z"/>
  <w16cex:commentExtensible w16cex:durableId="72889399" w16cex:dateUtc="2025-10-10T00:18:00Z"/>
  <w16cex:commentExtensible w16cex:durableId="2442C4F7" w16cex:dateUtc="2025-10-13T20:59:00Z"/>
  <w16cex:commentExtensible w16cex:durableId="4E4905E2" w16cex:dateUtc="2025-10-10T01:27:00Z"/>
  <w16cex:commentExtensible w16cex:durableId="2D046977" w16cex:dateUtc="2025-10-13T20:57:00Z"/>
  <w16cex:commentExtensible w16cex:durableId="13E9CD22" w16cex:dateUtc="2025-10-10T01:38:00Z"/>
  <w16cex:commentExtensible w16cex:durableId="7CBD6A53" w16cex:dateUtc="2025-10-13T22:24:00Z"/>
  <w16cex:commentExtensible w16cex:durableId="3B7B1BBA" w16cex:dateUtc="2025-10-10T02:03:00Z"/>
  <w16cex:commentExtensible w16cex:durableId="73FBDD8B" w16cex:dateUtc="2025-10-10T01:56:00Z"/>
  <w16cex:commentExtensible w16cex:durableId="09AFFDCA" w16cex:dateUtc="2025-10-10T01:54:00Z"/>
  <w16cex:commentExtensible w16cex:durableId="6841A4B6" w16cex:dateUtc="2025-10-10T02:40:00Z"/>
  <w16cex:commentExtensible w16cex:durableId="46E5DB05" w16cex:dateUtc="2025-10-13T22:25:00Z"/>
  <w16cex:commentExtensible w16cex:durableId="1E834339" w16cex:dateUtc="2025-10-10T02:49:00Z"/>
  <w16cex:commentExtensible w16cex:durableId="4748F977" w16cex:dateUtc="2025-10-13T21:18:00Z"/>
  <w16cex:commentExtensible w16cex:durableId="507A335C" w16cex:dateUtc="2025-10-10T02:57:00Z"/>
  <w16cex:commentExtensible w16cex:durableId="1C36ADFF" w16cex:dateUtc="2025-10-13T22:25:00Z"/>
  <w16cex:commentExtensible w16cex:durableId="730F827A" w16cex:dateUtc="2025-10-10T03:03:00Z"/>
  <w16cex:commentExtensible w16cex:durableId="69995E5F" w16cex:dateUtc="2025-10-13T22:26:00Z"/>
  <w16cex:commentExtensible w16cex:durableId="00997B21" w16cex:dateUtc="2025-10-10T03:02:00Z"/>
  <w16cex:commentExtensible w16cex:durableId="107BEC5C" w16cex:dateUtc="2025-10-14T00:29:00Z"/>
  <w16cex:commentExtensible w16cex:durableId="6B567638" w16cex:dateUtc="2025-10-10T02:23:00Z"/>
  <w16cex:commentExtensible w16cex:durableId="28E49322" w16cex:dateUtc="2025-10-13T21:00:00Z"/>
  <w16cex:commentExtensible w16cex:durableId="5E2E9155" w16cex:dateUtc="2025-10-14T00:38:00Z"/>
  <w16cex:commentExtensible w16cex:durableId="11CD1DA1" w16cex:dateUtc="2025-10-10T02:28:00Z"/>
  <w16cex:commentExtensible w16cex:durableId="1F2F80AA" w16cex:dateUtc="2025-10-13T21:01:00Z"/>
  <w16cex:commentExtensible w16cex:durableId="30FE6A06" w16cex:dateUtc="2025-10-10T03:00:00Z"/>
  <w16cex:commentExtensible w16cex:durableId="3E508C23" w16cex:dateUtc="2025-10-10T02:54:00Z"/>
  <w16cex:commentExtensible w16cex:durableId="112EEFFC" w16cex:dateUtc="2025-10-13T21:02:00Z"/>
  <w16cex:commentExtensible w16cex:durableId="0A69FB5D" w16cex:dateUtc="2025-10-10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4FE06D" w16cid:durableId="6226BFCB"/>
  <w16cid:commentId w16cid:paraId="5ADDBAA6" w16cid:durableId="76BD7582"/>
  <w16cid:commentId w16cid:paraId="37334654" w16cid:durableId="1603D6A9"/>
  <w16cid:commentId w16cid:paraId="3015AB8B" w16cid:durableId="4CB067DA"/>
  <w16cid:commentId w16cid:paraId="1BB0C7C2" w16cid:durableId="100717C6"/>
  <w16cid:commentId w16cid:paraId="0C0727EB" w16cid:durableId="4FC69726"/>
  <w16cid:commentId w16cid:paraId="5176BC55" w16cid:durableId="3046F67D"/>
  <w16cid:commentId w16cid:paraId="31AEA1EC" w16cid:durableId="72889399"/>
  <w16cid:commentId w16cid:paraId="2528476A" w16cid:durableId="2442C4F7"/>
  <w16cid:commentId w16cid:paraId="562F06CF" w16cid:durableId="4E4905E2"/>
  <w16cid:commentId w16cid:paraId="168AC5B9" w16cid:durableId="2D046977"/>
  <w16cid:commentId w16cid:paraId="0894887A" w16cid:durableId="13E9CD22"/>
  <w16cid:commentId w16cid:paraId="2CE290B1" w16cid:durableId="7CBD6A53"/>
  <w16cid:commentId w16cid:paraId="6D48200D" w16cid:durableId="3B7B1BBA"/>
  <w16cid:commentId w16cid:paraId="5FC81615" w16cid:durableId="73FBDD8B"/>
  <w16cid:commentId w16cid:paraId="2FE200FC" w16cid:durableId="09AFFDCA"/>
  <w16cid:commentId w16cid:paraId="655550FB" w16cid:durableId="6841A4B6"/>
  <w16cid:commentId w16cid:paraId="56086A24" w16cid:durableId="46E5DB05"/>
  <w16cid:commentId w16cid:paraId="07BC94DF" w16cid:durableId="1E834339"/>
  <w16cid:commentId w16cid:paraId="7E82EB79" w16cid:durableId="4748F977"/>
  <w16cid:commentId w16cid:paraId="031759CD" w16cid:durableId="507A335C"/>
  <w16cid:commentId w16cid:paraId="61D52704" w16cid:durableId="1C36ADFF"/>
  <w16cid:commentId w16cid:paraId="7E2051AB" w16cid:durableId="730F827A"/>
  <w16cid:commentId w16cid:paraId="7E546B9D" w16cid:durableId="69995E5F"/>
  <w16cid:commentId w16cid:paraId="0A6AA21F" w16cid:durableId="00997B21"/>
  <w16cid:commentId w16cid:paraId="7C737F9E" w16cid:durableId="107BEC5C"/>
  <w16cid:commentId w16cid:paraId="50AD63FA" w16cid:durableId="6B567638"/>
  <w16cid:commentId w16cid:paraId="1DF01B16" w16cid:durableId="28E49322"/>
  <w16cid:commentId w16cid:paraId="3C53EE70" w16cid:durableId="5E2E9155"/>
  <w16cid:commentId w16cid:paraId="4048F519" w16cid:durableId="11CD1DA1"/>
  <w16cid:commentId w16cid:paraId="4618BC98" w16cid:durableId="1F2F80AA"/>
  <w16cid:commentId w16cid:paraId="0D47D471" w16cid:durableId="30FE6A06"/>
  <w16cid:commentId w16cid:paraId="23CB7795" w16cid:durableId="3E508C23"/>
  <w16cid:commentId w16cid:paraId="698A3709" w16cid:durableId="112EEFFC"/>
  <w16cid:commentId w16cid:paraId="2C6E5716" w16cid:durableId="0A69FB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rson w15:author="Mayeda, Elizabeth Rose">
    <w15:presenceInfo w15:providerId="AD" w15:userId="S::mayeda@ucla.edu::7a74de19-93a5-4472-b583-1130511340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0C69"/>
    <w:rsid w:val="00001391"/>
    <w:rsid w:val="00001562"/>
    <w:rsid w:val="00001960"/>
    <w:rsid w:val="00003092"/>
    <w:rsid w:val="0000376D"/>
    <w:rsid w:val="0000606F"/>
    <w:rsid w:val="00011707"/>
    <w:rsid w:val="00011CEB"/>
    <w:rsid w:val="00012015"/>
    <w:rsid w:val="000128DA"/>
    <w:rsid w:val="00013E71"/>
    <w:rsid w:val="00013F03"/>
    <w:rsid w:val="00017A73"/>
    <w:rsid w:val="00020FD3"/>
    <w:rsid w:val="00024726"/>
    <w:rsid w:val="000249A4"/>
    <w:rsid w:val="00025D68"/>
    <w:rsid w:val="000263DB"/>
    <w:rsid w:val="00030F44"/>
    <w:rsid w:val="00031C5C"/>
    <w:rsid w:val="00031E15"/>
    <w:rsid w:val="00032545"/>
    <w:rsid w:val="00032A6A"/>
    <w:rsid w:val="00033B9C"/>
    <w:rsid w:val="00033F1B"/>
    <w:rsid w:val="000341C1"/>
    <w:rsid w:val="00034DEA"/>
    <w:rsid w:val="00035864"/>
    <w:rsid w:val="000401D8"/>
    <w:rsid w:val="00040545"/>
    <w:rsid w:val="00042085"/>
    <w:rsid w:val="0004370E"/>
    <w:rsid w:val="00044261"/>
    <w:rsid w:val="00045C14"/>
    <w:rsid w:val="00045D09"/>
    <w:rsid w:val="000472C5"/>
    <w:rsid w:val="00047C06"/>
    <w:rsid w:val="000500B6"/>
    <w:rsid w:val="000501EF"/>
    <w:rsid w:val="00050DC7"/>
    <w:rsid w:val="00051BF3"/>
    <w:rsid w:val="00052D1F"/>
    <w:rsid w:val="00055164"/>
    <w:rsid w:val="00055ACA"/>
    <w:rsid w:val="00056203"/>
    <w:rsid w:val="0005733C"/>
    <w:rsid w:val="00060A6D"/>
    <w:rsid w:val="00061C8F"/>
    <w:rsid w:val="00062092"/>
    <w:rsid w:val="000627FA"/>
    <w:rsid w:val="0006286B"/>
    <w:rsid w:val="0006433D"/>
    <w:rsid w:val="00064FE6"/>
    <w:rsid w:val="000650F8"/>
    <w:rsid w:val="00065369"/>
    <w:rsid w:val="000667D1"/>
    <w:rsid w:val="00067819"/>
    <w:rsid w:val="00067C45"/>
    <w:rsid w:val="00070676"/>
    <w:rsid w:val="0007134B"/>
    <w:rsid w:val="00071AF2"/>
    <w:rsid w:val="00072BDF"/>
    <w:rsid w:val="00073847"/>
    <w:rsid w:val="00073B11"/>
    <w:rsid w:val="000753CB"/>
    <w:rsid w:val="00075AAA"/>
    <w:rsid w:val="0007732F"/>
    <w:rsid w:val="000778D4"/>
    <w:rsid w:val="00080A62"/>
    <w:rsid w:val="000812D4"/>
    <w:rsid w:val="00081D9E"/>
    <w:rsid w:val="000822A1"/>
    <w:rsid w:val="00084125"/>
    <w:rsid w:val="00084842"/>
    <w:rsid w:val="00085075"/>
    <w:rsid w:val="0008563F"/>
    <w:rsid w:val="00085F4E"/>
    <w:rsid w:val="000868F6"/>
    <w:rsid w:val="00086DAF"/>
    <w:rsid w:val="0009124B"/>
    <w:rsid w:val="00091923"/>
    <w:rsid w:val="00091AD3"/>
    <w:rsid w:val="00092331"/>
    <w:rsid w:val="0009297C"/>
    <w:rsid w:val="000943B1"/>
    <w:rsid w:val="000944A9"/>
    <w:rsid w:val="00095AD9"/>
    <w:rsid w:val="00096CA6"/>
    <w:rsid w:val="000A0223"/>
    <w:rsid w:val="000A066F"/>
    <w:rsid w:val="000A070B"/>
    <w:rsid w:val="000A1D67"/>
    <w:rsid w:val="000A1F8D"/>
    <w:rsid w:val="000A233C"/>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2FF4"/>
    <w:rsid w:val="000B32DB"/>
    <w:rsid w:val="000B5B3C"/>
    <w:rsid w:val="000B5C06"/>
    <w:rsid w:val="000B764E"/>
    <w:rsid w:val="000B7A4C"/>
    <w:rsid w:val="000C0C36"/>
    <w:rsid w:val="000C23A4"/>
    <w:rsid w:val="000C6090"/>
    <w:rsid w:val="000C7487"/>
    <w:rsid w:val="000D0A82"/>
    <w:rsid w:val="000D25C3"/>
    <w:rsid w:val="000D3045"/>
    <w:rsid w:val="000D315D"/>
    <w:rsid w:val="000D4066"/>
    <w:rsid w:val="000D511C"/>
    <w:rsid w:val="000D5962"/>
    <w:rsid w:val="000D5C3E"/>
    <w:rsid w:val="000D5CF0"/>
    <w:rsid w:val="000D5DE5"/>
    <w:rsid w:val="000E232F"/>
    <w:rsid w:val="000E23EB"/>
    <w:rsid w:val="000E540B"/>
    <w:rsid w:val="000E6088"/>
    <w:rsid w:val="000E6C21"/>
    <w:rsid w:val="000F1624"/>
    <w:rsid w:val="000F2563"/>
    <w:rsid w:val="000F47A3"/>
    <w:rsid w:val="00101189"/>
    <w:rsid w:val="00101FCD"/>
    <w:rsid w:val="00102417"/>
    <w:rsid w:val="001025E2"/>
    <w:rsid w:val="001025EB"/>
    <w:rsid w:val="00102A4C"/>
    <w:rsid w:val="0010410F"/>
    <w:rsid w:val="00105412"/>
    <w:rsid w:val="00106D20"/>
    <w:rsid w:val="00110189"/>
    <w:rsid w:val="001111A9"/>
    <w:rsid w:val="001116AB"/>
    <w:rsid w:val="00113885"/>
    <w:rsid w:val="0011529A"/>
    <w:rsid w:val="00116B57"/>
    <w:rsid w:val="00117985"/>
    <w:rsid w:val="001208D2"/>
    <w:rsid w:val="00120AD3"/>
    <w:rsid w:val="00120C06"/>
    <w:rsid w:val="0012166A"/>
    <w:rsid w:val="001235FE"/>
    <w:rsid w:val="00124672"/>
    <w:rsid w:val="001256DB"/>
    <w:rsid w:val="00126414"/>
    <w:rsid w:val="00126732"/>
    <w:rsid w:val="0012697C"/>
    <w:rsid w:val="001271E4"/>
    <w:rsid w:val="00131D78"/>
    <w:rsid w:val="00131EC6"/>
    <w:rsid w:val="001329D1"/>
    <w:rsid w:val="00132DE1"/>
    <w:rsid w:val="00132ED3"/>
    <w:rsid w:val="00134D7B"/>
    <w:rsid w:val="00134E6B"/>
    <w:rsid w:val="00136663"/>
    <w:rsid w:val="00140A91"/>
    <w:rsid w:val="001437A5"/>
    <w:rsid w:val="00144071"/>
    <w:rsid w:val="00144298"/>
    <w:rsid w:val="00144648"/>
    <w:rsid w:val="00144ACA"/>
    <w:rsid w:val="00145317"/>
    <w:rsid w:val="0014539C"/>
    <w:rsid w:val="001457B4"/>
    <w:rsid w:val="00145CC9"/>
    <w:rsid w:val="00146960"/>
    <w:rsid w:val="00146F33"/>
    <w:rsid w:val="0014731A"/>
    <w:rsid w:val="001505AA"/>
    <w:rsid w:val="00150BC9"/>
    <w:rsid w:val="00151273"/>
    <w:rsid w:val="00152C08"/>
    <w:rsid w:val="00152ECD"/>
    <w:rsid w:val="00153EFC"/>
    <w:rsid w:val="001557A7"/>
    <w:rsid w:val="001611F6"/>
    <w:rsid w:val="0016214F"/>
    <w:rsid w:val="00162EF9"/>
    <w:rsid w:val="001643D8"/>
    <w:rsid w:val="001649D2"/>
    <w:rsid w:val="00165A81"/>
    <w:rsid w:val="001709F3"/>
    <w:rsid w:val="00170AA3"/>
    <w:rsid w:val="001713B6"/>
    <w:rsid w:val="0017448C"/>
    <w:rsid w:val="00175770"/>
    <w:rsid w:val="001758E5"/>
    <w:rsid w:val="00175AA3"/>
    <w:rsid w:val="00175BC7"/>
    <w:rsid w:val="00176307"/>
    <w:rsid w:val="00176AC9"/>
    <w:rsid w:val="00176B1E"/>
    <w:rsid w:val="00176C1A"/>
    <w:rsid w:val="00177B0C"/>
    <w:rsid w:val="00180DF7"/>
    <w:rsid w:val="00183036"/>
    <w:rsid w:val="00183538"/>
    <w:rsid w:val="00183E04"/>
    <w:rsid w:val="001857BB"/>
    <w:rsid w:val="00186719"/>
    <w:rsid w:val="001867A2"/>
    <w:rsid w:val="0019472A"/>
    <w:rsid w:val="001A1339"/>
    <w:rsid w:val="001A1CAA"/>
    <w:rsid w:val="001A1FD4"/>
    <w:rsid w:val="001A296F"/>
    <w:rsid w:val="001A40D4"/>
    <w:rsid w:val="001A7368"/>
    <w:rsid w:val="001B0A39"/>
    <w:rsid w:val="001B10CF"/>
    <w:rsid w:val="001B13D7"/>
    <w:rsid w:val="001B1C1C"/>
    <w:rsid w:val="001B2C87"/>
    <w:rsid w:val="001B3139"/>
    <w:rsid w:val="001B3F8C"/>
    <w:rsid w:val="001B5968"/>
    <w:rsid w:val="001B5CFA"/>
    <w:rsid w:val="001B5E5F"/>
    <w:rsid w:val="001B76AF"/>
    <w:rsid w:val="001C0CF8"/>
    <w:rsid w:val="001C3BC8"/>
    <w:rsid w:val="001C5A37"/>
    <w:rsid w:val="001C5F2C"/>
    <w:rsid w:val="001C65DD"/>
    <w:rsid w:val="001C6A8A"/>
    <w:rsid w:val="001D20EC"/>
    <w:rsid w:val="001E1920"/>
    <w:rsid w:val="001E2CFE"/>
    <w:rsid w:val="001E3D10"/>
    <w:rsid w:val="001E43C7"/>
    <w:rsid w:val="001E47C8"/>
    <w:rsid w:val="001E4B50"/>
    <w:rsid w:val="001E538C"/>
    <w:rsid w:val="001E557B"/>
    <w:rsid w:val="001E6F99"/>
    <w:rsid w:val="001F17D3"/>
    <w:rsid w:val="001F1BA5"/>
    <w:rsid w:val="001F1C79"/>
    <w:rsid w:val="001F6636"/>
    <w:rsid w:val="001F6716"/>
    <w:rsid w:val="001F6FA1"/>
    <w:rsid w:val="001F7ECE"/>
    <w:rsid w:val="00200EB8"/>
    <w:rsid w:val="002020D9"/>
    <w:rsid w:val="00203B12"/>
    <w:rsid w:val="00205A91"/>
    <w:rsid w:val="0020675E"/>
    <w:rsid w:val="00207394"/>
    <w:rsid w:val="00210FBD"/>
    <w:rsid w:val="002110A4"/>
    <w:rsid w:val="002110FF"/>
    <w:rsid w:val="00211136"/>
    <w:rsid w:val="00212F97"/>
    <w:rsid w:val="0021341C"/>
    <w:rsid w:val="00213475"/>
    <w:rsid w:val="00213543"/>
    <w:rsid w:val="00214B4E"/>
    <w:rsid w:val="00214FA0"/>
    <w:rsid w:val="0021566B"/>
    <w:rsid w:val="00216FA2"/>
    <w:rsid w:val="00217124"/>
    <w:rsid w:val="0021733F"/>
    <w:rsid w:val="00217C80"/>
    <w:rsid w:val="00217E75"/>
    <w:rsid w:val="00221AE0"/>
    <w:rsid w:val="00222BF6"/>
    <w:rsid w:val="00222EA3"/>
    <w:rsid w:val="0022465F"/>
    <w:rsid w:val="00226260"/>
    <w:rsid w:val="0022657B"/>
    <w:rsid w:val="00226B85"/>
    <w:rsid w:val="002275F6"/>
    <w:rsid w:val="00231841"/>
    <w:rsid w:val="00231BDB"/>
    <w:rsid w:val="002335D3"/>
    <w:rsid w:val="00233F1D"/>
    <w:rsid w:val="00234DBD"/>
    <w:rsid w:val="0023538B"/>
    <w:rsid w:val="00235657"/>
    <w:rsid w:val="002358D8"/>
    <w:rsid w:val="0023618F"/>
    <w:rsid w:val="0023683A"/>
    <w:rsid w:val="002371F0"/>
    <w:rsid w:val="00237928"/>
    <w:rsid w:val="00237F66"/>
    <w:rsid w:val="00240603"/>
    <w:rsid w:val="00240A69"/>
    <w:rsid w:val="00241620"/>
    <w:rsid w:val="002428D1"/>
    <w:rsid w:val="00243446"/>
    <w:rsid w:val="0024355E"/>
    <w:rsid w:val="002444D8"/>
    <w:rsid w:val="00244B2E"/>
    <w:rsid w:val="00244D47"/>
    <w:rsid w:val="002504E0"/>
    <w:rsid w:val="0025289D"/>
    <w:rsid w:val="00253A93"/>
    <w:rsid w:val="00253B31"/>
    <w:rsid w:val="002562E8"/>
    <w:rsid w:val="002607C3"/>
    <w:rsid w:val="002626E4"/>
    <w:rsid w:val="00263C52"/>
    <w:rsid w:val="00264478"/>
    <w:rsid w:val="00265E0E"/>
    <w:rsid w:val="00267278"/>
    <w:rsid w:val="002701D4"/>
    <w:rsid w:val="002708F7"/>
    <w:rsid w:val="00270927"/>
    <w:rsid w:val="00270DF4"/>
    <w:rsid w:val="002719B9"/>
    <w:rsid w:val="00271DF6"/>
    <w:rsid w:val="00272219"/>
    <w:rsid w:val="00274B08"/>
    <w:rsid w:val="00276809"/>
    <w:rsid w:val="002772B8"/>
    <w:rsid w:val="00277FF3"/>
    <w:rsid w:val="00280957"/>
    <w:rsid w:val="00281608"/>
    <w:rsid w:val="00281AC2"/>
    <w:rsid w:val="00282302"/>
    <w:rsid w:val="00283543"/>
    <w:rsid w:val="002836A2"/>
    <w:rsid w:val="00283712"/>
    <w:rsid w:val="002849C7"/>
    <w:rsid w:val="00286201"/>
    <w:rsid w:val="00290D86"/>
    <w:rsid w:val="00292CD1"/>
    <w:rsid w:val="00294AD0"/>
    <w:rsid w:val="00294C5D"/>
    <w:rsid w:val="00295ABF"/>
    <w:rsid w:val="00296A34"/>
    <w:rsid w:val="002A0925"/>
    <w:rsid w:val="002A13A0"/>
    <w:rsid w:val="002A1D50"/>
    <w:rsid w:val="002A27FB"/>
    <w:rsid w:val="002A2CE4"/>
    <w:rsid w:val="002A391C"/>
    <w:rsid w:val="002A3E3C"/>
    <w:rsid w:val="002A4259"/>
    <w:rsid w:val="002A497A"/>
    <w:rsid w:val="002A4F5D"/>
    <w:rsid w:val="002A5EE0"/>
    <w:rsid w:val="002A62DF"/>
    <w:rsid w:val="002A6467"/>
    <w:rsid w:val="002B1606"/>
    <w:rsid w:val="002B1C63"/>
    <w:rsid w:val="002B33F0"/>
    <w:rsid w:val="002B44D1"/>
    <w:rsid w:val="002B533A"/>
    <w:rsid w:val="002B5C98"/>
    <w:rsid w:val="002B5CFB"/>
    <w:rsid w:val="002B6C6D"/>
    <w:rsid w:val="002B7680"/>
    <w:rsid w:val="002B7B5D"/>
    <w:rsid w:val="002C0266"/>
    <w:rsid w:val="002C02EA"/>
    <w:rsid w:val="002C0354"/>
    <w:rsid w:val="002C2FCB"/>
    <w:rsid w:val="002C4A90"/>
    <w:rsid w:val="002C4EDD"/>
    <w:rsid w:val="002C5043"/>
    <w:rsid w:val="002C50B2"/>
    <w:rsid w:val="002C513C"/>
    <w:rsid w:val="002C54B2"/>
    <w:rsid w:val="002C6296"/>
    <w:rsid w:val="002C6804"/>
    <w:rsid w:val="002C6B3C"/>
    <w:rsid w:val="002C6D18"/>
    <w:rsid w:val="002D2E5B"/>
    <w:rsid w:val="002D3419"/>
    <w:rsid w:val="002D3B31"/>
    <w:rsid w:val="002D4B9E"/>
    <w:rsid w:val="002D4DCE"/>
    <w:rsid w:val="002D5DAA"/>
    <w:rsid w:val="002E0BA9"/>
    <w:rsid w:val="002E0C34"/>
    <w:rsid w:val="002E238B"/>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68A8"/>
    <w:rsid w:val="00307516"/>
    <w:rsid w:val="00307B4B"/>
    <w:rsid w:val="00307B4E"/>
    <w:rsid w:val="003111D6"/>
    <w:rsid w:val="00313166"/>
    <w:rsid w:val="003133A7"/>
    <w:rsid w:val="00314C4A"/>
    <w:rsid w:val="003161EB"/>
    <w:rsid w:val="00320622"/>
    <w:rsid w:val="0032107C"/>
    <w:rsid w:val="00321BE3"/>
    <w:rsid w:val="0032576B"/>
    <w:rsid w:val="00325AA6"/>
    <w:rsid w:val="00326A81"/>
    <w:rsid w:val="00330678"/>
    <w:rsid w:val="00331E4B"/>
    <w:rsid w:val="00332257"/>
    <w:rsid w:val="00332B87"/>
    <w:rsid w:val="00332D2F"/>
    <w:rsid w:val="00333BFD"/>
    <w:rsid w:val="003343C0"/>
    <w:rsid w:val="00335985"/>
    <w:rsid w:val="00335D11"/>
    <w:rsid w:val="00336E13"/>
    <w:rsid w:val="003402B2"/>
    <w:rsid w:val="003413A9"/>
    <w:rsid w:val="00341AD0"/>
    <w:rsid w:val="003431D3"/>
    <w:rsid w:val="00345123"/>
    <w:rsid w:val="003469DB"/>
    <w:rsid w:val="00346EBC"/>
    <w:rsid w:val="00347AC0"/>
    <w:rsid w:val="00347CBF"/>
    <w:rsid w:val="00350D35"/>
    <w:rsid w:val="00350DAB"/>
    <w:rsid w:val="003516F6"/>
    <w:rsid w:val="0035252A"/>
    <w:rsid w:val="003527B0"/>
    <w:rsid w:val="00352BCD"/>
    <w:rsid w:val="003549F5"/>
    <w:rsid w:val="00355432"/>
    <w:rsid w:val="00360C88"/>
    <w:rsid w:val="00361B88"/>
    <w:rsid w:val="00362B19"/>
    <w:rsid w:val="00363F0F"/>
    <w:rsid w:val="003663A3"/>
    <w:rsid w:val="0036663A"/>
    <w:rsid w:val="00366F4A"/>
    <w:rsid w:val="003673A7"/>
    <w:rsid w:val="003674A2"/>
    <w:rsid w:val="00370922"/>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07A2"/>
    <w:rsid w:val="003A354F"/>
    <w:rsid w:val="003A3E91"/>
    <w:rsid w:val="003A3EE6"/>
    <w:rsid w:val="003A42B1"/>
    <w:rsid w:val="003A526B"/>
    <w:rsid w:val="003A5BB7"/>
    <w:rsid w:val="003A663E"/>
    <w:rsid w:val="003A6F6E"/>
    <w:rsid w:val="003B27C8"/>
    <w:rsid w:val="003B2C76"/>
    <w:rsid w:val="003B2D46"/>
    <w:rsid w:val="003B5A96"/>
    <w:rsid w:val="003B6F84"/>
    <w:rsid w:val="003B71D5"/>
    <w:rsid w:val="003B7AEF"/>
    <w:rsid w:val="003B7EA3"/>
    <w:rsid w:val="003C0919"/>
    <w:rsid w:val="003C2EE7"/>
    <w:rsid w:val="003C2F87"/>
    <w:rsid w:val="003C3A61"/>
    <w:rsid w:val="003C45D7"/>
    <w:rsid w:val="003C4EE4"/>
    <w:rsid w:val="003C543B"/>
    <w:rsid w:val="003C5CEE"/>
    <w:rsid w:val="003C5CFD"/>
    <w:rsid w:val="003C6A87"/>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116F"/>
    <w:rsid w:val="003F1637"/>
    <w:rsid w:val="003F238F"/>
    <w:rsid w:val="003F2CEA"/>
    <w:rsid w:val="003F2F15"/>
    <w:rsid w:val="003F3621"/>
    <w:rsid w:val="003F706A"/>
    <w:rsid w:val="003F7FCC"/>
    <w:rsid w:val="0040159A"/>
    <w:rsid w:val="00403908"/>
    <w:rsid w:val="0040469B"/>
    <w:rsid w:val="004056B4"/>
    <w:rsid w:val="00406E6E"/>
    <w:rsid w:val="00407912"/>
    <w:rsid w:val="00407C8C"/>
    <w:rsid w:val="00410065"/>
    <w:rsid w:val="00411228"/>
    <w:rsid w:val="00411797"/>
    <w:rsid w:val="0041231D"/>
    <w:rsid w:val="00414546"/>
    <w:rsid w:val="00416A20"/>
    <w:rsid w:val="004206BC"/>
    <w:rsid w:val="00421333"/>
    <w:rsid w:val="004215E6"/>
    <w:rsid w:val="0042379B"/>
    <w:rsid w:val="00423DDC"/>
    <w:rsid w:val="0042455E"/>
    <w:rsid w:val="004248F6"/>
    <w:rsid w:val="00425A39"/>
    <w:rsid w:val="00425DD8"/>
    <w:rsid w:val="00426847"/>
    <w:rsid w:val="00427B7C"/>
    <w:rsid w:val="004305F8"/>
    <w:rsid w:val="00431758"/>
    <w:rsid w:val="00433868"/>
    <w:rsid w:val="00434549"/>
    <w:rsid w:val="00435091"/>
    <w:rsid w:val="0044045E"/>
    <w:rsid w:val="00441276"/>
    <w:rsid w:val="00443AF7"/>
    <w:rsid w:val="0044407B"/>
    <w:rsid w:val="0044583C"/>
    <w:rsid w:val="00450A18"/>
    <w:rsid w:val="00450B83"/>
    <w:rsid w:val="00452232"/>
    <w:rsid w:val="00453117"/>
    <w:rsid w:val="00453158"/>
    <w:rsid w:val="00454110"/>
    <w:rsid w:val="00461A9B"/>
    <w:rsid w:val="004630BD"/>
    <w:rsid w:val="0046420C"/>
    <w:rsid w:val="00464CF4"/>
    <w:rsid w:val="00465EA0"/>
    <w:rsid w:val="0046651F"/>
    <w:rsid w:val="00467EAB"/>
    <w:rsid w:val="00473D71"/>
    <w:rsid w:val="00474112"/>
    <w:rsid w:val="0047474B"/>
    <w:rsid w:val="00474BCE"/>
    <w:rsid w:val="004751D9"/>
    <w:rsid w:val="00477491"/>
    <w:rsid w:val="004774E9"/>
    <w:rsid w:val="00480230"/>
    <w:rsid w:val="004826E2"/>
    <w:rsid w:val="00482B27"/>
    <w:rsid w:val="00483621"/>
    <w:rsid w:val="004851EA"/>
    <w:rsid w:val="00485678"/>
    <w:rsid w:val="00485FFB"/>
    <w:rsid w:val="004868F0"/>
    <w:rsid w:val="0048792F"/>
    <w:rsid w:val="00487961"/>
    <w:rsid w:val="0049151B"/>
    <w:rsid w:val="0049169F"/>
    <w:rsid w:val="00493783"/>
    <w:rsid w:val="0049380E"/>
    <w:rsid w:val="00493993"/>
    <w:rsid w:val="00494BFE"/>
    <w:rsid w:val="00495074"/>
    <w:rsid w:val="00495405"/>
    <w:rsid w:val="00495424"/>
    <w:rsid w:val="004957D7"/>
    <w:rsid w:val="00495A66"/>
    <w:rsid w:val="00495BB7"/>
    <w:rsid w:val="00495E4A"/>
    <w:rsid w:val="0049642C"/>
    <w:rsid w:val="00496A90"/>
    <w:rsid w:val="00496C12"/>
    <w:rsid w:val="00496DB9"/>
    <w:rsid w:val="00497B12"/>
    <w:rsid w:val="004A02E5"/>
    <w:rsid w:val="004A20CF"/>
    <w:rsid w:val="004A325F"/>
    <w:rsid w:val="004A34DA"/>
    <w:rsid w:val="004A3A75"/>
    <w:rsid w:val="004A54DC"/>
    <w:rsid w:val="004A5AD8"/>
    <w:rsid w:val="004A7413"/>
    <w:rsid w:val="004A7451"/>
    <w:rsid w:val="004B07FA"/>
    <w:rsid w:val="004B2B4D"/>
    <w:rsid w:val="004B57DA"/>
    <w:rsid w:val="004B5C98"/>
    <w:rsid w:val="004B66B8"/>
    <w:rsid w:val="004C03D9"/>
    <w:rsid w:val="004C1856"/>
    <w:rsid w:val="004C31BB"/>
    <w:rsid w:val="004C326C"/>
    <w:rsid w:val="004C3DDC"/>
    <w:rsid w:val="004C3F20"/>
    <w:rsid w:val="004C4291"/>
    <w:rsid w:val="004C49B1"/>
    <w:rsid w:val="004C7E44"/>
    <w:rsid w:val="004D0383"/>
    <w:rsid w:val="004D2431"/>
    <w:rsid w:val="004D24A8"/>
    <w:rsid w:val="004D2FF5"/>
    <w:rsid w:val="004D33E1"/>
    <w:rsid w:val="004D395E"/>
    <w:rsid w:val="004D47C7"/>
    <w:rsid w:val="004D4CB9"/>
    <w:rsid w:val="004D4D86"/>
    <w:rsid w:val="004D54E7"/>
    <w:rsid w:val="004D5B8F"/>
    <w:rsid w:val="004D5DD3"/>
    <w:rsid w:val="004D6E6B"/>
    <w:rsid w:val="004E0C92"/>
    <w:rsid w:val="004E1B46"/>
    <w:rsid w:val="004E1C42"/>
    <w:rsid w:val="004E2089"/>
    <w:rsid w:val="004E7F30"/>
    <w:rsid w:val="004F08A6"/>
    <w:rsid w:val="004F1E99"/>
    <w:rsid w:val="004F64DE"/>
    <w:rsid w:val="005006F6"/>
    <w:rsid w:val="005008AD"/>
    <w:rsid w:val="00501222"/>
    <w:rsid w:val="00502255"/>
    <w:rsid w:val="00502BA9"/>
    <w:rsid w:val="00503837"/>
    <w:rsid w:val="005051C2"/>
    <w:rsid w:val="00505464"/>
    <w:rsid w:val="005074F4"/>
    <w:rsid w:val="00507A4E"/>
    <w:rsid w:val="00507C22"/>
    <w:rsid w:val="00511D8D"/>
    <w:rsid w:val="00512056"/>
    <w:rsid w:val="00512577"/>
    <w:rsid w:val="00512642"/>
    <w:rsid w:val="00513485"/>
    <w:rsid w:val="00515660"/>
    <w:rsid w:val="00515D5A"/>
    <w:rsid w:val="00515E6F"/>
    <w:rsid w:val="00516120"/>
    <w:rsid w:val="005162CF"/>
    <w:rsid w:val="00517B1F"/>
    <w:rsid w:val="0052078B"/>
    <w:rsid w:val="0052216C"/>
    <w:rsid w:val="0052324E"/>
    <w:rsid w:val="00523D45"/>
    <w:rsid w:val="00525609"/>
    <w:rsid w:val="00525FBF"/>
    <w:rsid w:val="005260E9"/>
    <w:rsid w:val="00527284"/>
    <w:rsid w:val="0052740E"/>
    <w:rsid w:val="005275CF"/>
    <w:rsid w:val="00531F69"/>
    <w:rsid w:val="00532DA7"/>
    <w:rsid w:val="00533115"/>
    <w:rsid w:val="00533708"/>
    <w:rsid w:val="005345DD"/>
    <w:rsid w:val="005411DB"/>
    <w:rsid w:val="00541389"/>
    <w:rsid w:val="00542B83"/>
    <w:rsid w:val="005451BA"/>
    <w:rsid w:val="00545BCD"/>
    <w:rsid w:val="00547726"/>
    <w:rsid w:val="0055291B"/>
    <w:rsid w:val="005530A2"/>
    <w:rsid w:val="00553C03"/>
    <w:rsid w:val="00554C7B"/>
    <w:rsid w:val="00555080"/>
    <w:rsid w:val="0055560D"/>
    <w:rsid w:val="00556920"/>
    <w:rsid w:val="0055750C"/>
    <w:rsid w:val="00560380"/>
    <w:rsid w:val="00561028"/>
    <w:rsid w:val="00561A2C"/>
    <w:rsid w:val="00562648"/>
    <w:rsid w:val="00563AAA"/>
    <w:rsid w:val="00563B3B"/>
    <w:rsid w:val="005645B9"/>
    <w:rsid w:val="00564986"/>
    <w:rsid w:val="0056665A"/>
    <w:rsid w:val="0056752C"/>
    <w:rsid w:val="00571799"/>
    <w:rsid w:val="00571BBA"/>
    <w:rsid w:val="005756CD"/>
    <w:rsid w:val="00575D40"/>
    <w:rsid w:val="005764FD"/>
    <w:rsid w:val="0058003B"/>
    <w:rsid w:val="0058006A"/>
    <w:rsid w:val="0058117E"/>
    <w:rsid w:val="00583510"/>
    <w:rsid w:val="00585A97"/>
    <w:rsid w:val="00587051"/>
    <w:rsid w:val="00587C47"/>
    <w:rsid w:val="005901E8"/>
    <w:rsid w:val="00590BE1"/>
    <w:rsid w:val="00591930"/>
    <w:rsid w:val="00592929"/>
    <w:rsid w:val="005935E3"/>
    <w:rsid w:val="00593DD9"/>
    <w:rsid w:val="005951D7"/>
    <w:rsid w:val="00595D14"/>
    <w:rsid w:val="005963D2"/>
    <w:rsid w:val="0059680C"/>
    <w:rsid w:val="00596D4A"/>
    <w:rsid w:val="00597106"/>
    <w:rsid w:val="00597BDB"/>
    <w:rsid w:val="005A11C4"/>
    <w:rsid w:val="005A2116"/>
    <w:rsid w:val="005A2379"/>
    <w:rsid w:val="005A2D81"/>
    <w:rsid w:val="005A7FED"/>
    <w:rsid w:val="005B03E7"/>
    <w:rsid w:val="005B18FF"/>
    <w:rsid w:val="005B26D3"/>
    <w:rsid w:val="005B43F0"/>
    <w:rsid w:val="005B4427"/>
    <w:rsid w:val="005B675E"/>
    <w:rsid w:val="005B69BB"/>
    <w:rsid w:val="005B6B30"/>
    <w:rsid w:val="005B6F6E"/>
    <w:rsid w:val="005B7532"/>
    <w:rsid w:val="005B78B6"/>
    <w:rsid w:val="005B7EC9"/>
    <w:rsid w:val="005C1E0F"/>
    <w:rsid w:val="005C2FFA"/>
    <w:rsid w:val="005C3CD1"/>
    <w:rsid w:val="005C4477"/>
    <w:rsid w:val="005C44CC"/>
    <w:rsid w:val="005C4FD5"/>
    <w:rsid w:val="005C64CA"/>
    <w:rsid w:val="005C6F53"/>
    <w:rsid w:val="005C7483"/>
    <w:rsid w:val="005D06B3"/>
    <w:rsid w:val="005D0826"/>
    <w:rsid w:val="005D0912"/>
    <w:rsid w:val="005D102C"/>
    <w:rsid w:val="005D2500"/>
    <w:rsid w:val="005D5C6E"/>
    <w:rsid w:val="005D7AA4"/>
    <w:rsid w:val="005D7D53"/>
    <w:rsid w:val="005E09CA"/>
    <w:rsid w:val="005E1323"/>
    <w:rsid w:val="005E252E"/>
    <w:rsid w:val="005E3AE9"/>
    <w:rsid w:val="005E6AE2"/>
    <w:rsid w:val="005E6B14"/>
    <w:rsid w:val="005E7FA1"/>
    <w:rsid w:val="005F1966"/>
    <w:rsid w:val="005F1DD1"/>
    <w:rsid w:val="005F1F2B"/>
    <w:rsid w:val="005F23F7"/>
    <w:rsid w:val="005F285E"/>
    <w:rsid w:val="005F2B73"/>
    <w:rsid w:val="005F2B9E"/>
    <w:rsid w:val="005F3FD3"/>
    <w:rsid w:val="005F4227"/>
    <w:rsid w:val="005F766B"/>
    <w:rsid w:val="0060099D"/>
    <w:rsid w:val="00600CA6"/>
    <w:rsid w:val="006014DF"/>
    <w:rsid w:val="00604959"/>
    <w:rsid w:val="00605A0F"/>
    <w:rsid w:val="00606803"/>
    <w:rsid w:val="006070F3"/>
    <w:rsid w:val="0061082C"/>
    <w:rsid w:val="00611253"/>
    <w:rsid w:val="00616E2D"/>
    <w:rsid w:val="00617CC8"/>
    <w:rsid w:val="00620C6F"/>
    <w:rsid w:val="00623008"/>
    <w:rsid w:val="00624287"/>
    <w:rsid w:val="00624ED9"/>
    <w:rsid w:val="0062636A"/>
    <w:rsid w:val="00626A18"/>
    <w:rsid w:val="00627E0C"/>
    <w:rsid w:val="0063126A"/>
    <w:rsid w:val="00631EA0"/>
    <w:rsid w:val="00632636"/>
    <w:rsid w:val="00632971"/>
    <w:rsid w:val="006331A6"/>
    <w:rsid w:val="0063344C"/>
    <w:rsid w:val="006345DF"/>
    <w:rsid w:val="0063490A"/>
    <w:rsid w:val="00635B30"/>
    <w:rsid w:val="00635F33"/>
    <w:rsid w:val="00636F18"/>
    <w:rsid w:val="006372BC"/>
    <w:rsid w:val="006373B6"/>
    <w:rsid w:val="006375AA"/>
    <w:rsid w:val="0064012C"/>
    <w:rsid w:val="0064069D"/>
    <w:rsid w:val="006406B7"/>
    <w:rsid w:val="00640BED"/>
    <w:rsid w:val="0064116B"/>
    <w:rsid w:val="00642B29"/>
    <w:rsid w:val="00643008"/>
    <w:rsid w:val="0064399B"/>
    <w:rsid w:val="0064405C"/>
    <w:rsid w:val="00644C31"/>
    <w:rsid w:val="00645318"/>
    <w:rsid w:val="006454AE"/>
    <w:rsid w:val="00645B86"/>
    <w:rsid w:val="00646098"/>
    <w:rsid w:val="0064609D"/>
    <w:rsid w:val="006468F5"/>
    <w:rsid w:val="00646B94"/>
    <w:rsid w:val="006503D2"/>
    <w:rsid w:val="00652737"/>
    <w:rsid w:val="0065297A"/>
    <w:rsid w:val="00652BD4"/>
    <w:rsid w:val="00652F16"/>
    <w:rsid w:val="00656777"/>
    <w:rsid w:val="006568DE"/>
    <w:rsid w:val="00657EE2"/>
    <w:rsid w:val="00657F8D"/>
    <w:rsid w:val="00660A6C"/>
    <w:rsid w:val="00661578"/>
    <w:rsid w:val="00663740"/>
    <w:rsid w:val="0066374E"/>
    <w:rsid w:val="00663A0F"/>
    <w:rsid w:val="00664F8C"/>
    <w:rsid w:val="0066685B"/>
    <w:rsid w:val="006670C0"/>
    <w:rsid w:val="006673A0"/>
    <w:rsid w:val="006675C9"/>
    <w:rsid w:val="00670632"/>
    <w:rsid w:val="00670B21"/>
    <w:rsid w:val="0067121F"/>
    <w:rsid w:val="00671431"/>
    <w:rsid w:val="00671EF1"/>
    <w:rsid w:val="006736F2"/>
    <w:rsid w:val="0067390A"/>
    <w:rsid w:val="00675BC0"/>
    <w:rsid w:val="006771C8"/>
    <w:rsid w:val="00680128"/>
    <w:rsid w:val="00680579"/>
    <w:rsid w:val="00681278"/>
    <w:rsid w:val="006843D8"/>
    <w:rsid w:val="006843E2"/>
    <w:rsid w:val="0068481D"/>
    <w:rsid w:val="006856B8"/>
    <w:rsid w:val="00686506"/>
    <w:rsid w:val="00686756"/>
    <w:rsid w:val="00687271"/>
    <w:rsid w:val="00690C49"/>
    <w:rsid w:val="00690FFA"/>
    <w:rsid w:val="0069112E"/>
    <w:rsid w:val="0069296F"/>
    <w:rsid w:val="00692C5F"/>
    <w:rsid w:val="006935DF"/>
    <w:rsid w:val="00693F3F"/>
    <w:rsid w:val="006959EF"/>
    <w:rsid w:val="00696913"/>
    <w:rsid w:val="006A03B2"/>
    <w:rsid w:val="006A1343"/>
    <w:rsid w:val="006A18BE"/>
    <w:rsid w:val="006A1C60"/>
    <w:rsid w:val="006A2068"/>
    <w:rsid w:val="006A381A"/>
    <w:rsid w:val="006A5B20"/>
    <w:rsid w:val="006A614B"/>
    <w:rsid w:val="006A67F5"/>
    <w:rsid w:val="006A726E"/>
    <w:rsid w:val="006A7AAA"/>
    <w:rsid w:val="006B46BD"/>
    <w:rsid w:val="006B4861"/>
    <w:rsid w:val="006B5EB9"/>
    <w:rsid w:val="006B71CB"/>
    <w:rsid w:val="006B7633"/>
    <w:rsid w:val="006B7A2B"/>
    <w:rsid w:val="006B7C6A"/>
    <w:rsid w:val="006B7E6F"/>
    <w:rsid w:val="006C1167"/>
    <w:rsid w:val="006C31B8"/>
    <w:rsid w:val="006C3946"/>
    <w:rsid w:val="006C3A6E"/>
    <w:rsid w:val="006C6383"/>
    <w:rsid w:val="006C6AF6"/>
    <w:rsid w:val="006C7899"/>
    <w:rsid w:val="006C7C4F"/>
    <w:rsid w:val="006D001C"/>
    <w:rsid w:val="006D0276"/>
    <w:rsid w:val="006D19D1"/>
    <w:rsid w:val="006D29BF"/>
    <w:rsid w:val="006D2F50"/>
    <w:rsid w:val="006D48C4"/>
    <w:rsid w:val="006D562C"/>
    <w:rsid w:val="006D5BBF"/>
    <w:rsid w:val="006D61A6"/>
    <w:rsid w:val="006D66FA"/>
    <w:rsid w:val="006D6EF3"/>
    <w:rsid w:val="006D71DB"/>
    <w:rsid w:val="006E31D0"/>
    <w:rsid w:val="006E3EB0"/>
    <w:rsid w:val="006E42DD"/>
    <w:rsid w:val="006E6E18"/>
    <w:rsid w:val="006E7015"/>
    <w:rsid w:val="006E7768"/>
    <w:rsid w:val="006E7FAE"/>
    <w:rsid w:val="006F0072"/>
    <w:rsid w:val="006F2E90"/>
    <w:rsid w:val="006F2F19"/>
    <w:rsid w:val="006F39FA"/>
    <w:rsid w:val="006F3B88"/>
    <w:rsid w:val="006F4C5D"/>
    <w:rsid w:val="006F4ED9"/>
    <w:rsid w:val="006F6193"/>
    <w:rsid w:val="007005AC"/>
    <w:rsid w:val="00701162"/>
    <w:rsid w:val="0070487E"/>
    <w:rsid w:val="007054C0"/>
    <w:rsid w:val="00711341"/>
    <w:rsid w:val="00712E39"/>
    <w:rsid w:val="00712ED3"/>
    <w:rsid w:val="00713E13"/>
    <w:rsid w:val="00715C51"/>
    <w:rsid w:val="00716199"/>
    <w:rsid w:val="00720578"/>
    <w:rsid w:val="0072126A"/>
    <w:rsid w:val="00721889"/>
    <w:rsid w:val="00721991"/>
    <w:rsid w:val="0072199A"/>
    <w:rsid w:val="00721B8F"/>
    <w:rsid w:val="00721EBD"/>
    <w:rsid w:val="00722752"/>
    <w:rsid w:val="00722776"/>
    <w:rsid w:val="00724873"/>
    <w:rsid w:val="007261FD"/>
    <w:rsid w:val="00727970"/>
    <w:rsid w:val="00730166"/>
    <w:rsid w:val="007302B0"/>
    <w:rsid w:val="007306BD"/>
    <w:rsid w:val="007315C6"/>
    <w:rsid w:val="00731934"/>
    <w:rsid w:val="0073297C"/>
    <w:rsid w:val="00733409"/>
    <w:rsid w:val="00733929"/>
    <w:rsid w:val="00733FFB"/>
    <w:rsid w:val="00734522"/>
    <w:rsid w:val="00736A95"/>
    <w:rsid w:val="0073765A"/>
    <w:rsid w:val="00737664"/>
    <w:rsid w:val="007429A6"/>
    <w:rsid w:val="00743034"/>
    <w:rsid w:val="00743BE9"/>
    <w:rsid w:val="00744035"/>
    <w:rsid w:val="007453E7"/>
    <w:rsid w:val="007459AF"/>
    <w:rsid w:val="00746860"/>
    <w:rsid w:val="00747683"/>
    <w:rsid w:val="00751B7F"/>
    <w:rsid w:val="00752295"/>
    <w:rsid w:val="007527DB"/>
    <w:rsid w:val="007545D4"/>
    <w:rsid w:val="0075587E"/>
    <w:rsid w:val="007558D0"/>
    <w:rsid w:val="007572C8"/>
    <w:rsid w:val="007573A9"/>
    <w:rsid w:val="007605E7"/>
    <w:rsid w:val="00760BE0"/>
    <w:rsid w:val="007612AA"/>
    <w:rsid w:val="00761D52"/>
    <w:rsid w:val="00764641"/>
    <w:rsid w:val="0076480B"/>
    <w:rsid w:val="007654C2"/>
    <w:rsid w:val="00765839"/>
    <w:rsid w:val="00765890"/>
    <w:rsid w:val="00765C3D"/>
    <w:rsid w:val="00766B5B"/>
    <w:rsid w:val="00766B5C"/>
    <w:rsid w:val="007673F0"/>
    <w:rsid w:val="007733A4"/>
    <w:rsid w:val="00773B3D"/>
    <w:rsid w:val="00774886"/>
    <w:rsid w:val="007759C3"/>
    <w:rsid w:val="00776930"/>
    <w:rsid w:val="007807DB"/>
    <w:rsid w:val="00780A3F"/>
    <w:rsid w:val="00780BFF"/>
    <w:rsid w:val="00781672"/>
    <w:rsid w:val="00782695"/>
    <w:rsid w:val="007839A0"/>
    <w:rsid w:val="00783B51"/>
    <w:rsid w:val="0078409A"/>
    <w:rsid w:val="0078486F"/>
    <w:rsid w:val="00790195"/>
    <w:rsid w:val="00790436"/>
    <w:rsid w:val="007920E6"/>
    <w:rsid w:val="0079285F"/>
    <w:rsid w:val="00795806"/>
    <w:rsid w:val="00795BB7"/>
    <w:rsid w:val="00797C18"/>
    <w:rsid w:val="007A1351"/>
    <w:rsid w:val="007A1666"/>
    <w:rsid w:val="007A258F"/>
    <w:rsid w:val="007A2720"/>
    <w:rsid w:val="007A3358"/>
    <w:rsid w:val="007A3587"/>
    <w:rsid w:val="007A3A12"/>
    <w:rsid w:val="007A4A07"/>
    <w:rsid w:val="007B0920"/>
    <w:rsid w:val="007B111C"/>
    <w:rsid w:val="007B1868"/>
    <w:rsid w:val="007B2801"/>
    <w:rsid w:val="007B2F99"/>
    <w:rsid w:val="007B405A"/>
    <w:rsid w:val="007B54E6"/>
    <w:rsid w:val="007B78DD"/>
    <w:rsid w:val="007B7A13"/>
    <w:rsid w:val="007B7D73"/>
    <w:rsid w:val="007C16C1"/>
    <w:rsid w:val="007C2EE9"/>
    <w:rsid w:val="007C7124"/>
    <w:rsid w:val="007C759C"/>
    <w:rsid w:val="007D22F5"/>
    <w:rsid w:val="007D3882"/>
    <w:rsid w:val="007D4682"/>
    <w:rsid w:val="007D520D"/>
    <w:rsid w:val="007D6F95"/>
    <w:rsid w:val="007D6FF5"/>
    <w:rsid w:val="007D776C"/>
    <w:rsid w:val="007D7BF2"/>
    <w:rsid w:val="007E2338"/>
    <w:rsid w:val="007E3E93"/>
    <w:rsid w:val="007E4CFF"/>
    <w:rsid w:val="007E512D"/>
    <w:rsid w:val="007E56A8"/>
    <w:rsid w:val="007E6088"/>
    <w:rsid w:val="007E619D"/>
    <w:rsid w:val="007E6ECC"/>
    <w:rsid w:val="007F19E0"/>
    <w:rsid w:val="007F29A9"/>
    <w:rsid w:val="007F32B2"/>
    <w:rsid w:val="007F3A2C"/>
    <w:rsid w:val="007F434E"/>
    <w:rsid w:val="007F4359"/>
    <w:rsid w:val="007F4501"/>
    <w:rsid w:val="007F6503"/>
    <w:rsid w:val="007F70A1"/>
    <w:rsid w:val="007F7F54"/>
    <w:rsid w:val="00802E2A"/>
    <w:rsid w:val="00803B75"/>
    <w:rsid w:val="00804E71"/>
    <w:rsid w:val="008060AE"/>
    <w:rsid w:val="0080782E"/>
    <w:rsid w:val="0080795A"/>
    <w:rsid w:val="00807CB8"/>
    <w:rsid w:val="0081190D"/>
    <w:rsid w:val="008121DC"/>
    <w:rsid w:val="00812F6C"/>
    <w:rsid w:val="00812FA1"/>
    <w:rsid w:val="00814741"/>
    <w:rsid w:val="00814D8C"/>
    <w:rsid w:val="00816AF5"/>
    <w:rsid w:val="00816D2D"/>
    <w:rsid w:val="008214AF"/>
    <w:rsid w:val="008216E6"/>
    <w:rsid w:val="008217E7"/>
    <w:rsid w:val="00821D46"/>
    <w:rsid w:val="0082204A"/>
    <w:rsid w:val="00822302"/>
    <w:rsid w:val="008226E1"/>
    <w:rsid w:val="008229E8"/>
    <w:rsid w:val="00825AAB"/>
    <w:rsid w:val="0082688E"/>
    <w:rsid w:val="008278C1"/>
    <w:rsid w:val="00830326"/>
    <w:rsid w:val="008308E5"/>
    <w:rsid w:val="00831414"/>
    <w:rsid w:val="008323EB"/>
    <w:rsid w:val="00832558"/>
    <w:rsid w:val="0083377B"/>
    <w:rsid w:val="00833C01"/>
    <w:rsid w:val="00834400"/>
    <w:rsid w:val="0083451E"/>
    <w:rsid w:val="0083499C"/>
    <w:rsid w:val="00834AAE"/>
    <w:rsid w:val="00835234"/>
    <w:rsid w:val="0083770D"/>
    <w:rsid w:val="0083791C"/>
    <w:rsid w:val="00837F7B"/>
    <w:rsid w:val="008406FD"/>
    <w:rsid w:val="00840708"/>
    <w:rsid w:val="0084484E"/>
    <w:rsid w:val="00844EC2"/>
    <w:rsid w:val="00844F0A"/>
    <w:rsid w:val="00847068"/>
    <w:rsid w:val="00851ECD"/>
    <w:rsid w:val="00852F98"/>
    <w:rsid w:val="008534B9"/>
    <w:rsid w:val="00855190"/>
    <w:rsid w:val="00855F48"/>
    <w:rsid w:val="00855F63"/>
    <w:rsid w:val="00860470"/>
    <w:rsid w:val="00860751"/>
    <w:rsid w:val="00860B08"/>
    <w:rsid w:val="0086120F"/>
    <w:rsid w:val="00863925"/>
    <w:rsid w:val="008666E4"/>
    <w:rsid w:val="0086746D"/>
    <w:rsid w:val="00867664"/>
    <w:rsid w:val="008676C2"/>
    <w:rsid w:val="00871586"/>
    <w:rsid w:val="00872F06"/>
    <w:rsid w:val="008730E1"/>
    <w:rsid w:val="00874031"/>
    <w:rsid w:val="008813A6"/>
    <w:rsid w:val="008821B6"/>
    <w:rsid w:val="00885BE9"/>
    <w:rsid w:val="008876F0"/>
    <w:rsid w:val="00887DF6"/>
    <w:rsid w:val="00887FC9"/>
    <w:rsid w:val="00890156"/>
    <w:rsid w:val="008912F1"/>
    <w:rsid w:val="008916E9"/>
    <w:rsid w:val="00892C09"/>
    <w:rsid w:val="0089338B"/>
    <w:rsid w:val="00894583"/>
    <w:rsid w:val="0089567A"/>
    <w:rsid w:val="0089570F"/>
    <w:rsid w:val="0089601B"/>
    <w:rsid w:val="008A1814"/>
    <w:rsid w:val="008A1A99"/>
    <w:rsid w:val="008A1DD9"/>
    <w:rsid w:val="008A4AF5"/>
    <w:rsid w:val="008A62A3"/>
    <w:rsid w:val="008A63FA"/>
    <w:rsid w:val="008A6B62"/>
    <w:rsid w:val="008A7AFC"/>
    <w:rsid w:val="008A7D09"/>
    <w:rsid w:val="008B1F00"/>
    <w:rsid w:val="008B2476"/>
    <w:rsid w:val="008B25BD"/>
    <w:rsid w:val="008B2792"/>
    <w:rsid w:val="008B4325"/>
    <w:rsid w:val="008B45AA"/>
    <w:rsid w:val="008B48A7"/>
    <w:rsid w:val="008B50A2"/>
    <w:rsid w:val="008B51E0"/>
    <w:rsid w:val="008B5CA2"/>
    <w:rsid w:val="008B71D2"/>
    <w:rsid w:val="008B7683"/>
    <w:rsid w:val="008C0197"/>
    <w:rsid w:val="008C0741"/>
    <w:rsid w:val="008C19A7"/>
    <w:rsid w:val="008C2982"/>
    <w:rsid w:val="008C2A20"/>
    <w:rsid w:val="008C34F5"/>
    <w:rsid w:val="008C4CC7"/>
    <w:rsid w:val="008C6789"/>
    <w:rsid w:val="008C7C1A"/>
    <w:rsid w:val="008D03A3"/>
    <w:rsid w:val="008D205F"/>
    <w:rsid w:val="008D3E92"/>
    <w:rsid w:val="008D53DA"/>
    <w:rsid w:val="008D5F11"/>
    <w:rsid w:val="008E0F74"/>
    <w:rsid w:val="008E1D93"/>
    <w:rsid w:val="008E1E12"/>
    <w:rsid w:val="008E1F10"/>
    <w:rsid w:val="008E2010"/>
    <w:rsid w:val="008E3797"/>
    <w:rsid w:val="008E427C"/>
    <w:rsid w:val="008E448A"/>
    <w:rsid w:val="008E483A"/>
    <w:rsid w:val="008E4E9B"/>
    <w:rsid w:val="008E72DB"/>
    <w:rsid w:val="008E72E9"/>
    <w:rsid w:val="008F049B"/>
    <w:rsid w:val="008F0FA0"/>
    <w:rsid w:val="008F235E"/>
    <w:rsid w:val="008F3128"/>
    <w:rsid w:val="008F35F8"/>
    <w:rsid w:val="008F4502"/>
    <w:rsid w:val="008F46DA"/>
    <w:rsid w:val="008F4843"/>
    <w:rsid w:val="008F525D"/>
    <w:rsid w:val="008F56C8"/>
    <w:rsid w:val="008F5D58"/>
    <w:rsid w:val="008F65D2"/>
    <w:rsid w:val="008F69DA"/>
    <w:rsid w:val="00900C92"/>
    <w:rsid w:val="009024CF"/>
    <w:rsid w:val="00902A88"/>
    <w:rsid w:val="00902DD9"/>
    <w:rsid w:val="0090642A"/>
    <w:rsid w:val="00906972"/>
    <w:rsid w:val="0091010B"/>
    <w:rsid w:val="00912D54"/>
    <w:rsid w:val="009150ED"/>
    <w:rsid w:val="00915D24"/>
    <w:rsid w:val="00920178"/>
    <w:rsid w:val="0092124F"/>
    <w:rsid w:val="0092182E"/>
    <w:rsid w:val="00922881"/>
    <w:rsid w:val="00925425"/>
    <w:rsid w:val="009268F2"/>
    <w:rsid w:val="009277A0"/>
    <w:rsid w:val="00930915"/>
    <w:rsid w:val="00930B02"/>
    <w:rsid w:val="00930E11"/>
    <w:rsid w:val="0093263A"/>
    <w:rsid w:val="009338AC"/>
    <w:rsid w:val="00934034"/>
    <w:rsid w:val="00934071"/>
    <w:rsid w:val="0093560F"/>
    <w:rsid w:val="00936427"/>
    <w:rsid w:val="009366E6"/>
    <w:rsid w:val="009368B9"/>
    <w:rsid w:val="00940573"/>
    <w:rsid w:val="009410E6"/>
    <w:rsid w:val="00941408"/>
    <w:rsid w:val="00943008"/>
    <w:rsid w:val="009442F3"/>
    <w:rsid w:val="00945512"/>
    <w:rsid w:val="00945E5D"/>
    <w:rsid w:val="00946B8E"/>
    <w:rsid w:val="00946CC6"/>
    <w:rsid w:val="009477B6"/>
    <w:rsid w:val="00947DB4"/>
    <w:rsid w:val="009501EA"/>
    <w:rsid w:val="009503F0"/>
    <w:rsid w:val="00950F94"/>
    <w:rsid w:val="009520A2"/>
    <w:rsid w:val="00954342"/>
    <w:rsid w:val="00954B16"/>
    <w:rsid w:val="00955476"/>
    <w:rsid w:val="00955540"/>
    <w:rsid w:val="009556B5"/>
    <w:rsid w:val="00956254"/>
    <w:rsid w:val="00956CD8"/>
    <w:rsid w:val="009572AC"/>
    <w:rsid w:val="00957790"/>
    <w:rsid w:val="00957984"/>
    <w:rsid w:val="0096058B"/>
    <w:rsid w:val="00962A9E"/>
    <w:rsid w:val="00965798"/>
    <w:rsid w:val="00965F40"/>
    <w:rsid w:val="00966B44"/>
    <w:rsid w:val="009712A8"/>
    <w:rsid w:val="00971A37"/>
    <w:rsid w:val="00972154"/>
    <w:rsid w:val="00973574"/>
    <w:rsid w:val="00975CC3"/>
    <w:rsid w:val="00976801"/>
    <w:rsid w:val="00977603"/>
    <w:rsid w:val="00980AD5"/>
    <w:rsid w:val="009812A8"/>
    <w:rsid w:val="0098322E"/>
    <w:rsid w:val="00983B4C"/>
    <w:rsid w:val="00986FC2"/>
    <w:rsid w:val="009903F4"/>
    <w:rsid w:val="00990AAB"/>
    <w:rsid w:val="00992891"/>
    <w:rsid w:val="0099291A"/>
    <w:rsid w:val="0099420C"/>
    <w:rsid w:val="00994499"/>
    <w:rsid w:val="00994A1F"/>
    <w:rsid w:val="00995586"/>
    <w:rsid w:val="009955DB"/>
    <w:rsid w:val="009A02BE"/>
    <w:rsid w:val="009A1656"/>
    <w:rsid w:val="009A1CE7"/>
    <w:rsid w:val="009A2BF2"/>
    <w:rsid w:val="009A32A3"/>
    <w:rsid w:val="009A3DEA"/>
    <w:rsid w:val="009A4F24"/>
    <w:rsid w:val="009A4F94"/>
    <w:rsid w:val="009A613A"/>
    <w:rsid w:val="009A62E4"/>
    <w:rsid w:val="009A7EDE"/>
    <w:rsid w:val="009B0804"/>
    <w:rsid w:val="009B2FFF"/>
    <w:rsid w:val="009B356E"/>
    <w:rsid w:val="009B37DC"/>
    <w:rsid w:val="009B512C"/>
    <w:rsid w:val="009B57CE"/>
    <w:rsid w:val="009B7A0E"/>
    <w:rsid w:val="009C0E43"/>
    <w:rsid w:val="009C19EA"/>
    <w:rsid w:val="009C2939"/>
    <w:rsid w:val="009C2BE4"/>
    <w:rsid w:val="009C3A27"/>
    <w:rsid w:val="009C5FC3"/>
    <w:rsid w:val="009C6E33"/>
    <w:rsid w:val="009C71A5"/>
    <w:rsid w:val="009D1051"/>
    <w:rsid w:val="009D317F"/>
    <w:rsid w:val="009D33B4"/>
    <w:rsid w:val="009D36F7"/>
    <w:rsid w:val="009D436E"/>
    <w:rsid w:val="009D4AD6"/>
    <w:rsid w:val="009D4C42"/>
    <w:rsid w:val="009D59D9"/>
    <w:rsid w:val="009D5A9B"/>
    <w:rsid w:val="009D5DF2"/>
    <w:rsid w:val="009E0A2C"/>
    <w:rsid w:val="009E2707"/>
    <w:rsid w:val="009E29F0"/>
    <w:rsid w:val="009E3023"/>
    <w:rsid w:val="009E3385"/>
    <w:rsid w:val="009E3B00"/>
    <w:rsid w:val="009E4479"/>
    <w:rsid w:val="009E4B5E"/>
    <w:rsid w:val="009E6AF2"/>
    <w:rsid w:val="009E76CA"/>
    <w:rsid w:val="009E7740"/>
    <w:rsid w:val="009F0143"/>
    <w:rsid w:val="009F03B9"/>
    <w:rsid w:val="009F1C98"/>
    <w:rsid w:val="009F2D4C"/>
    <w:rsid w:val="009F3AB4"/>
    <w:rsid w:val="009F6261"/>
    <w:rsid w:val="00A00B22"/>
    <w:rsid w:val="00A018A0"/>
    <w:rsid w:val="00A0267C"/>
    <w:rsid w:val="00A02EA6"/>
    <w:rsid w:val="00A0302E"/>
    <w:rsid w:val="00A040E0"/>
    <w:rsid w:val="00A04328"/>
    <w:rsid w:val="00A04E99"/>
    <w:rsid w:val="00A05417"/>
    <w:rsid w:val="00A06F25"/>
    <w:rsid w:val="00A070D9"/>
    <w:rsid w:val="00A107F0"/>
    <w:rsid w:val="00A11D0B"/>
    <w:rsid w:val="00A11E69"/>
    <w:rsid w:val="00A143F1"/>
    <w:rsid w:val="00A157F5"/>
    <w:rsid w:val="00A158F7"/>
    <w:rsid w:val="00A159A7"/>
    <w:rsid w:val="00A1692D"/>
    <w:rsid w:val="00A16B91"/>
    <w:rsid w:val="00A17498"/>
    <w:rsid w:val="00A17A37"/>
    <w:rsid w:val="00A17EFF"/>
    <w:rsid w:val="00A20D61"/>
    <w:rsid w:val="00A21AE5"/>
    <w:rsid w:val="00A22A27"/>
    <w:rsid w:val="00A22B0E"/>
    <w:rsid w:val="00A23C51"/>
    <w:rsid w:val="00A24C1E"/>
    <w:rsid w:val="00A26F92"/>
    <w:rsid w:val="00A27034"/>
    <w:rsid w:val="00A27869"/>
    <w:rsid w:val="00A3025C"/>
    <w:rsid w:val="00A3179C"/>
    <w:rsid w:val="00A31FE5"/>
    <w:rsid w:val="00A32060"/>
    <w:rsid w:val="00A33EC8"/>
    <w:rsid w:val="00A34337"/>
    <w:rsid w:val="00A34EBA"/>
    <w:rsid w:val="00A354E4"/>
    <w:rsid w:val="00A35C0E"/>
    <w:rsid w:val="00A372B1"/>
    <w:rsid w:val="00A37A92"/>
    <w:rsid w:val="00A418D5"/>
    <w:rsid w:val="00A41DB1"/>
    <w:rsid w:val="00A423DC"/>
    <w:rsid w:val="00A42F03"/>
    <w:rsid w:val="00A437CF"/>
    <w:rsid w:val="00A443DF"/>
    <w:rsid w:val="00A449F9"/>
    <w:rsid w:val="00A4501C"/>
    <w:rsid w:val="00A45D7C"/>
    <w:rsid w:val="00A466E5"/>
    <w:rsid w:val="00A50070"/>
    <w:rsid w:val="00A501E1"/>
    <w:rsid w:val="00A505D8"/>
    <w:rsid w:val="00A50C76"/>
    <w:rsid w:val="00A553B3"/>
    <w:rsid w:val="00A56D56"/>
    <w:rsid w:val="00A57A44"/>
    <w:rsid w:val="00A57C22"/>
    <w:rsid w:val="00A57D92"/>
    <w:rsid w:val="00A6032D"/>
    <w:rsid w:val="00A60928"/>
    <w:rsid w:val="00A60CFC"/>
    <w:rsid w:val="00A612F5"/>
    <w:rsid w:val="00A617A0"/>
    <w:rsid w:val="00A622FF"/>
    <w:rsid w:val="00A63976"/>
    <w:rsid w:val="00A63989"/>
    <w:rsid w:val="00A63F33"/>
    <w:rsid w:val="00A64114"/>
    <w:rsid w:val="00A656E1"/>
    <w:rsid w:val="00A65F7F"/>
    <w:rsid w:val="00A66EF3"/>
    <w:rsid w:val="00A675EB"/>
    <w:rsid w:val="00A70B35"/>
    <w:rsid w:val="00A711D4"/>
    <w:rsid w:val="00A72BFE"/>
    <w:rsid w:val="00A733C5"/>
    <w:rsid w:val="00A73C08"/>
    <w:rsid w:val="00A74288"/>
    <w:rsid w:val="00A74486"/>
    <w:rsid w:val="00A74A46"/>
    <w:rsid w:val="00A75331"/>
    <w:rsid w:val="00A7548B"/>
    <w:rsid w:val="00A75FEF"/>
    <w:rsid w:val="00A77500"/>
    <w:rsid w:val="00A77ADA"/>
    <w:rsid w:val="00A81865"/>
    <w:rsid w:val="00A81BD6"/>
    <w:rsid w:val="00A82201"/>
    <w:rsid w:val="00A8251E"/>
    <w:rsid w:val="00A82972"/>
    <w:rsid w:val="00A8311F"/>
    <w:rsid w:val="00A83D8D"/>
    <w:rsid w:val="00A85C0F"/>
    <w:rsid w:val="00A85DA7"/>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49AA"/>
    <w:rsid w:val="00AA53BC"/>
    <w:rsid w:val="00AA6031"/>
    <w:rsid w:val="00AA7F05"/>
    <w:rsid w:val="00AB1FC5"/>
    <w:rsid w:val="00AB2066"/>
    <w:rsid w:val="00AB3A25"/>
    <w:rsid w:val="00AB421A"/>
    <w:rsid w:val="00AB4E14"/>
    <w:rsid w:val="00AB4E70"/>
    <w:rsid w:val="00AB52ED"/>
    <w:rsid w:val="00AB61A0"/>
    <w:rsid w:val="00AC1624"/>
    <w:rsid w:val="00AC30C4"/>
    <w:rsid w:val="00AC3A43"/>
    <w:rsid w:val="00AC3D97"/>
    <w:rsid w:val="00AC3E8D"/>
    <w:rsid w:val="00AC4209"/>
    <w:rsid w:val="00AC67A2"/>
    <w:rsid w:val="00AC69B1"/>
    <w:rsid w:val="00AC7AC0"/>
    <w:rsid w:val="00AC7E59"/>
    <w:rsid w:val="00AD0218"/>
    <w:rsid w:val="00AD0263"/>
    <w:rsid w:val="00AD159A"/>
    <w:rsid w:val="00AD3BD2"/>
    <w:rsid w:val="00AD430F"/>
    <w:rsid w:val="00AD6828"/>
    <w:rsid w:val="00AD6976"/>
    <w:rsid w:val="00AD7598"/>
    <w:rsid w:val="00AE1F5E"/>
    <w:rsid w:val="00AE22DE"/>
    <w:rsid w:val="00AE41C2"/>
    <w:rsid w:val="00AE52F9"/>
    <w:rsid w:val="00AE66C6"/>
    <w:rsid w:val="00AE695C"/>
    <w:rsid w:val="00AE7572"/>
    <w:rsid w:val="00AE75BF"/>
    <w:rsid w:val="00AF1E01"/>
    <w:rsid w:val="00AF1E63"/>
    <w:rsid w:val="00AF21DF"/>
    <w:rsid w:val="00AF2AA6"/>
    <w:rsid w:val="00AF30EE"/>
    <w:rsid w:val="00AF37BA"/>
    <w:rsid w:val="00AF414C"/>
    <w:rsid w:val="00B000FF"/>
    <w:rsid w:val="00B001EE"/>
    <w:rsid w:val="00B01E38"/>
    <w:rsid w:val="00B0276D"/>
    <w:rsid w:val="00B04881"/>
    <w:rsid w:val="00B048EC"/>
    <w:rsid w:val="00B06631"/>
    <w:rsid w:val="00B07078"/>
    <w:rsid w:val="00B07B57"/>
    <w:rsid w:val="00B07B5C"/>
    <w:rsid w:val="00B12AF6"/>
    <w:rsid w:val="00B13113"/>
    <w:rsid w:val="00B13A6E"/>
    <w:rsid w:val="00B142A3"/>
    <w:rsid w:val="00B14399"/>
    <w:rsid w:val="00B14A61"/>
    <w:rsid w:val="00B14E5E"/>
    <w:rsid w:val="00B1541F"/>
    <w:rsid w:val="00B15C3E"/>
    <w:rsid w:val="00B160E2"/>
    <w:rsid w:val="00B1681D"/>
    <w:rsid w:val="00B1684B"/>
    <w:rsid w:val="00B169F7"/>
    <w:rsid w:val="00B175C9"/>
    <w:rsid w:val="00B21CA7"/>
    <w:rsid w:val="00B2203D"/>
    <w:rsid w:val="00B22E01"/>
    <w:rsid w:val="00B26978"/>
    <w:rsid w:val="00B2743E"/>
    <w:rsid w:val="00B27DC6"/>
    <w:rsid w:val="00B306C3"/>
    <w:rsid w:val="00B31F08"/>
    <w:rsid w:val="00B35594"/>
    <w:rsid w:val="00B357F7"/>
    <w:rsid w:val="00B35E34"/>
    <w:rsid w:val="00B3602C"/>
    <w:rsid w:val="00B36A49"/>
    <w:rsid w:val="00B3795F"/>
    <w:rsid w:val="00B37AFA"/>
    <w:rsid w:val="00B37EF1"/>
    <w:rsid w:val="00B40F8F"/>
    <w:rsid w:val="00B42242"/>
    <w:rsid w:val="00B424E0"/>
    <w:rsid w:val="00B426D9"/>
    <w:rsid w:val="00B434D2"/>
    <w:rsid w:val="00B43858"/>
    <w:rsid w:val="00B43C6F"/>
    <w:rsid w:val="00B44439"/>
    <w:rsid w:val="00B4664A"/>
    <w:rsid w:val="00B468C6"/>
    <w:rsid w:val="00B46B31"/>
    <w:rsid w:val="00B501A8"/>
    <w:rsid w:val="00B503E0"/>
    <w:rsid w:val="00B534F4"/>
    <w:rsid w:val="00B5675D"/>
    <w:rsid w:val="00B568F4"/>
    <w:rsid w:val="00B56AB6"/>
    <w:rsid w:val="00B61098"/>
    <w:rsid w:val="00B61369"/>
    <w:rsid w:val="00B62206"/>
    <w:rsid w:val="00B62547"/>
    <w:rsid w:val="00B63017"/>
    <w:rsid w:val="00B63816"/>
    <w:rsid w:val="00B63826"/>
    <w:rsid w:val="00B640E2"/>
    <w:rsid w:val="00B64830"/>
    <w:rsid w:val="00B65E61"/>
    <w:rsid w:val="00B6739A"/>
    <w:rsid w:val="00B71533"/>
    <w:rsid w:val="00B7203A"/>
    <w:rsid w:val="00B723B5"/>
    <w:rsid w:val="00B757F8"/>
    <w:rsid w:val="00B76312"/>
    <w:rsid w:val="00B77477"/>
    <w:rsid w:val="00B80271"/>
    <w:rsid w:val="00B8162B"/>
    <w:rsid w:val="00B81812"/>
    <w:rsid w:val="00B819CE"/>
    <w:rsid w:val="00B82548"/>
    <w:rsid w:val="00B8264B"/>
    <w:rsid w:val="00B83DF1"/>
    <w:rsid w:val="00B84492"/>
    <w:rsid w:val="00B8537E"/>
    <w:rsid w:val="00B854A7"/>
    <w:rsid w:val="00B87F74"/>
    <w:rsid w:val="00B87F7B"/>
    <w:rsid w:val="00B912F1"/>
    <w:rsid w:val="00B91835"/>
    <w:rsid w:val="00B94C77"/>
    <w:rsid w:val="00B94F28"/>
    <w:rsid w:val="00B94FA2"/>
    <w:rsid w:val="00B956E5"/>
    <w:rsid w:val="00B95EEE"/>
    <w:rsid w:val="00B97AD3"/>
    <w:rsid w:val="00BA0AA9"/>
    <w:rsid w:val="00BA1E24"/>
    <w:rsid w:val="00BA2451"/>
    <w:rsid w:val="00BA24A0"/>
    <w:rsid w:val="00BA2AF8"/>
    <w:rsid w:val="00BA306C"/>
    <w:rsid w:val="00BA3CFF"/>
    <w:rsid w:val="00BA40E1"/>
    <w:rsid w:val="00BA45AF"/>
    <w:rsid w:val="00BA46E9"/>
    <w:rsid w:val="00BA5DEB"/>
    <w:rsid w:val="00BA61F5"/>
    <w:rsid w:val="00BA76F5"/>
    <w:rsid w:val="00BB0D90"/>
    <w:rsid w:val="00BB1084"/>
    <w:rsid w:val="00BB147F"/>
    <w:rsid w:val="00BB2903"/>
    <w:rsid w:val="00BB29EB"/>
    <w:rsid w:val="00BB2DE9"/>
    <w:rsid w:val="00BB326F"/>
    <w:rsid w:val="00BB34E9"/>
    <w:rsid w:val="00BB40F6"/>
    <w:rsid w:val="00BB545A"/>
    <w:rsid w:val="00BB6AFD"/>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0B99"/>
    <w:rsid w:val="00BE279B"/>
    <w:rsid w:val="00BE3CB8"/>
    <w:rsid w:val="00BE425E"/>
    <w:rsid w:val="00BE5B82"/>
    <w:rsid w:val="00BE6B40"/>
    <w:rsid w:val="00BE7D99"/>
    <w:rsid w:val="00BF24E1"/>
    <w:rsid w:val="00BF2759"/>
    <w:rsid w:val="00BF3B6A"/>
    <w:rsid w:val="00BF3D7E"/>
    <w:rsid w:val="00BF44DD"/>
    <w:rsid w:val="00BF4A92"/>
    <w:rsid w:val="00BF4CFA"/>
    <w:rsid w:val="00BF56B6"/>
    <w:rsid w:val="00BF67E8"/>
    <w:rsid w:val="00C010B5"/>
    <w:rsid w:val="00C038AA"/>
    <w:rsid w:val="00C04711"/>
    <w:rsid w:val="00C048EA"/>
    <w:rsid w:val="00C04D2D"/>
    <w:rsid w:val="00C108DE"/>
    <w:rsid w:val="00C10CC2"/>
    <w:rsid w:val="00C113D1"/>
    <w:rsid w:val="00C11AC3"/>
    <w:rsid w:val="00C1651E"/>
    <w:rsid w:val="00C17153"/>
    <w:rsid w:val="00C179AE"/>
    <w:rsid w:val="00C20A08"/>
    <w:rsid w:val="00C20C2B"/>
    <w:rsid w:val="00C2103E"/>
    <w:rsid w:val="00C218E6"/>
    <w:rsid w:val="00C21FCC"/>
    <w:rsid w:val="00C22980"/>
    <w:rsid w:val="00C22D34"/>
    <w:rsid w:val="00C238BD"/>
    <w:rsid w:val="00C23988"/>
    <w:rsid w:val="00C23B76"/>
    <w:rsid w:val="00C2440D"/>
    <w:rsid w:val="00C24E17"/>
    <w:rsid w:val="00C26049"/>
    <w:rsid w:val="00C2623C"/>
    <w:rsid w:val="00C26CF6"/>
    <w:rsid w:val="00C27825"/>
    <w:rsid w:val="00C30F46"/>
    <w:rsid w:val="00C31653"/>
    <w:rsid w:val="00C31843"/>
    <w:rsid w:val="00C31C4A"/>
    <w:rsid w:val="00C3234F"/>
    <w:rsid w:val="00C33B31"/>
    <w:rsid w:val="00C342FF"/>
    <w:rsid w:val="00C36273"/>
    <w:rsid w:val="00C40188"/>
    <w:rsid w:val="00C4184A"/>
    <w:rsid w:val="00C422EE"/>
    <w:rsid w:val="00C44DDC"/>
    <w:rsid w:val="00C44ECA"/>
    <w:rsid w:val="00C456C6"/>
    <w:rsid w:val="00C46553"/>
    <w:rsid w:val="00C4685A"/>
    <w:rsid w:val="00C50FDF"/>
    <w:rsid w:val="00C525C2"/>
    <w:rsid w:val="00C538E8"/>
    <w:rsid w:val="00C53E49"/>
    <w:rsid w:val="00C544E3"/>
    <w:rsid w:val="00C54649"/>
    <w:rsid w:val="00C54809"/>
    <w:rsid w:val="00C54A80"/>
    <w:rsid w:val="00C55B70"/>
    <w:rsid w:val="00C56D08"/>
    <w:rsid w:val="00C56E94"/>
    <w:rsid w:val="00C600F4"/>
    <w:rsid w:val="00C608F8"/>
    <w:rsid w:val="00C6095E"/>
    <w:rsid w:val="00C60C2D"/>
    <w:rsid w:val="00C6275B"/>
    <w:rsid w:val="00C62C85"/>
    <w:rsid w:val="00C62F0C"/>
    <w:rsid w:val="00C6332A"/>
    <w:rsid w:val="00C650E6"/>
    <w:rsid w:val="00C654D6"/>
    <w:rsid w:val="00C65D91"/>
    <w:rsid w:val="00C66165"/>
    <w:rsid w:val="00C67828"/>
    <w:rsid w:val="00C710C8"/>
    <w:rsid w:val="00C716A6"/>
    <w:rsid w:val="00C72A06"/>
    <w:rsid w:val="00C74541"/>
    <w:rsid w:val="00C74F36"/>
    <w:rsid w:val="00C75AFC"/>
    <w:rsid w:val="00C77009"/>
    <w:rsid w:val="00C770B1"/>
    <w:rsid w:val="00C772EB"/>
    <w:rsid w:val="00C779CB"/>
    <w:rsid w:val="00C77E7E"/>
    <w:rsid w:val="00C82842"/>
    <w:rsid w:val="00C861C8"/>
    <w:rsid w:val="00C863AA"/>
    <w:rsid w:val="00C86DF7"/>
    <w:rsid w:val="00C86EF3"/>
    <w:rsid w:val="00C87DF9"/>
    <w:rsid w:val="00C87F4B"/>
    <w:rsid w:val="00C90C8E"/>
    <w:rsid w:val="00C916C8"/>
    <w:rsid w:val="00C9177B"/>
    <w:rsid w:val="00C92456"/>
    <w:rsid w:val="00C92C3D"/>
    <w:rsid w:val="00C93B11"/>
    <w:rsid w:val="00C94B16"/>
    <w:rsid w:val="00C951C4"/>
    <w:rsid w:val="00C952F7"/>
    <w:rsid w:val="00CA0FEA"/>
    <w:rsid w:val="00CA1AF6"/>
    <w:rsid w:val="00CA3C78"/>
    <w:rsid w:val="00CA3E0B"/>
    <w:rsid w:val="00CA3E2E"/>
    <w:rsid w:val="00CA4501"/>
    <w:rsid w:val="00CA4ADC"/>
    <w:rsid w:val="00CA4F84"/>
    <w:rsid w:val="00CA523B"/>
    <w:rsid w:val="00CA5A04"/>
    <w:rsid w:val="00CA66C6"/>
    <w:rsid w:val="00CB0060"/>
    <w:rsid w:val="00CB0380"/>
    <w:rsid w:val="00CB08AF"/>
    <w:rsid w:val="00CB1013"/>
    <w:rsid w:val="00CB181B"/>
    <w:rsid w:val="00CB1AA1"/>
    <w:rsid w:val="00CB2D8D"/>
    <w:rsid w:val="00CB51EF"/>
    <w:rsid w:val="00CB5CCB"/>
    <w:rsid w:val="00CB7828"/>
    <w:rsid w:val="00CC0695"/>
    <w:rsid w:val="00CC1280"/>
    <w:rsid w:val="00CC12B2"/>
    <w:rsid w:val="00CC1512"/>
    <w:rsid w:val="00CC155D"/>
    <w:rsid w:val="00CC369E"/>
    <w:rsid w:val="00CC3DA0"/>
    <w:rsid w:val="00CC4051"/>
    <w:rsid w:val="00CC511C"/>
    <w:rsid w:val="00CC641A"/>
    <w:rsid w:val="00CC6611"/>
    <w:rsid w:val="00CD0DDA"/>
    <w:rsid w:val="00CD3464"/>
    <w:rsid w:val="00CD3EA8"/>
    <w:rsid w:val="00CD4A74"/>
    <w:rsid w:val="00CD4D1A"/>
    <w:rsid w:val="00CD569E"/>
    <w:rsid w:val="00CD68C2"/>
    <w:rsid w:val="00CE18B6"/>
    <w:rsid w:val="00CE1F3E"/>
    <w:rsid w:val="00CE33C1"/>
    <w:rsid w:val="00CE4554"/>
    <w:rsid w:val="00CE49A4"/>
    <w:rsid w:val="00CE4B0F"/>
    <w:rsid w:val="00CE73A9"/>
    <w:rsid w:val="00CE7DF8"/>
    <w:rsid w:val="00CF1B90"/>
    <w:rsid w:val="00CF1BFD"/>
    <w:rsid w:val="00CF2356"/>
    <w:rsid w:val="00CF406B"/>
    <w:rsid w:val="00CF4786"/>
    <w:rsid w:val="00CF4F03"/>
    <w:rsid w:val="00CF6E52"/>
    <w:rsid w:val="00CF71CF"/>
    <w:rsid w:val="00D0083B"/>
    <w:rsid w:val="00D029B7"/>
    <w:rsid w:val="00D02BA0"/>
    <w:rsid w:val="00D03F55"/>
    <w:rsid w:val="00D0763F"/>
    <w:rsid w:val="00D07AC4"/>
    <w:rsid w:val="00D10957"/>
    <w:rsid w:val="00D10C13"/>
    <w:rsid w:val="00D11C3C"/>
    <w:rsid w:val="00D12FD5"/>
    <w:rsid w:val="00D1329F"/>
    <w:rsid w:val="00D1355E"/>
    <w:rsid w:val="00D14586"/>
    <w:rsid w:val="00D1487B"/>
    <w:rsid w:val="00D14F3E"/>
    <w:rsid w:val="00D207E8"/>
    <w:rsid w:val="00D208F1"/>
    <w:rsid w:val="00D2136E"/>
    <w:rsid w:val="00D22016"/>
    <w:rsid w:val="00D23201"/>
    <w:rsid w:val="00D2352C"/>
    <w:rsid w:val="00D24E63"/>
    <w:rsid w:val="00D254B9"/>
    <w:rsid w:val="00D27549"/>
    <w:rsid w:val="00D300E1"/>
    <w:rsid w:val="00D308B7"/>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265"/>
    <w:rsid w:val="00D51576"/>
    <w:rsid w:val="00D5478E"/>
    <w:rsid w:val="00D560B7"/>
    <w:rsid w:val="00D604FC"/>
    <w:rsid w:val="00D61184"/>
    <w:rsid w:val="00D621F6"/>
    <w:rsid w:val="00D63405"/>
    <w:rsid w:val="00D6375F"/>
    <w:rsid w:val="00D63F89"/>
    <w:rsid w:val="00D644A7"/>
    <w:rsid w:val="00D64865"/>
    <w:rsid w:val="00D64C2E"/>
    <w:rsid w:val="00D65264"/>
    <w:rsid w:val="00D65354"/>
    <w:rsid w:val="00D65E41"/>
    <w:rsid w:val="00D66393"/>
    <w:rsid w:val="00D66B8B"/>
    <w:rsid w:val="00D67B70"/>
    <w:rsid w:val="00D707B1"/>
    <w:rsid w:val="00D70BB6"/>
    <w:rsid w:val="00D71DF1"/>
    <w:rsid w:val="00D72269"/>
    <w:rsid w:val="00D7431C"/>
    <w:rsid w:val="00D74B43"/>
    <w:rsid w:val="00D75118"/>
    <w:rsid w:val="00D7640D"/>
    <w:rsid w:val="00D76F32"/>
    <w:rsid w:val="00D77160"/>
    <w:rsid w:val="00D82680"/>
    <w:rsid w:val="00D826B2"/>
    <w:rsid w:val="00D82B71"/>
    <w:rsid w:val="00D84D2D"/>
    <w:rsid w:val="00D84D72"/>
    <w:rsid w:val="00D87497"/>
    <w:rsid w:val="00D87ED8"/>
    <w:rsid w:val="00D9004B"/>
    <w:rsid w:val="00D9035B"/>
    <w:rsid w:val="00D9053D"/>
    <w:rsid w:val="00D90D49"/>
    <w:rsid w:val="00D91E7D"/>
    <w:rsid w:val="00D97109"/>
    <w:rsid w:val="00D9718E"/>
    <w:rsid w:val="00D975DB"/>
    <w:rsid w:val="00DA079E"/>
    <w:rsid w:val="00DA0C93"/>
    <w:rsid w:val="00DA1DB2"/>
    <w:rsid w:val="00DA1E74"/>
    <w:rsid w:val="00DA2FEC"/>
    <w:rsid w:val="00DA38AE"/>
    <w:rsid w:val="00DA394A"/>
    <w:rsid w:val="00DA4D86"/>
    <w:rsid w:val="00DA58B9"/>
    <w:rsid w:val="00DA7B24"/>
    <w:rsid w:val="00DB1761"/>
    <w:rsid w:val="00DB2619"/>
    <w:rsid w:val="00DB2C1A"/>
    <w:rsid w:val="00DB312A"/>
    <w:rsid w:val="00DB4040"/>
    <w:rsid w:val="00DB40FF"/>
    <w:rsid w:val="00DB42B6"/>
    <w:rsid w:val="00DB43A1"/>
    <w:rsid w:val="00DB567E"/>
    <w:rsid w:val="00DB61F4"/>
    <w:rsid w:val="00DB6B27"/>
    <w:rsid w:val="00DB6F72"/>
    <w:rsid w:val="00DB79B3"/>
    <w:rsid w:val="00DC0A4E"/>
    <w:rsid w:val="00DC0BF9"/>
    <w:rsid w:val="00DC1C64"/>
    <w:rsid w:val="00DC4583"/>
    <w:rsid w:val="00DC48B7"/>
    <w:rsid w:val="00DC5E93"/>
    <w:rsid w:val="00DC7617"/>
    <w:rsid w:val="00DC7C36"/>
    <w:rsid w:val="00DD0A85"/>
    <w:rsid w:val="00DD2975"/>
    <w:rsid w:val="00DD4ED0"/>
    <w:rsid w:val="00DD7892"/>
    <w:rsid w:val="00DD7B3F"/>
    <w:rsid w:val="00DE0403"/>
    <w:rsid w:val="00DE2EE8"/>
    <w:rsid w:val="00DE4FBE"/>
    <w:rsid w:val="00DE5853"/>
    <w:rsid w:val="00DE6393"/>
    <w:rsid w:val="00DE6FD0"/>
    <w:rsid w:val="00DF1EE8"/>
    <w:rsid w:val="00DF228E"/>
    <w:rsid w:val="00DF276B"/>
    <w:rsid w:val="00DF2B90"/>
    <w:rsid w:val="00DF4999"/>
    <w:rsid w:val="00DF79F7"/>
    <w:rsid w:val="00E00647"/>
    <w:rsid w:val="00E00B7A"/>
    <w:rsid w:val="00E00C5C"/>
    <w:rsid w:val="00E02377"/>
    <w:rsid w:val="00E04211"/>
    <w:rsid w:val="00E044D6"/>
    <w:rsid w:val="00E04E8B"/>
    <w:rsid w:val="00E06308"/>
    <w:rsid w:val="00E0634B"/>
    <w:rsid w:val="00E06B48"/>
    <w:rsid w:val="00E06C7C"/>
    <w:rsid w:val="00E07034"/>
    <w:rsid w:val="00E07469"/>
    <w:rsid w:val="00E11C86"/>
    <w:rsid w:val="00E124C3"/>
    <w:rsid w:val="00E1504F"/>
    <w:rsid w:val="00E15859"/>
    <w:rsid w:val="00E15B18"/>
    <w:rsid w:val="00E161C4"/>
    <w:rsid w:val="00E16E06"/>
    <w:rsid w:val="00E208D5"/>
    <w:rsid w:val="00E21818"/>
    <w:rsid w:val="00E2315A"/>
    <w:rsid w:val="00E2362A"/>
    <w:rsid w:val="00E2416D"/>
    <w:rsid w:val="00E24461"/>
    <w:rsid w:val="00E257FD"/>
    <w:rsid w:val="00E26805"/>
    <w:rsid w:val="00E26ABF"/>
    <w:rsid w:val="00E270BE"/>
    <w:rsid w:val="00E27872"/>
    <w:rsid w:val="00E30050"/>
    <w:rsid w:val="00E30BDE"/>
    <w:rsid w:val="00E30CE9"/>
    <w:rsid w:val="00E31A6E"/>
    <w:rsid w:val="00E345AF"/>
    <w:rsid w:val="00E353C3"/>
    <w:rsid w:val="00E365A1"/>
    <w:rsid w:val="00E37DA3"/>
    <w:rsid w:val="00E40541"/>
    <w:rsid w:val="00E414CE"/>
    <w:rsid w:val="00E429B7"/>
    <w:rsid w:val="00E42AB3"/>
    <w:rsid w:val="00E43AC7"/>
    <w:rsid w:val="00E43DA1"/>
    <w:rsid w:val="00E4535F"/>
    <w:rsid w:val="00E458DB"/>
    <w:rsid w:val="00E50F8D"/>
    <w:rsid w:val="00E52817"/>
    <w:rsid w:val="00E541FE"/>
    <w:rsid w:val="00E54356"/>
    <w:rsid w:val="00E54A3B"/>
    <w:rsid w:val="00E5525E"/>
    <w:rsid w:val="00E55339"/>
    <w:rsid w:val="00E56CEB"/>
    <w:rsid w:val="00E57E4E"/>
    <w:rsid w:val="00E6359A"/>
    <w:rsid w:val="00E63D8B"/>
    <w:rsid w:val="00E63E72"/>
    <w:rsid w:val="00E6430C"/>
    <w:rsid w:val="00E65639"/>
    <w:rsid w:val="00E67FF9"/>
    <w:rsid w:val="00E703D4"/>
    <w:rsid w:val="00E704CE"/>
    <w:rsid w:val="00E71991"/>
    <w:rsid w:val="00E72F92"/>
    <w:rsid w:val="00E73485"/>
    <w:rsid w:val="00E73493"/>
    <w:rsid w:val="00E74161"/>
    <w:rsid w:val="00E74E58"/>
    <w:rsid w:val="00E7502E"/>
    <w:rsid w:val="00E77E49"/>
    <w:rsid w:val="00E80753"/>
    <w:rsid w:val="00E824A7"/>
    <w:rsid w:val="00E832AF"/>
    <w:rsid w:val="00E83E50"/>
    <w:rsid w:val="00E847F4"/>
    <w:rsid w:val="00E84C68"/>
    <w:rsid w:val="00E8733D"/>
    <w:rsid w:val="00E90981"/>
    <w:rsid w:val="00E918A6"/>
    <w:rsid w:val="00E94784"/>
    <w:rsid w:val="00E95935"/>
    <w:rsid w:val="00E96458"/>
    <w:rsid w:val="00E96D04"/>
    <w:rsid w:val="00EA021F"/>
    <w:rsid w:val="00EA026A"/>
    <w:rsid w:val="00EA15DE"/>
    <w:rsid w:val="00EA1A93"/>
    <w:rsid w:val="00EA2300"/>
    <w:rsid w:val="00EA31C2"/>
    <w:rsid w:val="00EA3FE4"/>
    <w:rsid w:val="00EA4147"/>
    <w:rsid w:val="00EA5CF6"/>
    <w:rsid w:val="00EA62C6"/>
    <w:rsid w:val="00EA6448"/>
    <w:rsid w:val="00EA72AB"/>
    <w:rsid w:val="00EA7934"/>
    <w:rsid w:val="00EB05F8"/>
    <w:rsid w:val="00EB12B8"/>
    <w:rsid w:val="00EB1541"/>
    <w:rsid w:val="00EB1C2B"/>
    <w:rsid w:val="00EB3163"/>
    <w:rsid w:val="00EB35AF"/>
    <w:rsid w:val="00EB3747"/>
    <w:rsid w:val="00EB4D3E"/>
    <w:rsid w:val="00EB5342"/>
    <w:rsid w:val="00EB55CA"/>
    <w:rsid w:val="00EB5F26"/>
    <w:rsid w:val="00EB7B5D"/>
    <w:rsid w:val="00EC0B1C"/>
    <w:rsid w:val="00EC13E0"/>
    <w:rsid w:val="00EC1E50"/>
    <w:rsid w:val="00EC2B7F"/>
    <w:rsid w:val="00EC4A43"/>
    <w:rsid w:val="00EC5ED0"/>
    <w:rsid w:val="00ED0FD0"/>
    <w:rsid w:val="00ED2A48"/>
    <w:rsid w:val="00ED2B40"/>
    <w:rsid w:val="00ED312D"/>
    <w:rsid w:val="00ED316D"/>
    <w:rsid w:val="00ED47A8"/>
    <w:rsid w:val="00ED4A08"/>
    <w:rsid w:val="00ED4DCB"/>
    <w:rsid w:val="00ED5191"/>
    <w:rsid w:val="00ED7487"/>
    <w:rsid w:val="00ED7C32"/>
    <w:rsid w:val="00EE2A0F"/>
    <w:rsid w:val="00EE383C"/>
    <w:rsid w:val="00EE47B7"/>
    <w:rsid w:val="00EE4C35"/>
    <w:rsid w:val="00EE5D66"/>
    <w:rsid w:val="00EE5E1C"/>
    <w:rsid w:val="00EE6998"/>
    <w:rsid w:val="00EE6D54"/>
    <w:rsid w:val="00EE766A"/>
    <w:rsid w:val="00EF0265"/>
    <w:rsid w:val="00EF1C10"/>
    <w:rsid w:val="00EF26EE"/>
    <w:rsid w:val="00EF3CDF"/>
    <w:rsid w:val="00EF4A7A"/>
    <w:rsid w:val="00EF63C4"/>
    <w:rsid w:val="00EF66D6"/>
    <w:rsid w:val="00EF7BF3"/>
    <w:rsid w:val="00EF7FB3"/>
    <w:rsid w:val="00F000E9"/>
    <w:rsid w:val="00F0161F"/>
    <w:rsid w:val="00F01D22"/>
    <w:rsid w:val="00F01DF6"/>
    <w:rsid w:val="00F02889"/>
    <w:rsid w:val="00F02FB7"/>
    <w:rsid w:val="00F07666"/>
    <w:rsid w:val="00F10363"/>
    <w:rsid w:val="00F1090C"/>
    <w:rsid w:val="00F11EAA"/>
    <w:rsid w:val="00F131CB"/>
    <w:rsid w:val="00F13D03"/>
    <w:rsid w:val="00F14520"/>
    <w:rsid w:val="00F154A0"/>
    <w:rsid w:val="00F15ABF"/>
    <w:rsid w:val="00F165CB"/>
    <w:rsid w:val="00F16ACF"/>
    <w:rsid w:val="00F16EBD"/>
    <w:rsid w:val="00F20FBF"/>
    <w:rsid w:val="00F212F7"/>
    <w:rsid w:val="00F214D1"/>
    <w:rsid w:val="00F2173B"/>
    <w:rsid w:val="00F21BFC"/>
    <w:rsid w:val="00F21C71"/>
    <w:rsid w:val="00F22492"/>
    <w:rsid w:val="00F22EBB"/>
    <w:rsid w:val="00F23483"/>
    <w:rsid w:val="00F24185"/>
    <w:rsid w:val="00F24590"/>
    <w:rsid w:val="00F24C4E"/>
    <w:rsid w:val="00F2569B"/>
    <w:rsid w:val="00F26642"/>
    <w:rsid w:val="00F2692D"/>
    <w:rsid w:val="00F27423"/>
    <w:rsid w:val="00F275B6"/>
    <w:rsid w:val="00F303E0"/>
    <w:rsid w:val="00F311BF"/>
    <w:rsid w:val="00F31B6B"/>
    <w:rsid w:val="00F33C3C"/>
    <w:rsid w:val="00F34D46"/>
    <w:rsid w:val="00F34DFE"/>
    <w:rsid w:val="00F361FF"/>
    <w:rsid w:val="00F36FC5"/>
    <w:rsid w:val="00F401D3"/>
    <w:rsid w:val="00F40E02"/>
    <w:rsid w:val="00F42A97"/>
    <w:rsid w:val="00F43036"/>
    <w:rsid w:val="00F43168"/>
    <w:rsid w:val="00F46889"/>
    <w:rsid w:val="00F47311"/>
    <w:rsid w:val="00F50922"/>
    <w:rsid w:val="00F50A6B"/>
    <w:rsid w:val="00F512B1"/>
    <w:rsid w:val="00F51EBD"/>
    <w:rsid w:val="00F5240B"/>
    <w:rsid w:val="00F524BD"/>
    <w:rsid w:val="00F52B29"/>
    <w:rsid w:val="00F536E3"/>
    <w:rsid w:val="00F54BF8"/>
    <w:rsid w:val="00F5729E"/>
    <w:rsid w:val="00F609DD"/>
    <w:rsid w:val="00F6165D"/>
    <w:rsid w:val="00F62618"/>
    <w:rsid w:val="00F63867"/>
    <w:rsid w:val="00F663E7"/>
    <w:rsid w:val="00F70012"/>
    <w:rsid w:val="00F70CD4"/>
    <w:rsid w:val="00F71E43"/>
    <w:rsid w:val="00F72D93"/>
    <w:rsid w:val="00F741D1"/>
    <w:rsid w:val="00F74259"/>
    <w:rsid w:val="00F75981"/>
    <w:rsid w:val="00F76847"/>
    <w:rsid w:val="00F77F0F"/>
    <w:rsid w:val="00F839D1"/>
    <w:rsid w:val="00F84F3D"/>
    <w:rsid w:val="00F85B6A"/>
    <w:rsid w:val="00F85B70"/>
    <w:rsid w:val="00F86DEB"/>
    <w:rsid w:val="00F873AF"/>
    <w:rsid w:val="00F94547"/>
    <w:rsid w:val="00F95DEF"/>
    <w:rsid w:val="00F972E4"/>
    <w:rsid w:val="00FA00BD"/>
    <w:rsid w:val="00FA0EBF"/>
    <w:rsid w:val="00FA10D7"/>
    <w:rsid w:val="00FA18AC"/>
    <w:rsid w:val="00FA20BA"/>
    <w:rsid w:val="00FA2F79"/>
    <w:rsid w:val="00FA38ED"/>
    <w:rsid w:val="00FA3A41"/>
    <w:rsid w:val="00FA4320"/>
    <w:rsid w:val="00FA45BE"/>
    <w:rsid w:val="00FA541A"/>
    <w:rsid w:val="00FA660A"/>
    <w:rsid w:val="00FB0456"/>
    <w:rsid w:val="00FB0E41"/>
    <w:rsid w:val="00FB317D"/>
    <w:rsid w:val="00FB39A3"/>
    <w:rsid w:val="00FB459C"/>
    <w:rsid w:val="00FB4A80"/>
    <w:rsid w:val="00FB5802"/>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D65C3"/>
    <w:rsid w:val="00FE0E20"/>
    <w:rsid w:val="00FE3B2C"/>
    <w:rsid w:val="00FE41F1"/>
    <w:rsid w:val="00FE4E87"/>
    <w:rsid w:val="00FE501A"/>
    <w:rsid w:val="00FE63CE"/>
    <w:rsid w:val="00FE6DA8"/>
    <w:rsid w:val="00FE7372"/>
    <w:rsid w:val="00FF0DE5"/>
    <w:rsid w:val="00FF1A48"/>
    <w:rsid w:val="00FF1C9B"/>
    <w:rsid w:val="00FF2648"/>
    <w:rsid w:val="00FF2CF4"/>
    <w:rsid w:val="00FF341B"/>
    <w:rsid w:val="00FF3D91"/>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 w:type="character" w:customStyle="1" w:styleId="accordion-tabbedtab-mobile">
    <w:name w:val="accordion-tabbed__tab-mobile"/>
    <w:basedOn w:val="DefaultParagraphFont"/>
    <w:rsid w:val="00590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725717631">
      <w:bodyDiv w:val="1"/>
      <w:marLeft w:val="0"/>
      <w:marRight w:val="0"/>
      <w:marTop w:val="0"/>
      <w:marBottom w:val="0"/>
      <w:divBdr>
        <w:top w:val="none" w:sz="0" w:space="0" w:color="auto"/>
        <w:left w:val="none" w:sz="0" w:space="0" w:color="auto"/>
        <w:bottom w:val="none" w:sz="0" w:space="0" w:color="auto"/>
        <w:right w:val="none" w:sz="0" w:space="0" w:color="auto"/>
      </w:divBdr>
      <w:divsChild>
        <w:div w:id="2002006235">
          <w:marLeft w:val="0"/>
          <w:marRight w:val="0"/>
          <w:marTop w:val="0"/>
          <w:marBottom w:val="0"/>
          <w:divBdr>
            <w:top w:val="none" w:sz="0" w:space="0" w:color="auto"/>
            <w:left w:val="none" w:sz="0" w:space="0" w:color="auto"/>
            <w:bottom w:val="none" w:sz="0" w:space="0" w:color="auto"/>
            <w:right w:val="none" w:sz="0" w:space="0" w:color="auto"/>
          </w:divBdr>
          <w:divsChild>
            <w:div w:id="410125258">
              <w:marLeft w:val="0"/>
              <w:marRight w:val="0"/>
              <w:marTop w:val="0"/>
              <w:marBottom w:val="0"/>
              <w:divBdr>
                <w:top w:val="none" w:sz="0" w:space="0" w:color="auto"/>
                <w:left w:val="none" w:sz="0" w:space="0" w:color="auto"/>
                <w:bottom w:val="none" w:sz="0" w:space="0" w:color="auto"/>
                <w:right w:val="none" w:sz="0" w:space="0" w:color="auto"/>
              </w:divBdr>
              <w:divsChild>
                <w:div w:id="4606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20</Pages>
  <Words>12321</Words>
  <Characters>70230</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262</cp:revision>
  <dcterms:created xsi:type="dcterms:W3CDTF">2025-10-13T20:32:00Z</dcterms:created>
  <dcterms:modified xsi:type="dcterms:W3CDTF">2025-10-14T00:43:00Z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id="4RXpLJBB"/&gt;&lt;style id="http://www.zotero.org/styles/ieee" locale="en-CA" hasBibliography="1" bibliographyStyleHasBeenSet="1"/&gt;&lt;prefs&gt;&lt;pref name="fieldType" value="Field"/&gt;&lt;/prefs&gt;&lt;/data&gt;</vt:lpwstr>
  </property>
</Properties>
</file>
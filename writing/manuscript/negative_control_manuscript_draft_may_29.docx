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8BCA" w14:textId="2E02B210" w:rsidR="00B07B5C" w:rsidRPr="00EF26EE" w:rsidRDefault="00B07B5C" w:rsidP="00EF26EE">
      <w:pPr>
        <w:rPr>
          <w:rFonts w:ascii="Arial" w:hAnsi="Arial" w:cs="Arial"/>
        </w:rPr>
      </w:pPr>
      <w:r w:rsidRPr="00EF26EE">
        <w:rPr>
          <w:rFonts w:ascii="Arial" w:hAnsi="Arial" w:cs="Arial"/>
        </w:rPr>
        <w:t>Main Manuscript for:</w:t>
      </w:r>
    </w:p>
    <w:p w14:paraId="118F917D" w14:textId="77777777" w:rsidR="00B07B5C" w:rsidRPr="00EF26EE" w:rsidRDefault="00B07B5C" w:rsidP="00EF26EE">
      <w:pPr>
        <w:rPr>
          <w:rFonts w:ascii="Arial" w:hAnsi="Arial" w:cs="Arial"/>
          <w:sz w:val="36"/>
          <w:szCs w:val="36"/>
        </w:rPr>
      </w:pPr>
    </w:p>
    <w:p w14:paraId="4BCD185D" w14:textId="11E357E4" w:rsidR="00B07B5C" w:rsidRPr="00EF26EE" w:rsidRDefault="00B07B5C" w:rsidP="00EF26EE">
      <w:pPr>
        <w:rPr>
          <w:rFonts w:ascii="Arial" w:hAnsi="Arial" w:cs="Arial"/>
          <w:sz w:val="36"/>
          <w:szCs w:val="36"/>
        </w:rPr>
      </w:pPr>
      <w:r w:rsidRPr="00EF26EE">
        <w:rPr>
          <w:rFonts w:ascii="Arial" w:hAnsi="Arial" w:cs="Arial"/>
          <w:sz w:val="36"/>
          <w:szCs w:val="36"/>
        </w:rPr>
        <w:t xml:space="preserve">Pitfalls of </w:t>
      </w:r>
      <w:r w:rsidR="003133A7">
        <w:rPr>
          <w:rFonts w:ascii="Arial" w:hAnsi="Arial" w:cs="Arial"/>
          <w:sz w:val="36"/>
          <w:szCs w:val="36"/>
        </w:rPr>
        <w:t xml:space="preserve">using </w:t>
      </w:r>
      <w:r w:rsidRPr="00EF26EE">
        <w:rPr>
          <w:rFonts w:ascii="Arial" w:hAnsi="Arial" w:cs="Arial"/>
          <w:sz w:val="36"/>
          <w:szCs w:val="36"/>
        </w:rPr>
        <w:t>negative control outcomes</w:t>
      </w:r>
      <w:r w:rsidR="00332D2F">
        <w:rPr>
          <w:rFonts w:ascii="Arial" w:hAnsi="Arial" w:cs="Arial"/>
          <w:sz w:val="36"/>
          <w:szCs w:val="36"/>
        </w:rPr>
        <w:t xml:space="preserve"> </w:t>
      </w:r>
      <w:r w:rsidRPr="00EF26EE">
        <w:rPr>
          <w:rFonts w:ascii="Arial" w:hAnsi="Arial" w:cs="Arial"/>
          <w:sz w:val="36"/>
          <w:szCs w:val="36"/>
        </w:rPr>
        <w:t>in environmental epidemiology</w:t>
      </w:r>
    </w:p>
    <w:p w14:paraId="162C8B38" w14:textId="77777777" w:rsidR="00B07B5C" w:rsidRPr="00EF26EE" w:rsidRDefault="00B07B5C" w:rsidP="00EF26EE">
      <w:pPr>
        <w:rPr>
          <w:rFonts w:ascii="Arial" w:hAnsi="Arial" w:cs="Arial"/>
        </w:rPr>
      </w:pPr>
    </w:p>
    <w:p w14:paraId="45E5983E" w14:textId="05CFC7E1" w:rsidR="00B07B5C" w:rsidRPr="004D6E6B" w:rsidRDefault="00B07B5C" w:rsidP="00EF26EE">
      <w:pPr>
        <w:rPr>
          <w:rFonts w:ascii="Arial" w:hAnsi="Arial" w:cs="Arial"/>
          <w:sz w:val="22"/>
          <w:szCs w:val="22"/>
        </w:rPr>
      </w:pPr>
      <w:r w:rsidRPr="004D6E6B">
        <w:rPr>
          <w:rFonts w:ascii="Arial" w:hAnsi="Arial" w:cs="Arial"/>
          <w:sz w:val="22"/>
          <w:szCs w:val="22"/>
        </w:rPr>
        <w:t>Heather McBrien</w:t>
      </w:r>
      <w:r w:rsidRPr="004D6E6B">
        <w:rPr>
          <w:rFonts w:ascii="Arial" w:hAnsi="Arial" w:cs="Arial"/>
          <w:sz w:val="22"/>
          <w:szCs w:val="22"/>
          <w:vertAlign w:val="superscript"/>
        </w:rPr>
        <w:t>1*</w:t>
      </w:r>
      <w:r w:rsidRPr="004D6E6B">
        <w:rPr>
          <w:rFonts w:ascii="Arial" w:hAnsi="Arial" w:cs="Arial"/>
          <w:sz w:val="22"/>
          <w:szCs w:val="22"/>
        </w:rPr>
        <w:t xml:space="preserve">, Kara </w:t>
      </w:r>
      <w:r w:rsidR="009E29F0">
        <w:rPr>
          <w:rFonts w:ascii="Arial" w:hAnsi="Arial" w:cs="Arial"/>
          <w:sz w:val="22"/>
          <w:szCs w:val="22"/>
        </w:rPr>
        <w:t xml:space="preserve">E. </w:t>
      </w:r>
      <w:r w:rsidRPr="004D6E6B">
        <w:rPr>
          <w:rFonts w:ascii="Arial" w:hAnsi="Arial" w:cs="Arial"/>
          <w:sz w:val="22"/>
          <w:szCs w:val="22"/>
        </w:rPr>
        <w:t>Rudolph</w:t>
      </w:r>
      <w:r w:rsidRPr="004D6E6B">
        <w:rPr>
          <w:rFonts w:ascii="Arial" w:hAnsi="Arial" w:cs="Arial"/>
          <w:sz w:val="22"/>
          <w:szCs w:val="22"/>
          <w:vertAlign w:val="superscript"/>
        </w:rPr>
        <w:t>2</w:t>
      </w:r>
      <w:r w:rsidRPr="004D6E6B">
        <w:rPr>
          <w:rFonts w:ascii="Arial" w:hAnsi="Arial" w:cs="Arial"/>
          <w:sz w:val="22"/>
          <w:szCs w:val="22"/>
        </w:rPr>
        <w:t xml:space="preserve">, </w:t>
      </w:r>
      <w:r w:rsidR="00797C18" w:rsidRPr="004D6E6B">
        <w:rPr>
          <w:rFonts w:ascii="Arial" w:hAnsi="Arial" w:cs="Arial"/>
          <w:sz w:val="22"/>
          <w:szCs w:val="22"/>
        </w:rPr>
        <w:t xml:space="preserve">Joan </w:t>
      </w:r>
      <w:r w:rsidR="00797C18">
        <w:rPr>
          <w:rFonts w:ascii="Arial" w:hAnsi="Arial" w:cs="Arial"/>
          <w:sz w:val="22"/>
          <w:szCs w:val="22"/>
        </w:rPr>
        <w:t xml:space="preserve">A. </w:t>
      </w:r>
      <w:r w:rsidR="00797C18" w:rsidRPr="004D6E6B">
        <w:rPr>
          <w:rFonts w:ascii="Arial" w:hAnsi="Arial" w:cs="Arial"/>
          <w:sz w:val="22"/>
          <w:szCs w:val="22"/>
        </w:rPr>
        <w:t>Casey</w:t>
      </w:r>
      <w:r w:rsidR="00797C18" w:rsidRPr="004D6E6B">
        <w:rPr>
          <w:rFonts w:ascii="Arial" w:hAnsi="Arial" w:cs="Arial"/>
          <w:sz w:val="22"/>
          <w:szCs w:val="22"/>
          <w:vertAlign w:val="superscript"/>
        </w:rPr>
        <w:t>3,4</w:t>
      </w:r>
      <w:r w:rsidR="00797C18" w:rsidRPr="00240A69">
        <w:rPr>
          <w:rFonts w:ascii="Arial" w:hAnsi="Arial" w:cs="Arial"/>
          <w:sz w:val="22"/>
          <w:szCs w:val="22"/>
        </w:rPr>
        <w:t>,</w:t>
      </w:r>
      <w:r w:rsidR="00797C18">
        <w:rPr>
          <w:rFonts w:ascii="Arial" w:hAnsi="Arial" w:cs="Arial"/>
          <w:sz w:val="22"/>
          <w:szCs w:val="22"/>
          <w:vertAlign w:val="superscript"/>
        </w:rPr>
        <w:t xml:space="preserve"> </w:t>
      </w:r>
      <w:r w:rsidR="00240A69">
        <w:rPr>
          <w:rFonts w:ascii="Arial" w:hAnsi="Arial" w:cs="Arial"/>
          <w:sz w:val="22"/>
          <w:szCs w:val="22"/>
        </w:rPr>
        <w:t>Shodai Inose</w:t>
      </w:r>
      <w:r w:rsidR="00A75FEF" w:rsidRPr="004D6E6B">
        <w:rPr>
          <w:rFonts w:ascii="Arial" w:hAnsi="Arial" w:cs="Arial"/>
          <w:sz w:val="22"/>
          <w:szCs w:val="22"/>
          <w:vertAlign w:val="superscript"/>
        </w:rPr>
        <w:t>2</w:t>
      </w:r>
      <w:r w:rsidR="00240A69">
        <w:rPr>
          <w:rFonts w:ascii="Arial" w:hAnsi="Arial" w:cs="Arial"/>
          <w:sz w:val="22"/>
          <w:szCs w:val="22"/>
        </w:rPr>
        <w:t xml:space="preserve">, </w:t>
      </w:r>
      <w:r w:rsidRPr="004D6E6B">
        <w:rPr>
          <w:rFonts w:ascii="Arial" w:hAnsi="Arial" w:cs="Arial"/>
          <w:sz w:val="22"/>
          <w:szCs w:val="22"/>
        </w:rPr>
        <w:t>Marianthi- Anna Kioumourtzoglou</w:t>
      </w:r>
      <w:r w:rsidRPr="004D6E6B">
        <w:rPr>
          <w:rFonts w:ascii="Arial" w:hAnsi="Arial" w:cs="Arial"/>
          <w:sz w:val="22"/>
          <w:szCs w:val="22"/>
          <w:vertAlign w:val="superscript"/>
        </w:rPr>
        <w:t>1</w:t>
      </w:r>
      <w:r w:rsidR="003413A9">
        <w:rPr>
          <w:rFonts w:ascii="Arial" w:hAnsi="Arial" w:cs="Arial"/>
          <w:sz w:val="22"/>
          <w:szCs w:val="22"/>
          <w:vertAlign w:val="superscript"/>
        </w:rPr>
        <w:t>,</w:t>
      </w:r>
      <w:r w:rsidR="00BA76F5">
        <w:rPr>
          <w:rFonts w:ascii="Arial" w:hAnsi="Arial" w:cs="Arial"/>
          <w:sz w:val="22"/>
          <w:szCs w:val="22"/>
          <w:vertAlign w:val="superscript"/>
        </w:rPr>
        <w:t>6</w:t>
      </w:r>
      <w:r w:rsidR="003413A9">
        <w:rPr>
          <w:rFonts w:ascii="Arial" w:hAnsi="Arial" w:cs="Arial"/>
          <w:sz w:val="22"/>
          <w:szCs w:val="22"/>
          <w:vertAlign w:val="superscript"/>
        </w:rPr>
        <w:t>,</w:t>
      </w:r>
      <w:r w:rsidR="00BA76F5">
        <w:rPr>
          <w:rFonts w:ascii="Arial" w:hAnsi="Arial" w:cs="Arial"/>
          <w:sz w:val="22"/>
          <w:szCs w:val="22"/>
          <w:vertAlign w:val="superscript"/>
        </w:rPr>
        <w:t>7</w:t>
      </w:r>
    </w:p>
    <w:p w14:paraId="140E6582" w14:textId="77777777" w:rsidR="00B07B5C" w:rsidRPr="004D6E6B" w:rsidRDefault="00B07B5C" w:rsidP="00EF26EE">
      <w:pPr>
        <w:rPr>
          <w:rFonts w:ascii="Arial" w:hAnsi="Arial" w:cs="Arial"/>
          <w:sz w:val="22"/>
          <w:szCs w:val="22"/>
        </w:rPr>
      </w:pPr>
    </w:p>
    <w:p w14:paraId="0758DDAF" w14:textId="7777777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 xml:space="preserve">1 </w:t>
      </w:r>
      <w:r w:rsidRPr="004D6E6B">
        <w:rPr>
          <w:rFonts w:ascii="Arial" w:hAnsi="Arial" w:cs="Arial"/>
          <w:sz w:val="22"/>
          <w:szCs w:val="22"/>
        </w:rPr>
        <w:t xml:space="preserve">Columbia Mailman School of Public Health, Department of Environmental Health Sciences </w:t>
      </w:r>
    </w:p>
    <w:p w14:paraId="773D318D" w14:textId="7777777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2</w:t>
      </w:r>
      <w:r w:rsidRPr="004D6E6B">
        <w:rPr>
          <w:rFonts w:ascii="Arial" w:hAnsi="Arial" w:cs="Arial"/>
          <w:sz w:val="22"/>
          <w:szCs w:val="22"/>
        </w:rPr>
        <w:t xml:space="preserve"> Columbia Mailman School of Public Health, Department of Epidemiology</w:t>
      </w:r>
    </w:p>
    <w:p w14:paraId="01A2EA28" w14:textId="741E3A11" w:rsidR="00B07B5C" w:rsidRDefault="00B07B5C" w:rsidP="00EF26EE">
      <w:pPr>
        <w:rPr>
          <w:rFonts w:ascii="Arial" w:hAnsi="Arial" w:cs="Arial"/>
          <w:sz w:val="22"/>
          <w:szCs w:val="22"/>
        </w:rPr>
      </w:pPr>
      <w:r w:rsidRPr="004D6E6B">
        <w:rPr>
          <w:rFonts w:ascii="Arial" w:hAnsi="Arial" w:cs="Arial"/>
          <w:sz w:val="22"/>
          <w:szCs w:val="22"/>
          <w:vertAlign w:val="superscript"/>
        </w:rPr>
        <w:t>3</w:t>
      </w:r>
      <w:r w:rsidRPr="004D6E6B">
        <w:rPr>
          <w:rFonts w:ascii="Arial" w:hAnsi="Arial" w:cs="Arial"/>
          <w:sz w:val="22"/>
          <w:szCs w:val="22"/>
        </w:rPr>
        <w:t xml:space="preserve"> University of Washington </w:t>
      </w:r>
      <w:r w:rsidR="003133A7">
        <w:rPr>
          <w:rFonts w:ascii="Arial" w:hAnsi="Arial" w:cs="Arial"/>
          <w:sz w:val="22"/>
          <w:szCs w:val="22"/>
        </w:rPr>
        <w:t xml:space="preserve">School of Public Health, </w:t>
      </w:r>
      <w:r w:rsidRPr="004D6E6B">
        <w:rPr>
          <w:rFonts w:ascii="Arial" w:hAnsi="Arial" w:cs="Arial"/>
          <w:sz w:val="22"/>
          <w:szCs w:val="22"/>
        </w:rPr>
        <w:t>Department of Environmental and Occupational Health Sciences</w:t>
      </w:r>
    </w:p>
    <w:p w14:paraId="61FDC4A4" w14:textId="0B739A82" w:rsidR="00B07B5C" w:rsidRDefault="00BA76F5" w:rsidP="00EF26EE">
      <w:pPr>
        <w:rPr>
          <w:rFonts w:ascii="Arial" w:hAnsi="Arial" w:cs="Arial"/>
          <w:sz w:val="22"/>
          <w:szCs w:val="22"/>
        </w:rPr>
      </w:pPr>
      <w:r>
        <w:rPr>
          <w:rFonts w:ascii="Arial" w:hAnsi="Arial" w:cs="Arial"/>
          <w:sz w:val="22"/>
          <w:szCs w:val="22"/>
          <w:vertAlign w:val="superscript"/>
        </w:rPr>
        <w:t>4</w:t>
      </w:r>
      <w:r w:rsidR="00B07B5C" w:rsidRPr="004D6E6B">
        <w:rPr>
          <w:rFonts w:ascii="Arial" w:hAnsi="Arial" w:cs="Arial"/>
          <w:sz w:val="22"/>
          <w:szCs w:val="22"/>
        </w:rPr>
        <w:t xml:space="preserve"> University of Washington</w:t>
      </w:r>
      <w:r w:rsidR="003133A7">
        <w:rPr>
          <w:rFonts w:ascii="Arial" w:hAnsi="Arial" w:cs="Arial"/>
          <w:sz w:val="22"/>
          <w:szCs w:val="22"/>
        </w:rPr>
        <w:t xml:space="preserve"> School of Public Health,</w:t>
      </w:r>
      <w:r w:rsidR="00B07B5C" w:rsidRPr="004D6E6B">
        <w:rPr>
          <w:rFonts w:ascii="Arial" w:hAnsi="Arial" w:cs="Arial"/>
          <w:sz w:val="22"/>
          <w:szCs w:val="22"/>
        </w:rPr>
        <w:t xml:space="preserve"> Department of Epidemiology</w:t>
      </w:r>
    </w:p>
    <w:p w14:paraId="489A8351" w14:textId="65E68CC0" w:rsidR="00BA76F5" w:rsidRDefault="00BA76F5" w:rsidP="00EF26EE">
      <w:pPr>
        <w:rPr>
          <w:rFonts w:ascii="Arial" w:hAnsi="Arial" w:cs="Arial"/>
          <w:sz w:val="22"/>
          <w:szCs w:val="22"/>
        </w:rPr>
      </w:pPr>
      <w:r>
        <w:rPr>
          <w:rFonts w:ascii="Arial" w:hAnsi="Arial" w:cs="Arial"/>
          <w:sz w:val="22"/>
          <w:szCs w:val="22"/>
          <w:vertAlign w:val="superscript"/>
        </w:rPr>
        <w:t>5</w:t>
      </w:r>
      <w:r w:rsidR="001F1C79" w:rsidRPr="001F1C79">
        <w:rPr>
          <w:rFonts w:ascii="Arial" w:hAnsi="Arial" w:cs="Arial"/>
          <w:sz w:val="22"/>
          <w:szCs w:val="22"/>
        </w:rPr>
        <w:t xml:space="preserve"> </w:t>
      </w:r>
      <w:r w:rsidR="001F1C79">
        <w:rPr>
          <w:rFonts w:ascii="Arial" w:hAnsi="Arial" w:cs="Arial"/>
          <w:sz w:val="22"/>
          <w:szCs w:val="22"/>
        </w:rPr>
        <w:t>Brown University School of Public Health, Department of Epidemiology</w:t>
      </w:r>
      <w:r w:rsidR="001F1C79">
        <w:rPr>
          <w:rFonts w:ascii="Arial" w:hAnsi="Arial" w:cs="Arial"/>
          <w:sz w:val="22"/>
          <w:szCs w:val="22"/>
          <w:vertAlign w:val="superscript"/>
        </w:rPr>
        <w:t xml:space="preserve"> </w:t>
      </w:r>
    </w:p>
    <w:p w14:paraId="6553E699" w14:textId="51B75FF5" w:rsidR="003413A9" w:rsidRPr="004D6E6B" w:rsidRDefault="00BA76F5" w:rsidP="00EF26EE">
      <w:pPr>
        <w:rPr>
          <w:rFonts w:ascii="Arial" w:hAnsi="Arial" w:cs="Arial"/>
          <w:sz w:val="22"/>
          <w:szCs w:val="22"/>
        </w:rPr>
      </w:pPr>
      <w:r>
        <w:rPr>
          <w:rFonts w:ascii="Arial" w:hAnsi="Arial" w:cs="Arial"/>
          <w:sz w:val="22"/>
          <w:szCs w:val="22"/>
          <w:vertAlign w:val="superscript"/>
        </w:rPr>
        <w:t>6</w:t>
      </w:r>
      <w:r w:rsidR="00EE2A0F">
        <w:rPr>
          <w:rFonts w:ascii="Arial" w:hAnsi="Arial" w:cs="Arial"/>
          <w:sz w:val="22"/>
          <w:szCs w:val="22"/>
          <w:vertAlign w:val="superscript"/>
        </w:rPr>
        <w:t xml:space="preserve"> </w:t>
      </w:r>
      <w:r w:rsidR="001F1C79" w:rsidRPr="0089567A">
        <w:rPr>
          <w:rFonts w:ascii="Arial" w:hAnsi="Arial" w:cs="Arial"/>
          <w:sz w:val="22"/>
          <w:szCs w:val="22"/>
        </w:rPr>
        <w:t>Institute</w:t>
      </w:r>
      <w:r w:rsidR="001F1C79">
        <w:rPr>
          <w:rFonts w:ascii="Arial" w:hAnsi="Arial" w:cs="Arial"/>
          <w:sz w:val="22"/>
          <w:szCs w:val="22"/>
          <w:vertAlign w:val="superscript"/>
        </w:rPr>
        <w:t xml:space="preserve"> </w:t>
      </w:r>
      <w:r w:rsidR="003413A9">
        <w:rPr>
          <w:rFonts w:ascii="Arial" w:hAnsi="Arial" w:cs="Arial"/>
          <w:sz w:val="22"/>
          <w:szCs w:val="22"/>
        </w:rPr>
        <w:t>at Brown University for Environment and Society</w:t>
      </w:r>
    </w:p>
    <w:p w14:paraId="5F6DA5B0" w14:textId="77777777" w:rsidR="00B07B5C" w:rsidRPr="004D6E6B" w:rsidRDefault="00B07B5C" w:rsidP="00B07B5C">
      <w:pPr>
        <w:rPr>
          <w:rFonts w:ascii="Arial" w:hAnsi="Arial" w:cs="Arial"/>
          <w:sz w:val="22"/>
          <w:szCs w:val="22"/>
        </w:rPr>
      </w:pPr>
    </w:p>
    <w:p w14:paraId="0C7A3BA4" w14:textId="77777777" w:rsidR="00B07B5C" w:rsidRPr="004D6E6B" w:rsidRDefault="00B07B5C" w:rsidP="00EF26EE">
      <w:pPr>
        <w:rPr>
          <w:rFonts w:ascii="Arial" w:hAnsi="Arial" w:cs="Arial"/>
          <w:sz w:val="22"/>
          <w:szCs w:val="22"/>
        </w:rPr>
      </w:pPr>
      <w:r w:rsidRPr="004D6E6B">
        <w:rPr>
          <w:rFonts w:ascii="Arial" w:hAnsi="Arial" w:cs="Arial"/>
          <w:sz w:val="22"/>
          <w:szCs w:val="22"/>
        </w:rPr>
        <w:t xml:space="preserve">* Corresponding author email: hm2913@cumc.columbia.edu </w:t>
      </w:r>
    </w:p>
    <w:p w14:paraId="484EA8DE" w14:textId="77777777" w:rsidR="00B07B5C" w:rsidRPr="004D6E6B" w:rsidRDefault="00B07B5C" w:rsidP="00EF26EE">
      <w:pPr>
        <w:rPr>
          <w:rFonts w:ascii="Arial" w:hAnsi="Arial" w:cs="Arial"/>
          <w:sz w:val="22"/>
          <w:szCs w:val="22"/>
        </w:rPr>
      </w:pPr>
    </w:p>
    <w:p w14:paraId="0CB11F86" w14:textId="77777777" w:rsidR="00B07B5C" w:rsidRDefault="00B07B5C" w:rsidP="00EF26EE">
      <w:pPr>
        <w:rPr>
          <w:rFonts w:ascii="Arial" w:hAnsi="Arial" w:cs="Arial"/>
          <w:sz w:val="22"/>
          <w:szCs w:val="22"/>
        </w:rPr>
      </w:pPr>
      <w:r w:rsidRPr="004D6E6B">
        <w:rPr>
          <w:rFonts w:ascii="Arial" w:hAnsi="Arial" w:cs="Arial"/>
          <w:sz w:val="22"/>
          <w:szCs w:val="22"/>
        </w:rPr>
        <w:t xml:space="preserve">Competing Interest Statement: The authors declare no competing interests. </w:t>
      </w:r>
    </w:p>
    <w:p w14:paraId="7C6DB970" w14:textId="77777777" w:rsidR="00332D2F" w:rsidRPr="004D6E6B" w:rsidRDefault="00332D2F" w:rsidP="00EF26EE">
      <w:pPr>
        <w:rPr>
          <w:rFonts w:ascii="Arial" w:hAnsi="Arial" w:cs="Arial"/>
          <w:sz w:val="22"/>
          <w:szCs w:val="22"/>
        </w:rPr>
      </w:pPr>
    </w:p>
    <w:p w14:paraId="0213071D" w14:textId="02D30941" w:rsidR="00B07B5C" w:rsidRDefault="00B07B5C" w:rsidP="00EF26EE">
      <w:pPr>
        <w:rPr>
          <w:rFonts w:ascii="Arial" w:hAnsi="Arial" w:cs="Arial"/>
          <w:sz w:val="22"/>
          <w:szCs w:val="22"/>
        </w:rPr>
      </w:pPr>
      <w:r w:rsidRPr="004D6E6B">
        <w:rPr>
          <w:rFonts w:ascii="Arial" w:hAnsi="Arial" w:cs="Arial"/>
          <w:sz w:val="22"/>
          <w:szCs w:val="22"/>
        </w:rPr>
        <w:t>Keywords: negative control, negative control outcome, environmental epidemiology</w:t>
      </w:r>
      <w:r w:rsidR="007F32B2" w:rsidRPr="004D6E6B">
        <w:rPr>
          <w:rFonts w:ascii="Arial" w:hAnsi="Arial" w:cs="Arial"/>
          <w:sz w:val="22"/>
          <w:szCs w:val="22"/>
        </w:rPr>
        <w:t xml:space="preserve">, observational </w:t>
      </w:r>
      <w:r w:rsidR="00226B85" w:rsidRPr="004D6E6B">
        <w:rPr>
          <w:rFonts w:ascii="Arial" w:hAnsi="Arial" w:cs="Arial"/>
          <w:sz w:val="22"/>
          <w:szCs w:val="22"/>
        </w:rPr>
        <w:t>studies</w:t>
      </w:r>
    </w:p>
    <w:p w14:paraId="275E6A4D" w14:textId="77777777" w:rsidR="005C3CD1" w:rsidRDefault="005C3CD1" w:rsidP="00EF26EE">
      <w:pPr>
        <w:rPr>
          <w:rFonts w:ascii="Arial" w:hAnsi="Arial" w:cs="Arial"/>
          <w:sz w:val="22"/>
          <w:szCs w:val="22"/>
        </w:rPr>
      </w:pPr>
    </w:p>
    <w:p w14:paraId="41BD3000" w14:textId="74B1522B" w:rsidR="005C3CD1" w:rsidRPr="004D6E6B" w:rsidRDefault="005C3CD1" w:rsidP="00EF26EE">
      <w:pPr>
        <w:rPr>
          <w:rFonts w:ascii="Arial" w:hAnsi="Arial" w:cs="Arial"/>
          <w:sz w:val="22"/>
          <w:szCs w:val="22"/>
        </w:rPr>
      </w:pPr>
      <w:r>
        <w:rPr>
          <w:rFonts w:ascii="Arial" w:hAnsi="Arial" w:cs="Arial"/>
          <w:sz w:val="22"/>
          <w:szCs w:val="22"/>
        </w:rPr>
        <w:t>All code</w:t>
      </w:r>
      <w:r w:rsidR="009712A8">
        <w:rPr>
          <w:rFonts w:ascii="Arial" w:hAnsi="Arial" w:cs="Arial"/>
          <w:sz w:val="22"/>
          <w:szCs w:val="22"/>
        </w:rPr>
        <w:t xml:space="preserve"> and data is publicly available and</w:t>
      </w:r>
      <w:r>
        <w:rPr>
          <w:rFonts w:ascii="Arial" w:hAnsi="Arial" w:cs="Arial"/>
          <w:sz w:val="22"/>
          <w:szCs w:val="22"/>
        </w:rPr>
        <w:t xml:space="preserve"> can be found at </w:t>
      </w:r>
      <w:r w:rsidR="009712A8" w:rsidRPr="009712A8">
        <w:rPr>
          <w:rFonts w:ascii="Arial" w:hAnsi="Arial" w:cs="Arial"/>
          <w:sz w:val="22"/>
          <w:szCs w:val="22"/>
        </w:rPr>
        <w:t>https://github.com/heathermcb/bad_negative_control_outcomes</w:t>
      </w:r>
      <w:r w:rsidR="00390F7E">
        <w:rPr>
          <w:rFonts w:ascii="Arial" w:hAnsi="Arial" w:cs="Arial"/>
          <w:sz w:val="22"/>
          <w:szCs w:val="22"/>
        </w:rPr>
        <w:t>.</w:t>
      </w:r>
    </w:p>
    <w:p w14:paraId="2F049630" w14:textId="45A03FC4" w:rsidR="00031E15" w:rsidRDefault="00031E15">
      <w:pPr>
        <w:rPr>
          <w:rFonts w:ascii="Arial" w:hAnsi="Arial" w:cs="Arial"/>
          <w:sz w:val="22"/>
          <w:szCs w:val="22"/>
        </w:rPr>
      </w:pPr>
      <w:r>
        <w:rPr>
          <w:rFonts w:ascii="Arial" w:hAnsi="Arial" w:cs="Arial"/>
          <w:sz w:val="22"/>
          <w:szCs w:val="22"/>
        </w:rPr>
        <w:br w:type="page"/>
      </w:r>
    </w:p>
    <w:p w14:paraId="2CC7E227" w14:textId="619B0EEF" w:rsidR="00855F63" w:rsidRDefault="00855F63" w:rsidP="003B2D46">
      <w:pPr>
        <w:spacing w:line="360" w:lineRule="auto"/>
        <w:rPr>
          <w:rFonts w:ascii="Arial" w:hAnsi="Arial" w:cs="Arial"/>
          <w:b/>
          <w:bCs/>
          <w:sz w:val="22"/>
          <w:szCs w:val="22"/>
        </w:rPr>
      </w:pPr>
      <w:r>
        <w:rPr>
          <w:rFonts w:ascii="Arial" w:hAnsi="Arial" w:cs="Arial"/>
          <w:b/>
          <w:bCs/>
          <w:sz w:val="22"/>
          <w:szCs w:val="22"/>
        </w:rPr>
        <w:lastRenderedPageBreak/>
        <w:t>Abstract</w:t>
      </w:r>
    </w:p>
    <w:p w14:paraId="4956AD59" w14:textId="77777777" w:rsidR="00830326" w:rsidRDefault="00830326" w:rsidP="00830326">
      <w:pPr>
        <w:spacing w:line="360" w:lineRule="auto"/>
        <w:rPr>
          <w:rFonts w:ascii="Arial" w:hAnsi="Arial" w:cs="Arial"/>
          <w:sz w:val="22"/>
          <w:szCs w:val="22"/>
        </w:rPr>
      </w:pPr>
    </w:p>
    <w:p w14:paraId="10DE26E8" w14:textId="6835873C" w:rsidR="00332D2F" w:rsidRPr="00183E04" w:rsidRDefault="0005733C" w:rsidP="00890156">
      <w:pPr>
        <w:spacing w:line="360" w:lineRule="auto"/>
        <w:ind w:firstLine="720"/>
        <w:rPr>
          <w:rFonts w:ascii="Arial" w:hAnsi="Arial" w:cs="Arial"/>
          <w:sz w:val="22"/>
          <w:szCs w:val="22"/>
        </w:rPr>
      </w:pPr>
      <w:r w:rsidRPr="00183E04">
        <w:rPr>
          <w:rFonts w:ascii="Arial" w:hAnsi="Arial" w:cs="Arial"/>
          <w:sz w:val="22"/>
          <w:szCs w:val="22"/>
        </w:rPr>
        <w:t>Environmental epidemiologists</w:t>
      </w:r>
      <w:r w:rsidRPr="00636F18">
        <w:rPr>
          <w:rFonts w:ascii="Arial" w:hAnsi="Arial" w:cs="Arial"/>
          <w:sz w:val="22"/>
          <w:szCs w:val="22"/>
        </w:rPr>
        <w:t xml:space="preserve"> </w:t>
      </w:r>
      <w:r w:rsidR="00E42AB3">
        <w:rPr>
          <w:rFonts w:ascii="Arial" w:hAnsi="Arial" w:cs="Arial"/>
          <w:sz w:val="22"/>
          <w:szCs w:val="22"/>
        </w:rPr>
        <w:t>often use observational studies</w:t>
      </w:r>
      <w:r w:rsidR="00E42AB3" w:rsidRPr="00636F18">
        <w:rPr>
          <w:rFonts w:ascii="Arial" w:hAnsi="Arial" w:cs="Arial"/>
          <w:sz w:val="22"/>
          <w:szCs w:val="22"/>
        </w:rPr>
        <w:t xml:space="preserve"> </w:t>
      </w:r>
      <w:r w:rsidRPr="00636F18">
        <w:rPr>
          <w:rFonts w:ascii="Arial" w:hAnsi="Arial" w:cs="Arial"/>
          <w:sz w:val="22"/>
          <w:szCs w:val="22"/>
        </w:rPr>
        <w:t>to identify environmental causes of disease that</w:t>
      </w:r>
      <w:r w:rsidR="00E42AB3">
        <w:rPr>
          <w:rFonts w:ascii="Arial" w:hAnsi="Arial" w:cs="Arial"/>
          <w:sz w:val="22"/>
          <w:szCs w:val="22"/>
        </w:rPr>
        <w:t>,</w:t>
      </w:r>
      <w:r w:rsidR="004957D7">
        <w:rPr>
          <w:rFonts w:ascii="Arial" w:hAnsi="Arial" w:cs="Arial"/>
          <w:sz w:val="22"/>
          <w:szCs w:val="22"/>
        </w:rPr>
        <w:t xml:space="preserve"> </w:t>
      </w:r>
      <w:r w:rsidRPr="00636F18">
        <w:rPr>
          <w:rFonts w:ascii="Arial" w:hAnsi="Arial" w:cs="Arial"/>
          <w:sz w:val="22"/>
          <w:szCs w:val="22"/>
        </w:rPr>
        <w:t>if intervened upon</w:t>
      </w:r>
      <w:r w:rsidR="00E42AB3">
        <w:rPr>
          <w:rFonts w:ascii="Arial" w:hAnsi="Arial" w:cs="Arial"/>
          <w:sz w:val="22"/>
          <w:szCs w:val="22"/>
        </w:rPr>
        <w:t>,</w:t>
      </w:r>
      <w:r w:rsidR="00F72D93">
        <w:rPr>
          <w:rFonts w:ascii="Arial" w:hAnsi="Arial" w:cs="Arial"/>
          <w:sz w:val="22"/>
          <w:szCs w:val="22"/>
        </w:rPr>
        <w:t xml:space="preserve"> </w:t>
      </w:r>
      <w:r w:rsidRPr="00636F18">
        <w:rPr>
          <w:rFonts w:ascii="Arial" w:hAnsi="Arial" w:cs="Arial"/>
          <w:sz w:val="22"/>
          <w:szCs w:val="22"/>
        </w:rPr>
        <w:t xml:space="preserve">could improve health outcomes. </w:t>
      </w:r>
      <w:r w:rsidR="00636F18" w:rsidRPr="00636F18">
        <w:rPr>
          <w:rFonts w:ascii="Arial" w:hAnsi="Arial" w:cs="Arial"/>
          <w:sz w:val="22"/>
          <w:szCs w:val="22"/>
        </w:rPr>
        <w:t xml:space="preserve">One of the central challenges </w:t>
      </w:r>
      <w:r w:rsidR="00636F18" w:rsidRPr="00183E04">
        <w:rPr>
          <w:rFonts w:ascii="Arial" w:hAnsi="Arial" w:cs="Arial"/>
          <w:sz w:val="22"/>
          <w:szCs w:val="22"/>
        </w:rPr>
        <w:t>of</w:t>
      </w:r>
      <w:r w:rsidR="00636F18" w:rsidRPr="00636F18">
        <w:rPr>
          <w:rFonts w:ascii="Arial" w:hAnsi="Arial" w:cs="Arial"/>
          <w:sz w:val="22"/>
          <w:szCs w:val="22"/>
        </w:rPr>
        <w:t xml:space="preserve"> observational</w:t>
      </w:r>
      <w:r w:rsidR="0007732F">
        <w:rPr>
          <w:rFonts w:ascii="Arial" w:hAnsi="Arial" w:cs="Arial"/>
          <w:sz w:val="22"/>
          <w:szCs w:val="22"/>
        </w:rPr>
        <w:t xml:space="preserve"> studies</w:t>
      </w:r>
      <w:r w:rsidR="00636F18" w:rsidRPr="00636F18">
        <w:rPr>
          <w:rFonts w:ascii="Arial" w:hAnsi="Arial" w:cs="Arial"/>
          <w:sz w:val="22"/>
          <w:szCs w:val="22"/>
        </w:rPr>
        <w:t xml:space="preserve"> is</w:t>
      </w:r>
      <w:r w:rsidR="00263C52">
        <w:rPr>
          <w:rFonts w:ascii="Arial" w:hAnsi="Arial" w:cs="Arial"/>
          <w:sz w:val="22"/>
          <w:szCs w:val="22"/>
        </w:rPr>
        <w:t xml:space="preserve"> distinguishing between causal and non-causal </w:t>
      </w:r>
      <w:r w:rsidR="009E29F0">
        <w:rPr>
          <w:rFonts w:ascii="Arial" w:hAnsi="Arial" w:cs="Arial"/>
          <w:sz w:val="22"/>
          <w:szCs w:val="22"/>
        </w:rPr>
        <w:t>relationships</w:t>
      </w:r>
      <w:r w:rsidR="00263C52">
        <w:rPr>
          <w:rFonts w:ascii="Arial" w:hAnsi="Arial" w:cs="Arial"/>
          <w:sz w:val="22"/>
          <w:szCs w:val="22"/>
        </w:rPr>
        <w:t>: researcher</w:t>
      </w:r>
      <w:r w:rsidR="007B0920">
        <w:rPr>
          <w:rFonts w:ascii="Arial" w:hAnsi="Arial" w:cs="Arial"/>
          <w:sz w:val="22"/>
          <w:szCs w:val="22"/>
        </w:rPr>
        <w:t>s</w:t>
      </w:r>
      <w:r w:rsidR="00263C52">
        <w:rPr>
          <w:rFonts w:ascii="Arial" w:hAnsi="Arial" w:cs="Arial"/>
          <w:sz w:val="22"/>
          <w:szCs w:val="22"/>
        </w:rPr>
        <w:t xml:space="preserve"> must</w:t>
      </w:r>
      <w:r w:rsidR="00636F18" w:rsidRPr="00636F18">
        <w:rPr>
          <w:rFonts w:ascii="Arial" w:hAnsi="Arial" w:cs="Arial"/>
          <w:sz w:val="22"/>
          <w:szCs w:val="22"/>
        </w:rPr>
        <w:t xml:space="preserve"> rul</w:t>
      </w:r>
      <w:r w:rsidR="00263C52">
        <w:rPr>
          <w:rFonts w:ascii="Arial" w:hAnsi="Arial" w:cs="Arial"/>
          <w:sz w:val="22"/>
          <w:szCs w:val="22"/>
        </w:rPr>
        <w:t>e</w:t>
      </w:r>
      <w:r w:rsidR="00636F18" w:rsidRPr="00636F18">
        <w:rPr>
          <w:rFonts w:ascii="Arial" w:hAnsi="Arial" w:cs="Arial"/>
          <w:sz w:val="22"/>
          <w:szCs w:val="22"/>
        </w:rPr>
        <w:t xml:space="preserve"> out non-causal explanations for </w:t>
      </w:r>
      <w:r w:rsidR="00F75981">
        <w:rPr>
          <w:rFonts w:ascii="Arial" w:hAnsi="Arial" w:cs="Arial"/>
          <w:sz w:val="22"/>
          <w:szCs w:val="22"/>
        </w:rPr>
        <w:t xml:space="preserve">exposure-outcome </w:t>
      </w:r>
      <w:r w:rsidR="009E29F0">
        <w:rPr>
          <w:rFonts w:ascii="Arial" w:hAnsi="Arial" w:cs="Arial"/>
          <w:sz w:val="22"/>
          <w:szCs w:val="22"/>
        </w:rPr>
        <w:t>associations</w:t>
      </w:r>
      <w:r w:rsidR="00636F18" w:rsidRPr="00636F18">
        <w:rPr>
          <w:rFonts w:ascii="Arial" w:hAnsi="Arial" w:cs="Arial"/>
          <w:sz w:val="22"/>
          <w:szCs w:val="22"/>
        </w:rPr>
        <w:t xml:space="preserve">. Negative control outcomes </w:t>
      </w:r>
      <w:r w:rsidR="007B2F99" w:rsidRPr="00183E04">
        <w:rPr>
          <w:rFonts w:ascii="Arial" w:hAnsi="Arial" w:cs="Arial"/>
          <w:sz w:val="22"/>
          <w:szCs w:val="22"/>
        </w:rPr>
        <w:t xml:space="preserve">can be a helpful </w:t>
      </w:r>
      <w:r w:rsidR="00636F18" w:rsidRPr="00636F18">
        <w:rPr>
          <w:rFonts w:ascii="Arial" w:hAnsi="Arial" w:cs="Arial"/>
          <w:sz w:val="22"/>
          <w:szCs w:val="22"/>
        </w:rPr>
        <w:t xml:space="preserve">tool for assessing whether residual confounding </w:t>
      </w:r>
      <w:r w:rsidR="00CA66C6">
        <w:rPr>
          <w:rFonts w:ascii="Arial" w:hAnsi="Arial" w:cs="Arial"/>
          <w:sz w:val="22"/>
          <w:szCs w:val="22"/>
        </w:rPr>
        <w:t xml:space="preserve">bias </w:t>
      </w:r>
      <w:r w:rsidR="00636F18" w:rsidRPr="00636F18">
        <w:rPr>
          <w:rFonts w:ascii="Arial" w:hAnsi="Arial" w:cs="Arial"/>
          <w:sz w:val="22"/>
          <w:szCs w:val="22"/>
        </w:rPr>
        <w:t xml:space="preserve">may explain </w:t>
      </w:r>
      <w:r w:rsidR="004C31BB">
        <w:rPr>
          <w:rFonts w:ascii="Arial" w:hAnsi="Arial" w:cs="Arial"/>
          <w:sz w:val="22"/>
          <w:szCs w:val="22"/>
        </w:rPr>
        <w:t>observed exposure-outcome associations.</w:t>
      </w:r>
      <w:r w:rsidR="00636F18" w:rsidRPr="00636F18">
        <w:rPr>
          <w:rFonts w:ascii="Arial" w:hAnsi="Arial" w:cs="Arial"/>
          <w:sz w:val="22"/>
          <w:szCs w:val="22"/>
        </w:rPr>
        <w:t xml:space="preserve"> However, in practice, </w:t>
      </w:r>
      <w:r w:rsidR="002C513C" w:rsidRPr="00183E04">
        <w:rPr>
          <w:rFonts w:ascii="Arial" w:hAnsi="Arial" w:cs="Arial"/>
          <w:sz w:val="22"/>
          <w:szCs w:val="22"/>
        </w:rPr>
        <w:t>negative control</w:t>
      </w:r>
      <w:r w:rsidR="00636F18" w:rsidRPr="00636F18">
        <w:rPr>
          <w:rFonts w:ascii="Arial" w:hAnsi="Arial" w:cs="Arial"/>
          <w:sz w:val="22"/>
          <w:szCs w:val="22"/>
        </w:rPr>
        <w:t xml:space="preserve"> analyses </w:t>
      </w:r>
      <w:r w:rsidR="00E15B18">
        <w:rPr>
          <w:rFonts w:ascii="Arial" w:hAnsi="Arial" w:cs="Arial"/>
          <w:sz w:val="22"/>
          <w:szCs w:val="22"/>
        </w:rPr>
        <w:t>may</w:t>
      </w:r>
      <w:r w:rsidR="00636F18" w:rsidRPr="00636F18">
        <w:rPr>
          <w:rFonts w:ascii="Arial" w:hAnsi="Arial" w:cs="Arial"/>
          <w:sz w:val="22"/>
          <w:szCs w:val="22"/>
        </w:rPr>
        <w:t xml:space="preserve"> mislead researchers</w:t>
      </w:r>
      <w:r w:rsidR="000A6073">
        <w:rPr>
          <w:rFonts w:ascii="Arial" w:hAnsi="Arial" w:cs="Arial"/>
          <w:sz w:val="22"/>
          <w:szCs w:val="22"/>
        </w:rPr>
        <w:t>, giving them false confidence that the</w:t>
      </w:r>
      <w:r w:rsidR="00E42AB3">
        <w:rPr>
          <w:rFonts w:ascii="Arial" w:hAnsi="Arial" w:cs="Arial"/>
          <w:sz w:val="22"/>
          <w:szCs w:val="22"/>
        </w:rPr>
        <w:t xml:space="preserve"> observed</w:t>
      </w:r>
      <w:r w:rsidR="000A6073">
        <w:rPr>
          <w:rFonts w:ascii="Arial" w:hAnsi="Arial" w:cs="Arial"/>
          <w:sz w:val="22"/>
          <w:szCs w:val="22"/>
        </w:rPr>
        <w:t xml:space="preserve"> associations are </w:t>
      </w:r>
      <w:r w:rsidR="00EE4C35">
        <w:rPr>
          <w:rFonts w:ascii="Arial" w:hAnsi="Arial" w:cs="Arial"/>
          <w:sz w:val="22"/>
          <w:szCs w:val="22"/>
        </w:rPr>
        <w:t>unbiased.</w:t>
      </w:r>
    </w:p>
    <w:p w14:paraId="7BE846F5" w14:textId="093A9854" w:rsidR="00636F18" w:rsidRPr="00636F18" w:rsidRDefault="00636F18" w:rsidP="003B2D46">
      <w:pPr>
        <w:spacing w:line="360" w:lineRule="auto"/>
        <w:ind w:firstLine="720"/>
        <w:rPr>
          <w:rFonts w:ascii="Arial" w:hAnsi="Arial" w:cs="Arial"/>
          <w:sz w:val="22"/>
          <w:szCs w:val="22"/>
        </w:rPr>
      </w:pPr>
      <w:r w:rsidRPr="00636F18">
        <w:rPr>
          <w:rFonts w:ascii="Arial" w:hAnsi="Arial" w:cs="Arial"/>
          <w:sz w:val="22"/>
          <w:szCs w:val="22"/>
        </w:rPr>
        <w:t xml:space="preserve">In this paper, we </w:t>
      </w:r>
      <w:r w:rsidR="009E29F0">
        <w:rPr>
          <w:rFonts w:ascii="Arial" w:hAnsi="Arial" w:cs="Arial"/>
          <w:sz w:val="22"/>
          <w:szCs w:val="22"/>
        </w:rPr>
        <w:t xml:space="preserve">review </w:t>
      </w:r>
      <w:r w:rsidR="00E42AB3">
        <w:rPr>
          <w:rFonts w:ascii="Arial" w:hAnsi="Arial" w:cs="Arial"/>
          <w:sz w:val="22"/>
          <w:szCs w:val="22"/>
        </w:rPr>
        <w:t>the</w:t>
      </w:r>
      <w:r w:rsidR="003D1256">
        <w:rPr>
          <w:rFonts w:ascii="Arial" w:hAnsi="Arial" w:cs="Arial"/>
          <w:sz w:val="22"/>
          <w:szCs w:val="22"/>
        </w:rPr>
        <w:t xml:space="preserve"> </w:t>
      </w:r>
      <w:r w:rsidRPr="00636F18">
        <w:rPr>
          <w:rFonts w:ascii="Arial" w:hAnsi="Arial" w:cs="Arial"/>
          <w:sz w:val="22"/>
          <w:szCs w:val="22"/>
        </w:rPr>
        <w:t>potential benefits and limitations</w:t>
      </w:r>
      <w:r w:rsidR="009E29F0">
        <w:rPr>
          <w:rFonts w:ascii="Arial" w:hAnsi="Arial" w:cs="Arial"/>
          <w:sz w:val="22"/>
          <w:szCs w:val="22"/>
        </w:rPr>
        <w:t xml:space="preserve"> of </w:t>
      </w:r>
      <w:r w:rsidR="009E29F0" w:rsidRPr="00636F18">
        <w:rPr>
          <w:rFonts w:ascii="Arial" w:hAnsi="Arial" w:cs="Arial"/>
          <w:sz w:val="22"/>
          <w:szCs w:val="22"/>
        </w:rPr>
        <w:t>negative control outcome analyses</w:t>
      </w:r>
      <w:r w:rsidR="009E29F0">
        <w:rPr>
          <w:rFonts w:ascii="Arial" w:hAnsi="Arial" w:cs="Arial"/>
          <w:sz w:val="22"/>
          <w:szCs w:val="22"/>
        </w:rPr>
        <w:t xml:space="preserve">. </w:t>
      </w:r>
      <w:r w:rsidR="0000376D">
        <w:rPr>
          <w:rFonts w:ascii="Arial" w:hAnsi="Arial" w:cs="Arial"/>
          <w:sz w:val="22"/>
          <w:szCs w:val="22"/>
        </w:rPr>
        <w:t>First, w</w:t>
      </w:r>
      <w:r w:rsidRPr="00636F18">
        <w:rPr>
          <w:rFonts w:ascii="Arial" w:hAnsi="Arial" w:cs="Arial"/>
          <w:sz w:val="22"/>
          <w:szCs w:val="22"/>
        </w:rPr>
        <w:t xml:space="preserve">e define negative control outcomes and explain how they can be used to detect residual confounding bias. </w:t>
      </w:r>
      <w:r w:rsidR="000B2E2D">
        <w:rPr>
          <w:rFonts w:ascii="Arial" w:hAnsi="Arial" w:cs="Arial"/>
          <w:sz w:val="22"/>
          <w:szCs w:val="22"/>
        </w:rPr>
        <w:t>Next, we</w:t>
      </w:r>
      <w:r w:rsidRPr="00636F18">
        <w:rPr>
          <w:rFonts w:ascii="Arial" w:hAnsi="Arial" w:cs="Arial"/>
          <w:sz w:val="22"/>
          <w:szCs w:val="22"/>
        </w:rPr>
        <w:t xml:space="preserve"> describe scenarios where such analyses may incorrectly reassure researchers that their findings </w:t>
      </w:r>
      <w:r w:rsidR="00D424C0">
        <w:rPr>
          <w:rFonts w:ascii="Arial" w:hAnsi="Arial" w:cs="Arial"/>
          <w:sz w:val="22"/>
          <w:szCs w:val="22"/>
        </w:rPr>
        <w:t>are not subject to residual confounding bias</w:t>
      </w:r>
      <w:r w:rsidR="009E29F0">
        <w:rPr>
          <w:rFonts w:ascii="Arial" w:hAnsi="Arial" w:cs="Arial"/>
          <w:sz w:val="22"/>
          <w:szCs w:val="22"/>
        </w:rPr>
        <w:t xml:space="preserve"> when, in fact, they are exclusively a result of confounding</w:t>
      </w:r>
      <w:r w:rsidR="00D424C0">
        <w:rPr>
          <w:rFonts w:ascii="Arial" w:hAnsi="Arial" w:cs="Arial"/>
          <w:sz w:val="22"/>
          <w:szCs w:val="22"/>
        </w:rPr>
        <w:t>.</w:t>
      </w:r>
      <w:r w:rsidRPr="00636F18">
        <w:rPr>
          <w:rFonts w:ascii="Arial" w:hAnsi="Arial" w:cs="Arial"/>
          <w:sz w:val="22"/>
          <w:szCs w:val="22"/>
        </w:rPr>
        <w:t xml:space="preserve"> Finally, we present </w:t>
      </w:r>
      <w:r w:rsidR="008D3E92">
        <w:rPr>
          <w:rFonts w:ascii="Arial" w:hAnsi="Arial" w:cs="Arial"/>
          <w:sz w:val="22"/>
          <w:szCs w:val="22"/>
        </w:rPr>
        <w:t xml:space="preserve">results from </w:t>
      </w:r>
      <w:r w:rsidRPr="00636F18">
        <w:rPr>
          <w:rFonts w:ascii="Arial" w:hAnsi="Arial" w:cs="Arial"/>
          <w:sz w:val="22"/>
          <w:szCs w:val="22"/>
        </w:rPr>
        <w:t>simulation</w:t>
      </w:r>
      <w:r w:rsidR="008D3E92">
        <w:rPr>
          <w:rFonts w:ascii="Arial" w:hAnsi="Arial" w:cs="Arial"/>
          <w:sz w:val="22"/>
          <w:szCs w:val="22"/>
        </w:rPr>
        <w:t>s</w:t>
      </w:r>
      <w:r w:rsidRPr="00636F18">
        <w:rPr>
          <w:rFonts w:ascii="Arial" w:hAnsi="Arial" w:cs="Arial"/>
          <w:sz w:val="22"/>
          <w:szCs w:val="22"/>
        </w:rPr>
        <w:t xml:space="preserve"> demonstrating that</w:t>
      </w:r>
      <w:r w:rsidR="00A675EB">
        <w:rPr>
          <w:rFonts w:ascii="Arial" w:hAnsi="Arial" w:cs="Arial"/>
          <w:sz w:val="22"/>
          <w:szCs w:val="22"/>
        </w:rPr>
        <w:t xml:space="preserve"> negative control outcome analyses can be useful </w:t>
      </w:r>
      <w:r w:rsidR="002371F0">
        <w:rPr>
          <w:rFonts w:ascii="Arial" w:hAnsi="Arial" w:cs="Arial"/>
          <w:sz w:val="22"/>
          <w:szCs w:val="22"/>
        </w:rPr>
        <w:t>under certain conditions</w:t>
      </w:r>
      <w:r w:rsidR="009E29F0">
        <w:rPr>
          <w:rFonts w:ascii="Arial" w:hAnsi="Arial" w:cs="Arial"/>
          <w:sz w:val="22"/>
          <w:szCs w:val="22"/>
        </w:rPr>
        <w:t xml:space="preserve"> and not others</w:t>
      </w:r>
      <w:r w:rsidR="00D14586">
        <w:rPr>
          <w:rFonts w:ascii="Arial" w:hAnsi="Arial" w:cs="Arial"/>
          <w:sz w:val="22"/>
          <w:szCs w:val="22"/>
        </w:rPr>
        <w:t>. W</w:t>
      </w:r>
      <w:r w:rsidR="00D1487B">
        <w:rPr>
          <w:rFonts w:ascii="Arial" w:hAnsi="Arial" w:cs="Arial"/>
          <w:sz w:val="22"/>
          <w:szCs w:val="22"/>
        </w:rPr>
        <w:t xml:space="preserve">hen </w:t>
      </w:r>
      <w:r w:rsidR="00D1487B" w:rsidRPr="00971A37">
        <w:rPr>
          <w:rFonts w:ascii="Arial" w:hAnsi="Arial" w:cs="Arial"/>
          <w:sz w:val="22"/>
          <w:szCs w:val="22"/>
        </w:rPr>
        <w:t xml:space="preserve">the chosen negative control outcome </w:t>
      </w:r>
      <w:r w:rsidR="00834AAE">
        <w:rPr>
          <w:rFonts w:ascii="Arial" w:hAnsi="Arial" w:cs="Arial"/>
          <w:sz w:val="22"/>
          <w:szCs w:val="22"/>
        </w:rPr>
        <w:t>is</w:t>
      </w:r>
      <w:r w:rsidR="00D1487B" w:rsidRPr="00971A37">
        <w:rPr>
          <w:rFonts w:ascii="Arial" w:hAnsi="Arial" w:cs="Arial"/>
          <w:sz w:val="22"/>
          <w:szCs w:val="22"/>
        </w:rPr>
        <w:t xml:space="preserve"> known not to be caused by the exposure</w:t>
      </w:r>
      <w:r w:rsidR="00956254">
        <w:rPr>
          <w:rFonts w:ascii="Arial" w:hAnsi="Arial" w:cs="Arial"/>
          <w:sz w:val="22"/>
          <w:szCs w:val="22"/>
        </w:rPr>
        <w:t xml:space="preserve"> and</w:t>
      </w:r>
      <w:r w:rsidR="00DD0A85">
        <w:rPr>
          <w:rFonts w:ascii="Arial" w:hAnsi="Arial" w:cs="Arial"/>
          <w:sz w:val="22"/>
          <w:szCs w:val="22"/>
        </w:rPr>
        <w:t xml:space="preserve"> </w:t>
      </w:r>
      <w:r w:rsidR="00D1487B" w:rsidRPr="00971A37">
        <w:rPr>
          <w:rFonts w:ascii="Arial" w:hAnsi="Arial" w:cs="Arial"/>
          <w:sz w:val="22"/>
          <w:szCs w:val="22"/>
        </w:rPr>
        <w:t>share</w:t>
      </w:r>
      <w:r w:rsidR="00144ACA">
        <w:rPr>
          <w:rFonts w:ascii="Arial" w:hAnsi="Arial" w:cs="Arial"/>
          <w:sz w:val="22"/>
          <w:szCs w:val="22"/>
        </w:rPr>
        <w:t>s</w:t>
      </w:r>
      <w:r w:rsidR="00D1487B" w:rsidRPr="00971A37">
        <w:rPr>
          <w:rFonts w:ascii="Arial" w:hAnsi="Arial" w:cs="Arial"/>
          <w:sz w:val="22"/>
          <w:szCs w:val="22"/>
        </w:rPr>
        <w:t xml:space="preserve"> all the same</w:t>
      </w:r>
      <w:r w:rsidR="00956254">
        <w:rPr>
          <w:rFonts w:ascii="Arial" w:hAnsi="Arial" w:cs="Arial"/>
          <w:sz w:val="22"/>
          <w:szCs w:val="22"/>
        </w:rPr>
        <w:t xml:space="preserve"> unobserved</w:t>
      </w:r>
      <w:r w:rsidR="00D1487B" w:rsidRPr="00971A37">
        <w:rPr>
          <w:rFonts w:ascii="Arial" w:hAnsi="Arial" w:cs="Arial"/>
          <w:sz w:val="22"/>
          <w:szCs w:val="22"/>
        </w:rPr>
        <w:t xml:space="preserve"> common causes with the exposure a</w:t>
      </w:r>
      <w:r w:rsidR="00144ACA">
        <w:rPr>
          <w:rFonts w:ascii="Arial" w:hAnsi="Arial" w:cs="Arial"/>
          <w:sz w:val="22"/>
          <w:szCs w:val="22"/>
        </w:rPr>
        <w:t>nd</w:t>
      </w:r>
      <w:r w:rsidR="00D1487B" w:rsidRPr="00971A37">
        <w:rPr>
          <w:rFonts w:ascii="Arial" w:hAnsi="Arial" w:cs="Arial"/>
          <w:sz w:val="22"/>
          <w:szCs w:val="22"/>
        </w:rPr>
        <w:t xml:space="preserve"> primary outcome</w:t>
      </w:r>
      <w:r w:rsidR="00F000E9">
        <w:rPr>
          <w:rFonts w:ascii="Arial" w:hAnsi="Arial" w:cs="Arial"/>
          <w:sz w:val="22"/>
          <w:szCs w:val="22"/>
        </w:rPr>
        <w:t xml:space="preserve">, all variables are measured </w:t>
      </w:r>
      <w:r w:rsidR="00766B5C">
        <w:rPr>
          <w:rFonts w:ascii="Arial" w:hAnsi="Arial" w:cs="Arial"/>
          <w:sz w:val="22"/>
          <w:szCs w:val="22"/>
        </w:rPr>
        <w:t>adequately</w:t>
      </w:r>
      <w:r w:rsidR="00F000E9">
        <w:rPr>
          <w:rFonts w:ascii="Arial" w:hAnsi="Arial" w:cs="Arial"/>
          <w:sz w:val="22"/>
          <w:szCs w:val="22"/>
        </w:rPr>
        <w:t xml:space="preserve">, </w:t>
      </w:r>
      <w:r w:rsidR="00EE47B7">
        <w:rPr>
          <w:rFonts w:ascii="Arial" w:hAnsi="Arial" w:cs="Arial"/>
          <w:sz w:val="22"/>
          <w:szCs w:val="22"/>
        </w:rPr>
        <w:t xml:space="preserve">and </w:t>
      </w:r>
      <w:r w:rsidR="008D3E92">
        <w:rPr>
          <w:rFonts w:ascii="Arial" w:hAnsi="Arial" w:cs="Arial"/>
          <w:sz w:val="22"/>
          <w:szCs w:val="22"/>
        </w:rPr>
        <w:t>both primary and negative control health models are correctly specified</w:t>
      </w:r>
      <w:r w:rsidR="00AA2A5F">
        <w:rPr>
          <w:rFonts w:ascii="Arial" w:hAnsi="Arial" w:cs="Arial"/>
          <w:sz w:val="22"/>
          <w:szCs w:val="22"/>
        </w:rPr>
        <w:t xml:space="preserve">, </w:t>
      </w:r>
      <w:r w:rsidR="00D37300">
        <w:rPr>
          <w:rFonts w:ascii="Arial" w:hAnsi="Arial" w:cs="Arial"/>
          <w:sz w:val="22"/>
          <w:szCs w:val="22"/>
        </w:rPr>
        <w:t>negative control</w:t>
      </w:r>
      <w:r w:rsidR="00AA2A5F">
        <w:rPr>
          <w:rFonts w:ascii="Arial" w:hAnsi="Arial" w:cs="Arial"/>
          <w:sz w:val="22"/>
          <w:szCs w:val="22"/>
        </w:rPr>
        <w:t xml:space="preserve"> </w:t>
      </w:r>
      <w:r w:rsidR="00814D8C">
        <w:rPr>
          <w:rFonts w:ascii="Arial" w:hAnsi="Arial" w:cs="Arial"/>
          <w:sz w:val="22"/>
          <w:szCs w:val="22"/>
        </w:rPr>
        <w:t xml:space="preserve">outcome </w:t>
      </w:r>
      <w:r w:rsidR="00AA2A5F">
        <w:rPr>
          <w:rFonts w:ascii="Arial" w:hAnsi="Arial" w:cs="Arial"/>
          <w:sz w:val="22"/>
          <w:szCs w:val="22"/>
        </w:rPr>
        <w:t xml:space="preserve">analyses </w:t>
      </w:r>
      <w:r w:rsidR="008D3E92">
        <w:rPr>
          <w:rFonts w:ascii="Arial" w:hAnsi="Arial" w:cs="Arial"/>
          <w:sz w:val="22"/>
          <w:szCs w:val="22"/>
        </w:rPr>
        <w:t xml:space="preserve">can </w:t>
      </w:r>
      <w:r w:rsidR="00AA2A5F">
        <w:rPr>
          <w:rFonts w:ascii="Arial" w:hAnsi="Arial" w:cs="Arial"/>
          <w:sz w:val="22"/>
          <w:szCs w:val="22"/>
        </w:rPr>
        <w:t>help detect residual confounding bias.</w:t>
      </w:r>
      <w:r w:rsidR="009E29F0">
        <w:rPr>
          <w:rFonts w:ascii="Arial" w:hAnsi="Arial" w:cs="Arial"/>
          <w:sz w:val="22"/>
          <w:szCs w:val="22"/>
        </w:rPr>
        <w:t xml:space="preserve"> In other scenarios, negative control outcome analyses may imbue a false sense of security.</w:t>
      </w:r>
    </w:p>
    <w:p w14:paraId="4D22F52D" w14:textId="08817F37" w:rsidR="00332D2F" w:rsidRDefault="00332D2F">
      <w:pPr>
        <w:rPr>
          <w:rFonts w:ascii="Arial" w:hAnsi="Arial" w:cs="Arial"/>
          <w:b/>
          <w:bCs/>
          <w:sz w:val="22"/>
          <w:szCs w:val="22"/>
        </w:rPr>
      </w:pPr>
      <w:r>
        <w:rPr>
          <w:rFonts w:ascii="Arial" w:hAnsi="Arial" w:cs="Arial"/>
          <w:b/>
          <w:bCs/>
          <w:sz w:val="22"/>
          <w:szCs w:val="22"/>
        </w:rPr>
        <w:br w:type="page"/>
      </w:r>
    </w:p>
    <w:p w14:paraId="0AB47449" w14:textId="2AE43047" w:rsidR="00B07B5C" w:rsidRPr="00CB1013" w:rsidRDefault="00B07B5C" w:rsidP="005D102C">
      <w:pPr>
        <w:spacing w:line="360" w:lineRule="auto"/>
        <w:rPr>
          <w:rFonts w:ascii="Arial" w:hAnsi="Arial" w:cs="Arial"/>
          <w:b/>
          <w:bCs/>
          <w:sz w:val="28"/>
          <w:szCs w:val="28"/>
          <w:u w:val="single"/>
        </w:rPr>
      </w:pPr>
      <w:r w:rsidRPr="00CB1013">
        <w:rPr>
          <w:rFonts w:ascii="Arial" w:hAnsi="Arial" w:cs="Arial"/>
          <w:b/>
          <w:bCs/>
          <w:sz w:val="28"/>
          <w:szCs w:val="28"/>
          <w:u w:val="single"/>
        </w:rPr>
        <w:lastRenderedPageBreak/>
        <w:t>Main Text</w:t>
      </w:r>
    </w:p>
    <w:p w14:paraId="47DDD9D4" w14:textId="77777777" w:rsidR="00B07B5C" w:rsidRDefault="00B07B5C" w:rsidP="005D102C">
      <w:pPr>
        <w:spacing w:line="360" w:lineRule="auto"/>
        <w:rPr>
          <w:rFonts w:ascii="Arial" w:hAnsi="Arial" w:cs="Arial"/>
          <w:b/>
          <w:bCs/>
          <w:sz w:val="28"/>
          <w:szCs w:val="28"/>
        </w:rPr>
      </w:pPr>
      <w:r w:rsidRPr="00CB1013">
        <w:rPr>
          <w:rFonts w:ascii="Arial" w:hAnsi="Arial" w:cs="Arial"/>
          <w:b/>
          <w:bCs/>
          <w:sz w:val="28"/>
          <w:szCs w:val="28"/>
        </w:rPr>
        <w:t>Background</w:t>
      </w:r>
    </w:p>
    <w:p w14:paraId="34CDBB16" w14:textId="77777777" w:rsidR="00170AA3" w:rsidRPr="009E7740" w:rsidRDefault="00170AA3" w:rsidP="005D102C">
      <w:pPr>
        <w:spacing w:line="360" w:lineRule="auto"/>
        <w:rPr>
          <w:rFonts w:ascii="Arial" w:hAnsi="Arial" w:cs="Arial"/>
          <w:b/>
          <w:bCs/>
          <w:sz w:val="20"/>
          <w:szCs w:val="20"/>
        </w:rPr>
      </w:pPr>
    </w:p>
    <w:p w14:paraId="663E2D27" w14:textId="36FF8C8B" w:rsidR="00270DF4" w:rsidRPr="0055291B" w:rsidRDefault="00B07B5C" w:rsidP="005D102C">
      <w:pPr>
        <w:spacing w:line="360" w:lineRule="auto"/>
        <w:rPr>
          <w:rFonts w:ascii="Arial" w:hAnsi="Arial" w:cs="Arial"/>
          <w:i/>
          <w:iCs/>
          <w:sz w:val="22"/>
          <w:szCs w:val="22"/>
          <w:u w:val="single"/>
        </w:rPr>
      </w:pPr>
      <w:r w:rsidRPr="0055291B">
        <w:rPr>
          <w:rFonts w:ascii="Arial" w:hAnsi="Arial" w:cs="Arial"/>
          <w:i/>
          <w:iCs/>
          <w:sz w:val="22"/>
          <w:szCs w:val="22"/>
          <w:u w:val="single"/>
        </w:rPr>
        <w:t>Why are negative controls useful?</w:t>
      </w:r>
    </w:p>
    <w:p w14:paraId="4701E0CF" w14:textId="11571F3B" w:rsidR="003A3EE6" w:rsidRDefault="00B64830" w:rsidP="00F94547">
      <w:pPr>
        <w:spacing w:line="360" w:lineRule="auto"/>
        <w:ind w:firstLine="720"/>
        <w:rPr>
          <w:rFonts w:ascii="Arial" w:hAnsi="Arial" w:cs="Arial"/>
          <w:sz w:val="22"/>
          <w:szCs w:val="22"/>
        </w:rPr>
      </w:pPr>
      <w:r>
        <w:rPr>
          <w:rFonts w:ascii="Arial" w:hAnsi="Arial" w:cs="Arial"/>
          <w:sz w:val="22"/>
          <w:szCs w:val="22"/>
        </w:rPr>
        <w:t>E</w:t>
      </w:r>
      <w:r w:rsidR="00270DF4" w:rsidRPr="00270DF4">
        <w:rPr>
          <w:rFonts w:ascii="Arial" w:hAnsi="Arial" w:cs="Arial"/>
          <w:sz w:val="22"/>
          <w:szCs w:val="22"/>
        </w:rPr>
        <w:t xml:space="preserve">nvironmental </w:t>
      </w:r>
      <w:r w:rsidR="00033B9C" w:rsidRPr="00270DF4">
        <w:rPr>
          <w:rFonts w:ascii="Arial" w:hAnsi="Arial" w:cs="Arial"/>
          <w:sz w:val="22"/>
          <w:szCs w:val="22"/>
        </w:rPr>
        <w:t>epidemiolog</w:t>
      </w:r>
      <w:r w:rsidR="00033B9C">
        <w:rPr>
          <w:rFonts w:ascii="Arial" w:hAnsi="Arial" w:cs="Arial"/>
          <w:sz w:val="22"/>
          <w:szCs w:val="22"/>
        </w:rPr>
        <w:t>ical</w:t>
      </w:r>
      <w:r w:rsidR="00033B9C" w:rsidRPr="00270DF4">
        <w:rPr>
          <w:rFonts w:ascii="Arial" w:hAnsi="Arial" w:cs="Arial"/>
          <w:sz w:val="22"/>
          <w:szCs w:val="22"/>
        </w:rPr>
        <w:t xml:space="preserve"> </w:t>
      </w:r>
      <w:r w:rsidR="00270DF4" w:rsidRPr="00270DF4">
        <w:rPr>
          <w:rFonts w:ascii="Arial" w:hAnsi="Arial" w:cs="Arial"/>
          <w:sz w:val="22"/>
          <w:szCs w:val="22"/>
        </w:rPr>
        <w:t xml:space="preserve">studies aim </w:t>
      </w:r>
      <w:r w:rsidR="00DB2619">
        <w:rPr>
          <w:rFonts w:ascii="Arial" w:hAnsi="Arial" w:cs="Arial"/>
          <w:sz w:val="22"/>
          <w:szCs w:val="22"/>
        </w:rPr>
        <w:t>to</w:t>
      </w:r>
      <w:r w:rsidR="00270DF4" w:rsidRPr="00270DF4">
        <w:rPr>
          <w:rFonts w:ascii="Arial" w:hAnsi="Arial" w:cs="Arial"/>
          <w:sz w:val="22"/>
          <w:szCs w:val="22"/>
        </w:rPr>
        <w:t xml:space="preserve"> identify environmental causes of disease</w:t>
      </w:r>
      <w:r w:rsidR="00DF1EE8">
        <w:rPr>
          <w:rFonts w:ascii="Arial" w:hAnsi="Arial" w:cs="Arial"/>
          <w:sz w:val="22"/>
          <w:szCs w:val="22"/>
        </w:rPr>
        <w:t xml:space="preserve"> to </w:t>
      </w:r>
      <w:r w:rsidR="00270DF4" w:rsidRPr="00270DF4">
        <w:rPr>
          <w:rFonts w:ascii="Arial" w:hAnsi="Arial" w:cs="Arial"/>
          <w:sz w:val="22"/>
          <w:szCs w:val="22"/>
        </w:rPr>
        <w:t>inform policy</w:t>
      </w:r>
      <w:r w:rsidR="00663A0F">
        <w:rPr>
          <w:rFonts w:ascii="Arial" w:hAnsi="Arial" w:cs="Arial"/>
          <w:sz w:val="22"/>
          <w:szCs w:val="22"/>
        </w:rPr>
        <w:t xml:space="preserve"> to limit harmful environmental exposures</w:t>
      </w:r>
      <w:r w:rsidR="00DF1EE8">
        <w:rPr>
          <w:rFonts w:ascii="Arial" w:hAnsi="Arial" w:cs="Arial"/>
          <w:sz w:val="22"/>
          <w:szCs w:val="22"/>
        </w:rPr>
        <w:t xml:space="preserve"> and inform other </w:t>
      </w:r>
      <w:r w:rsidR="00270DF4" w:rsidRPr="00270DF4">
        <w:rPr>
          <w:rFonts w:ascii="Arial" w:hAnsi="Arial" w:cs="Arial"/>
          <w:sz w:val="22"/>
          <w:szCs w:val="22"/>
        </w:rPr>
        <w:t xml:space="preserve">preventive </w:t>
      </w:r>
      <w:r w:rsidR="003133A7">
        <w:rPr>
          <w:rFonts w:ascii="Arial" w:hAnsi="Arial" w:cs="Arial"/>
          <w:sz w:val="22"/>
          <w:szCs w:val="22"/>
        </w:rPr>
        <w:t>actions</w:t>
      </w:r>
      <w:r w:rsidR="00270DF4" w:rsidRPr="00270DF4">
        <w:rPr>
          <w:rFonts w:ascii="Arial" w:hAnsi="Arial" w:cs="Arial"/>
          <w:sz w:val="22"/>
          <w:szCs w:val="22"/>
        </w:rPr>
        <w:t xml:space="preserve">. </w:t>
      </w:r>
      <w:r w:rsidR="00D91E7D">
        <w:rPr>
          <w:rFonts w:ascii="Arial" w:hAnsi="Arial" w:cs="Arial"/>
          <w:sz w:val="22"/>
          <w:szCs w:val="22"/>
        </w:rPr>
        <w:t>Many environmental exposures are impossible to randomize, meaning</w:t>
      </w:r>
      <w:r w:rsidR="005162CF">
        <w:rPr>
          <w:rFonts w:ascii="Arial" w:hAnsi="Arial" w:cs="Arial"/>
          <w:sz w:val="22"/>
          <w:szCs w:val="22"/>
        </w:rPr>
        <w:t xml:space="preserve"> </w:t>
      </w:r>
      <w:r>
        <w:rPr>
          <w:rFonts w:ascii="Arial" w:hAnsi="Arial" w:cs="Arial"/>
          <w:sz w:val="22"/>
          <w:szCs w:val="22"/>
        </w:rPr>
        <w:t xml:space="preserve">most studies are observational. </w:t>
      </w:r>
      <w:r w:rsidR="00E37DA3">
        <w:rPr>
          <w:rFonts w:ascii="Arial" w:hAnsi="Arial" w:cs="Arial"/>
          <w:sz w:val="22"/>
          <w:szCs w:val="22"/>
        </w:rPr>
        <w:t>R</w:t>
      </w:r>
      <w:r w:rsidR="00270DF4" w:rsidRPr="00270DF4">
        <w:rPr>
          <w:rFonts w:ascii="Arial" w:hAnsi="Arial" w:cs="Arial"/>
          <w:sz w:val="22"/>
          <w:szCs w:val="22"/>
        </w:rPr>
        <w:t>uling out non-causal explanations for observed associations is both essential and challenging. Negative control analyses</w:t>
      </w:r>
      <w:r w:rsidR="00045D09">
        <w:rPr>
          <w:rFonts w:ascii="Arial" w:hAnsi="Arial" w:cs="Arial"/>
          <w:sz w:val="22"/>
          <w:szCs w:val="22"/>
        </w:rPr>
        <w:t xml:space="preserve"> can help researchers </w:t>
      </w:r>
      <w:r>
        <w:rPr>
          <w:rFonts w:ascii="Arial" w:hAnsi="Arial" w:cs="Arial"/>
          <w:sz w:val="22"/>
          <w:szCs w:val="22"/>
        </w:rPr>
        <w:t>evaluate the possibility of</w:t>
      </w:r>
      <w:r w:rsidR="00045D09">
        <w:rPr>
          <w:rFonts w:ascii="Arial" w:hAnsi="Arial" w:cs="Arial"/>
          <w:sz w:val="22"/>
          <w:szCs w:val="22"/>
        </w:rPr>
        <w:t xml:space="preserve"> residual confounding bias as an explanation for observed exposure-outcome </w:t>
      </w:r>
      <w:r w:rsidR="006C3A6E">
        <w:rPr>
          <w:rFonts w:ascii="Arial" w:hAnsi="Arial" w:cs="Arial"/>
          <w:sz w:val="22"/>
          <w:szCs w:val="22"/>
        </w:rPr>
        <w:t>associations</w:t>
      </w:r>
      <w:r w:rsidR="00DF1EE8">
        <w:rPr>
          <w:rFonts w:ascii="Arial" w:hAnsi="Arial" w:cs="Arial"/>
          <w:sz w:val="22"/>
          <w:szCs w:val="22"/>
        </w:rPr>
        <w:t xml:space="preserve"> in such studies</w:t>
      </w:r>
      <w:r w:rsidR="00B142A3">
        <w:rPr>
          <w:rFonts w:ascii="Arial" w:hAnsi="Arial" w:cs="Arial"/>
          <w:sz w:val="22"/>
          <w:szCs w:val="22"/>
        </w:rPr>
        <w:t xml:space="preserve"> </w:t>
      </w:r>
      <w:r w:rsidR="00B142A3">
        <w:rPr>
          <w:rFonts w:ascii="Arial" w:hAnsi="Arial" w:cs="Arial"/>
          <w:sz w:val="22"/>
          <w:szCs w:val="22"/>
        </w:rPr>
        <w:fldChar w:fldCharType="begin"/>
      </w:r>
      <w:r w:rsidR="00B142A3">
        <w:rPr>
          <w:rFonts w:ascii="Arial" w:hAnsi="Arial" w:cs="Arial"/>
          <w:sz w:val="22"/>
          <w:szCs w:val="22"/>
        </w:rPr>
        <w:instrText xml:space="preserve"> ADDIN ZOTERO_ITEM CSL_CITATION {"citationID":"sE27qma3","properties":{"formattedCitation":"[1], [2]","plainCitation":"[1], [2]","noteIndex":0},"citationItems":[{"id":367,"uris":["http://zotero.org/users/local/hHKggCUl/items/9939RVZJ"],"itemData":{"id":367,"type":"article-journal","abstract":"Non-causal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Tchetgen","given":"Eric"},{"family":"Cohen","given":"Ted"}],"issued":{"date-parts":[["2010",5]]}}},{"id":384,"uris":["http://zotero.org/users/local/hHKggCUl/items/Y3VHS9G3"],"itemData":{"id":384,"type":"book","title":"Modern Epidemiology","author":[{"family":"Timothy Lash, Tyler J. VanderWeele, Sebastien Haneuse, Kenneth J. Rothman","given":""}]}}],"schema":"https://github.com/citation-style-language/schema/raw/master/csl-citation.json"} </w:instrText>
      </w:r>
      <w:r w:rsidR="00B142A3">
        <w:rPr>
          <w:rFonts w:ascii="Arial" w:hAnsi="Arial" w:cs="Arial"/>
          <w:sz w:val="22"/>
          <w:szCs w:val="22"/>
        </w:rPr>
        <w:fldChar w:fldCharType="separate"/>
      </w:r>
      <w:r w:rsidR="00B142A3">
        <w:rPr>
          <w:rFonts w:ascii="Arial" w:hAnsi="Arial" w:cs="Arial"/>
          <w:noProof/>
          <w:sz w:val="22"/>
          <w:szCs w:val="22"/>
        </w:rPr>
        <w:t>[1], [2]</w:t>
      </w:r>
      <w:r w:rsidR="00B142A3">
        <w:rPr>
          <w:rFonts w:ascii="Arial" w:hAnsi="Arial" w:cs="Arial"/>
          <w:sz w:val="22"/>
          <w:szCs w:val="22"/>
        </w:rPr>
        <w:fldChar w:fldCharType="end"/>
      </w:r>
      <w:r w:rsidR="00045D09">
        <w:rPr>
          <w:rFonts w:ascii="Arial" w:hAnsi="Arial" w:cs="Arial"/>
          <w:sz w:val="22"/>
          <w:szCs w:val="22"/>
        </w:rPr>
        <w:t>.</w:t>
      </w:r>
    </w:p>
    <w:p w14:paraId="5DE0EBD6" w14:textId="34BDB5D6" w:rsidR="00B07B5C" w:rsidRDefault="00B37EF1" w:rsidP="008C19A7">
      <w:pPr>
        <w:spacing w:line="360" w:lineRule="auto"/>
        <w:ind w:firstLine="360"/>
        <w:rPr>
          <w:rFonts w:ascii="Arial" w:hAnsi="Arial" w:cs="Arial"/>
          <w:sz w:val="22"/>
          <w:szCs w:val="22"/>
        </w:rPr>
      </w:pPr>
      <w:r>
        <w:rPr>
          <w:rFonts w:ascii="Arial" w:hAnsi="Arial" w:cs="Arial"/>
          <w:sz w:val="22"/>
          <w:szCs w:val="22"/>
        </w:rPr>
        <w:t xml:space="preserve">A negative control outcome </w:t>
      </w:r>
      <w:r w:rsidR="00F94547">
        <w:rPr>
          <w:rFonts w:ascii="Arial" w:hAnsi="Arial" w:cs="Arial"/>
          <w:sz w:val="22"/>
          <w:szCs w:val="22"/>
        </w:rPr>
        <w:t xml:space="preserve">is a variable satisfying two </w:t>
      </w:r>
      <w:r w:rsidR="00B07B5C" w:rsidRPr="00B306C3">
        <w:rPr>
          <w:rFonts w:ascii="Arial" w:hAnsi="Arial" w:cs="Arial"/>
          <w:sz w:val="22"/>
          <w:szCs w:val="22"/>
        </w:rPr>
        <w:t>conditions</w:t>
      </w:r>
      <w:r w:rsidR="00956254" w:rsidRPr="00956254">
        <w:rPr>
          <w:rFonts w:ascii="Arial" w:hAnsi="Arial" w:cs="Arial"/>
          <w:sz w:val="22"/>
          <w:szCs w:val="22"/>
        </w:rPr>
        <w:t xml:space="preserve"> </w:t>
      </w:r>
      <w:r w:rsidR="00956254">
        <w:rPr>
          <w:rFonts w:ascii="Arial" w:hAnsi="Arial" w:cs="Arial"/>
          <w:sz w:val="22"/>
          <w:szCs w:val="22"/>
        </w:rPr>
        <w:fldChar w:fldCharType="begin"/>
      </w:r>
      <w:r w:rsidR="00956254">
        <w:rPr>
          <w:rFonts w:ascii="Arial" w:hAnsi="Arial" w:cs="Arial"/>
          <w:sz w:val="22"/>
          <w:szCs w:val="22"/>
        </w:rPr>
        <w:instrText xml:space="preserve"> ADDIN ZOTERO_ITEM CSL_CITATION {"citationID":"b7JbzoUP","properties":{"formattedCitation":"[3]","plainCitation":"[3]","noteIndex":0},"citationItems":[{"id":368,"uris":["http://zotero.org/users/local/hHKggCUl/items/459AM7LV"],"itemData":{"id":368,"type":"article-journal","abstract":"Purpose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Tchetgen"}],"issued":{"date-parts":[["2020",12]]}}}],"schema":"https://github.com/citation-style-language/schema/raw/master/csl-citation.json"} </w:instrText>
      </w:r>
      <w:r w:rsidR="00956254">
        <w:rPr>
          <w:rFonts w:ascii="Arial" w:hAnsi="Arial" w:cs="Arial"/>
          <w:sz w:val="22"/>
          <w:szCs w:val="22"/>
        </w:rPr>
        <w:fldChar w:fldCharType="separate"/>
      </w:r>
      <w:r w:rsidR="00956254">
        <w:rPr>
          <w:rFonts w:ascii="Arial" w:hAnsi="Arial" w:cs="Arial"/>
          <w:noProof/>
          <w:sz w:val="22"/>
          <w:szCs w:val="22"/>
        </w:rPr>
        <w:t>[3]</w:t>
      </w:r>
      <w:r w:rsidR="00956254">
        <w:rPr>
          <w:rFonts w:ascii="Arial" w:hAnsi="Arial" w:cs="Arial"/>
          <w:sz w:val="22"/>
          <w:szCs w:val="22"/>
        </w:rPr>
        <w:fldChar w:fldCharType="end"/>
      </w:r>
      <w:r w:rsidR="00DA58B9">
        <w:rPr>
          <w:rFonts w:ascii="Arial" w:hAnsi="Arial" w:cs="Arial"/>
          <w:sz w:val="22"/>
          <w:szCs w:val="22"/>
        </w:rPr>
        <w:t>:</w:t>
      </w:r>
    </w:p>
    <w:p w14:paraId="24EE6FB1" w14:textId="77777777" w:rsidR="00EB5342" w:rsidRPr="00B306C3" w:rsidRDefault="00EB5342" w:rsidP="00EB5342">
      <w:pPr>
        <w:spacing w:line="360" w:lineRule="auto"/>
        <w:rPr>
          <w:rFonts w:ascii="Arial" w:hAnsi="Arial" w:cs="Arial"/>
          <w:sz w:val="22"/>
          <w:szCs w:val="22"/>
        </w:rPr>
      </w:pPr>
    </w:p>
    <w:p w14:paraId="18C468B5" w14:textId="68852E52" w:rsidR="00B07B5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is not causally affected by the </w:t>
      </w:r>
      <w:r w:rsidR="00C53E49">
        <w:rPr>
          <w:rFonts w:ascii="Arial" w:hAnsi="Arial" w:cs="Arial"/>
          <w:sz w:val="22"/>
          <w:szCs w:val="22"/>
        </w:rPr>
        <w:t>exposure</w:t>
      </w:r>
      <w:r w:rsidR="00C53E49" w:rsidRPr="005D102C">
        <w:rPr>
          <w:rFonts w:ascii="Arial" w:hAnsi="Arial" w:cs="Arial"/>
          <w:sz w:val="22"/>
          <w:szCs w:val="22"/>
        </w:rPr>
        <w:t xml:space="preserve"> </w:t>
      </w:r>
      <w:r w:rsidRPr="005D102C">
        <w:rPr>
          <w:rFonts w:ascii="Arial" w:hAnsi="Arial" w:cs="Arial"/>
          <w:sz w:val="22"/>
          <w:szCs w:val="22"/>
        </w:rPr>
        <w:t>of interest.</w:t>
      </w:r>
      <w:r w:rsidR="00032A6A" w:rsidRPr="00032A6A">
        <w:rPr>
          <w:rFonts w:ascii="Arial" w:hAnsi="Arial" w:cs="Arial"/>
          <w:sz w:val="22"/>
          <w:szCs w:val="22"/>
        </w:rPr>
        <w:t xml:space="preserve"> </w:t>
      </w:r>
    </w:p>
    <w:p w14:paraId="514194E1" w14:textId="1FEDDC72" w:rsidR="00033B9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shares </w:t>
      </w:r>
      <w:r w:rsidR="00032A6A">
        <w:rPr>
          <w:rFonts w:ascii="Arial" w:hAnsi="Arial" w:cs="Arial"/>
          <w:sz w:val="22"/>
          <w:szCs w:val="22"/>
        </w:rPr>
        <w:t>the same</w:t>
      </w:r>
      <w:r w:rsidR="00032A6A" w:rsidRPr="005D102C">
        <w:rPr>
          <w:rFonts w:ascii="Arial" w:hAnsi="Arial" w:cs="Arial"/>
          <w:sz w:val="22"/>
          <w:szCs w:val="22"/>
        </w:rPr>
        <w:t xml:space="preserve"> </w:t>
      </w:r>
      <w:r w:rsidRPr="005D102C">
        <w:rPr>
          <w:rFonts w:ascii="Arial" w:hAnsi="Arial" w:cs="Arial"/>
          <w:sz w:val="22"/>
          <w:szCs w:val="22"/>
        </w:rPr>
        <w:t xml:space="preserve">confounding mechanism with </w:t>
      </w:r>
      <w:r w:rsidR="00032A6A">
        <w:rPr>
          <w:rFonts w:ascii="Arial" w:hAnsi="Arial" w:cs="Arial"/>
          <w:sz w:val="22"/>
          <w:szCs w:val="22"/>
        </w:rPr>
        <w:t>the</w:t>
      </w:r>
      <w:r w:rsidRPr="005D102C">
        <w:rPr>
          <w:rFonts w:ascii="Arial" w:hAnsi="Arial" w:cs="Arial"/>
          <w:sz w:val="22"/>
          <w:szCs w:val="22"/>
        </w:rPr>
        <w:t xml:space="preserve"> primary outcome of interest.</w:t>
      </w:r>
    </w:p>
    <w:p w14:paraId="64F3BE80" w14:textId="77777777" w:rsidR="00EB5342" w:rsidRDefault="00EB5342" w:rsidP="005D102C">
      <w:pPr>
        <w:spacing w:line="360" w:lineRule="auto"/>
        <w:rPr>
          <w:rFonts w:ascii="Arial" w:hAnsi="Arial" w:cs="Arial"/>
          <w:sz w:val="22"/>
          <w:szCs w:val="22"/>
        </w:rPr>
      </w:pPr>
    </w:p>
    <w:p w14:paraId="1AF3A666" w14:textId="21AB9C6D" w:rsidR="00C53E49" w:rsidRDefault="00B07B5C" w:rsidP="00200EB8">
      <w:pPr>
        <w:spacing w:line="360" w:lineRule="auto"/>
        <w:ind w:firstLine="720"/>
        <w:rPr>
          <w:rFonts w:ascii="Arial" w:hAnsi="Arial" w:cs="Arial"/>
          <w:sz w:val="22"/>
          <w:szCs w:val="22"/>
        </w:rPr>
      </w:pPr>
      <w:r w:rsidRPr="00B306C3">
        <w:rPr>
          <w:rFonts w:ascii="Arial" w:hAnsi="Arial" w:cs="Arial"/>
          <w:sz w:val="22"/>
          <w:szCs w:val="22"/>
        </w:rPr>
        <w:t xml:space="preserve">Briefly, to conduct a negative control analysis, researchers replace the primary outcome of interest with the negative control outcome in their analysis. </w:t>
      </w:r>
      <w:r w:rsidR="00C04711" w:rsidRPr="00B306C3">
        <w:rPr>
          <w:rFonts w:ascii="Arial" w:hAnsi="Arial" w:cs="Arial"/>
          <w:sz w:val="22"/>
          <w:szCs w:val="22"/>
        </w:rPr>
        <w:t xml:space="preserve">If all confounders are adequately measured and controlled for, there should be no association between the exposure and negative control outcome, since the negative control outcome is known to not be affected by the </w:t>
      </w:r>
      <w:ins w:id="0" w:author="Heather M" w:date="2025-09-10T18:39:00Z" w16du:dateUtc="2025-09-10T22:39:00Z">
        <w:r w:rsidR="00F6306F">
          <w:rPr>
            <w:rFonts w:ascii="Arial" w:hAnsi="Arial" w:cs="Arial"/>
            <w:sz w:val="22"/>
            <w:szCs w:val="22"/>
          </w:rPr>
          <w:t>exposure</w:t>
        </w:r>
      </w:ins>
      <w:del w:id="1" w:author="Heather M" w:date="2025-09-10T18:39:00Z" w16du:dateUtc="2025-09-10T22:39:00Z">
        <w:r w:rsidR="00C04711" w:rsidRPr="00B306C3" w:rsidDel="00F6306F">
          <w:rPr>
            <w:rFonts w:ascii="Arial" w:hAnsi="Arial" w:cs="Arial"/>
            <w:sz w:val="22"/>
            <w:szCs w:val="22"/>
          </w:rPr>
          <w:delText>treatment</w:delText>
        </w:r>
      </w:del>
      <w:r w:rsidR="00C04711" w:rsidRPr="00B306C3">
        <w:rPr>
          <w:rFonts w:ascii="Arial" w:hAnsi="Arial" w:cs="Arial"/>
          <w:sz w:val="22"/>
          <w:szCs w:val="22"/>
        </w:rPr>
        <w:t xml:space="preserve"> of interest</w:t>
      </w:r>
      <w:r w:rsidR="00CA3E2E">
        <w:rPr>
          <w:rFonts w:ascii="Arial" w:hAnsi="Arial" w:cs="Arial"/>
          <w:sz w:val="22"/>
          <w:szCs w:val="22"/>
        </w:rPr>
        <w:t xml:space="preserve"> </w:t>
      </w:r>
      <w:r w:rsidR="00CA3E2E">
        <w:rPr>
          <w:rFonts w:ascii="Arial" w:hAnsi="Arial" w:cs="Arial"/>
          <w:sz w:val="22"/>
          <w:szCs w:val="22"/>
        </w:rPr>
        <w:fldChar w:fldCharType="begin"/>
      </w:r>
      <w:r w:rsidR="00CA3E2E">
        <w:rPr>
          <w:rFonts w:ascii="Arial" w:hAnsi="Arial" w:cs="Arial"/>
          <w:sz w:val="22"/>
          <w:szCs w:val="22"/>
        </w:rPr>
        <w:instrText xml:space="preserve"> ADDIN ZOTERO_ITEM CSL_CITATION {"citationID":"Bm2r19Z8","properties":{"formattedCitation":"[4]","plainCitation":"[4]","noteIndex":0},"citationItems":[{"id":394,"uris":["http://zotero.org/users/local/hHKggCUl/items/MRUAD29L"],"itemData":{"id":394,"type":"article-journal","container-title":"Nature Reviews Methods Primers","DOI":"10.1038/s43586-023-00249-4","ISSN":"2662-8449","issue":"1","journalAbbreviation":"Nat Rev Methods Primers","language":"en","page":"66","source":"DOI.org (Crossref)","title":"Using negative controls to adjust for unmeasured confounding bias in time series studies","volume":"3","author":[{"family":"Hu","given":"Jie Kate"},{"family":"Tchetgen Tchetgen","given":"Eric J."},{"family":"Dominici","given":"Francesca"}],"issued":{"date-parts":[["2023",8,31]]}}}],"schema":"https://github.com/citation-style-language/schema/raw/master/csl-citation.json"} </w:instrText>
      </w:r>
      <w:r w:rsidR="00CA3E2E">
        <w:rPr>
          <w:rFonts w:ascii="Arial" w:hAnsi="Arial" w:cs="Arial"/>
          <w:sz w:val="22"/>
          <w:szCs w:val="22"/>
        </w:rPr>
        <w:fldChar w:fldCharType="separate"/>
      </w:r>
      <w:r w:rsidR="00CA3E2E">
        <w:rPr>
          <w:rFonts w:ascii="Arial" w:hAnsi="Arial" w:cs="Arial"/>
          <w:noProof/>
          <w:sz w:val="22"/>
          <w:szCs w:val="22"/>
        </w:rPr>
        <w:t>[4]</w:t>
      </w:r>
      <w:r w:rsidR="00CA3E2E">
        <w:rPr>
          <w:rFonts w:ascii="Arial" w:hAnsi="Arial" w:cs="Arial"/>
          <w:sz w:val="22"/>
          <w:szCs w:val="22"/>
        </w:rPr>
        <w:fldChar w:fldCharType="end"/>
      </w:r>
      <w:r w:rsidR="00C04711" w:rsidRPr="00B306C3">
        <w:rPr>
          <w:rFonts w:ascii="Arial" w:hAnsi="Arial" w:cs="Arial"/>
          <w:sz w:val="22"/>
          <w:szCs w:val="22"/>
        </w:rPr>
        <w:t>.</w:t>
      </w:r>
      <w:r w:rsidR="00C04711">
        <w:rPr>
          <w:rFonts w:ascii="Arial" w:hAnsi="Arial" w:cs="Arial"/>
          <w:sz w:val="22"/>
          <w:szCs w:val="22"/>
        </w:rPr>
        <w:t xml:space="preserve"> </w:t>
      </w:r>
      <w:r w:rsidR="00200EB8" w:rsidRPr="00200EB8">
        <w:rPr>
          <w:rFonts w:ascii="Arial" w:hAnsi="Arial" w:cs="Arial"/>
          <w:sz w:val="22"/>
          <w:szCs w:val="22"/>
        </w:rPr>
        <w:t>If an association</w:t>
      </w:r>
      <w:r w:rsidR="00DA58B9">
        <w:rPr>
          <w:rFonts w:ascii="Arial" w:hAnsi="Arial" w:cs="Arial"/>
          <w:sz w:val="22"/>
          <w:szCs w:val="22"/>
        </w:rPr>
        <w:t xml:space="preserve"> is detected</w:t>
      </w:r>
      <w:r w:rsidR="00200EB8" w:rsidRPr="00200EB8">
        <w:rPr>
          <w:rFonts w:ascii="Arial" w:hAnsi="Arial" w:cs="Arial"/>
          <w:sz w:val="22"/>
          <w:szCs w:val="22"/>
        </w:rPr>
        <w:t xml:space="preserve"> between the exposure and negative control outcome, this can indicate residual confounding bias in the original analysis induced by an inadequately controlled for confounder shared by the exposure, negative control outcome, and primary outcome of interest (</w:t>
      </w:r>
      <w:r w:rsidR="00200EB8" w:rsidRPr="00183538">
        <w:rPr>
          <w:rFonts w:ascii="Arial" w:hAnsi="Arial" w:cs="Arial"/>
          <w:b/>
          <w:bCs/>
          <w:sz w:val="22"/>
          <w:szCs w:val="22"/>
        </w:rPr>
        <w:t>Figure 1</w:t>
      </w:r>
      <w:r w:rsidR="00200EB8" w:rsidRPr="00200EB8">
        <w:rPr>
          <w:rFonts w:ascii="Arial" w:hAnsi="Arial" w:cs="Arial"/>
          <w:sz w:val="22"/>
          <w:szCs w:val="22"/>
        </w:rPr>
        <w:t>).</w:t>
      </w:r>
    </w:p>
    <w:p w14:paraId="7BC111E1" w14:textId="77777777" w:rsidR="00F10363" w:rsidRDefault="00F10363" w:rsidP="00200EB8">
      <w:pPr>
        <w:spacing w:line="360" w:lineRule="auto"/>
        <w:ind w:firstLine="720"/>
        <w:rPr>
          <w:rFonts w:ascii="Arial" w:hAnsi="Arial" w:cs="Arial"/>
          <w:b/>
          <w:bCs/>
          <w:sz w:val="22"/>
          <w:szCs w:val="22"/>
        </w:rPr>
      </w:pPr>
    </w:p>
    <w:p w14:paraId="504957AE" w14:textId="4482C7EE" w:rsidR="00B07B5C" w:rsidRPr="0055291B" w:rsidRDefault="00563B3B" w:rsidP="005D102C">
      <w:pPr>
        <w:spacing w:line="360" w:lineRule="auto"/>
        <w:rPr>
          <w:rFonts w:ascii="Arial" w:hAnsi="Arial" w:cs="Arial"/>
          <w:i/>
          <w:iCs/>
          <w:sz w:val="22"/>
          <w:szCs w:val="22"/>
          <w:u w:val="single"/>
        </w:rPr>
      </w:pPr>
      <w:r>
        <w:rPr>
          <w:rFonts w:ascii="Arial" w:hAnsi="Arial" w:cs="Arial"/>
          <w:i/>
          <w:iCs/>
          <w:sz w:val="22"/>
          <w:szCs w:val="22"/>
          <w:u w:val="single"/>
        </w:rPr>
        <w:t>Theory underlying the</w:t>
      </w:r>
      <w:r w:rsidR="00B07B5C" w:rsidRPr="0055291B">
        <w:rPr>
          <w:rFonts w:ascii="Arial" w:hAnsi="Arial" w:cs="Arial"/>
          <w:i/>
          <w:iCs/>
          <w:sz w:val="22"/>
          <w:szCs w:val="22"/>
          <w:u w:val="single"/>
        </w:rPr>
        <w:t xml:space="preserve"> negative control outcome</w:t>
      </w:r>
    </w:p>
    <w:p w14:paraId="0AF42647" w14:textId="24920858" w:rsidR="0020675E" w:rsidRDefault="00CC641A" w:rsidP="006F6193">
      <w:pPr>
        <w:spacing w:line="360" w:lineRule="auto"/>
        <w:ind w:firstLine="720"/>
        <w:rPr>
          <w:rFonts w:ascii="Arial" w:hAnsi="Arial" w:cs="Arial"/>
          <w:sz w:val="22"/>
          <w:szCs w:val="22"/>
        </w:rPr>
      </w:pPr>
      <w:r>
        <w:rPr>
          <w:rFonts w:ascii="Arial" w:hAnsi="Arial" w:cs="Arial"/>
          <w:sz w:val="22"/>
          <w:szCs w:val="22"/>
        </w:rPr>
        <w:t xml:space="preserve">In a hypothetical observational environmental </w:t>
      </w:r>
      <w:r w:rsidR="00C53E49">
        <w:rPr>
          <w:rFonts w:ascii="Arial" w:hAnsi="Arial" w:cs="Arial"/>
          <w:sz w:val="22"/>
          <w:szCs w:val="22"/>
        </w:rPr>
        <w:t xml:space="preserve">epidemiologic </w:t>
      </w:r>
      <w:r>
        <w:rPr>
          <w:rFonts w:ascii="Arial" w:hAnsi="Arial" w:cs="Arial"/>
          <w:sz w:val="22"/>
          <w:szCs w:val="22"/>
        </w:rPr>
        <w:t>study, l</w:t>
      </w:r>
      <w:r w:rsidR="00B07B5C" w:rsidRPr="00B306C3">
        <w:rPr>
          <w:rFonts w:ascii="Arial" w:hAnsi="Arial" w:cs="Arial"/>
          <w:sz w:val="22"/>
          <w:szCs w:val="22"/>
        </w:rPr>
        <w:t xml:space="preserve">et the exposure of interest be </w:t>
      </w:r>
      <w:r w:rsidR="00B07B5C" w:rsidRPr="005D102C">
        <w:rPr>
          <w:rFonts w:ascii="Arial" w:hAnsi="Arial" w:cs="Arial"/>
          <w:i/>
          <w:iCs/>
          <w:sz w:val="22"/>
          <w:szCs w:val="22"/>
        </w:rPr>
        <w:t>A</w:t>
      </w:r>
      <w:r w:rsidR="00B07B5C" w:rsidRPr="00B306C3">
        <w:rPr>
          <w:rFonts w:ascii="Arial" w:hAnsi="Arial" w:cs="Arial"/>
          <w:sz w:val="22"/>
          <w:szCs w:val="22"/>
        </w:rPr>
        <w:t xml:space="preserve">, the primary outcome of interest be </w:t>
      </w:r>
      <w:r w:rsidR="00B07B5C" w:rsidRPr="005D102C">
        <w:rPr>
          <w:rFonts w:ascii="Arial" w:hAnsi="Arial" w:cs="Arial"/>
          <w:i/>
          <w:iCs/>
          <w:sz w:val="22"/>
          <w:szCs w:val="22"/>
        </w:rPr>
        <w:t>Y</w:t>
      </w:r>
      <w:r w:rsidR="00B07B5C" w:rsidRPr="00B306C3">
        <w:rPr>
          <w:rFonts w:ascii="Arial" w:hAnsi="Arial" w:cs="Arial"/>
          <w:sz w:val="22"/>
          <w:szCs w:val="22"/>
        </w:rPr>
        <w:t xml:space="preserve">, and the negative control outcome be </w:t>
      </w:r>
      <w:r w:rsidR="00B07B5C" w:rsidRPr="005D102C">
        <w:rPr>
          <w:rFonts w:ascii="Arial" w:hAnsi="Arial" w:cs="Arial"/>
          <w:i/>
          <w:iCs/>
          <w:sz w:val="22"/>
          <w:szCs w:val="22"/>
        </w:rPr>
        <w:t>N</w:t>
      </w:r>
      <w:r w:rsidR="00B07B5C" w:rsidRPr="00B306C3">
        <w:rPr>
          <w:rFonts w:ascii="Arial" w:hAnsi="Arial" w:cs="Arial"/>
          <w:sz w:val="22"/>
          <w:szCs w:val="22"/>
        </w:rPr>
        <w:t xml:space="preserve">. For </w:t>
      </w:r>
      <w:r w:rsidR="00B07B5C" w:rsidRPr="005D102C">
        <w:rPr>
          <w:rFonts w:ascii="Arial" w:hAnsi="Arial" w:cs="Arial"/>
          <w:i/>
          <w:iCs/>
          <w:sz w:val="22"/>
          <w:szCs w:val="22"/>
        </w:rPr>
        <w:t>N</w:t>
      </w:r>
      <w:r w:rsidR="00B07B5C" w:rsidRPr="00B306C3">
        <w:rPr>
          <w:rFonts w:ascii="Arial" w:hAnsi="Arial" w:cs="Arial"/>
          <w:sz w:val="22"/>
          <w:szCs w:val="22"/>
        </w:rPr>
        <w:t xml:space="preserve"> to serve as a negative control outcome, the set of</w:t>
      </w:r>
      <w:r w:rsidR="00765C3D">
        <w:rPr>
          <w:rFonts w:ascii="Arial" w:hAnsi="Arial" w:cs="Arial"/>
          <w:sz w:val="22"/>
          <w:szCs w:val="22"/>
        </w:rPr>
        <w:t xml:space="preserve"> variables that d-separate </w:t>
      </w:r>
      <w:r w:rsidR="00765C3D" w:rsidRPr="00765C3D">
        <w:rPr>
          <w:rFonts w:ascii="Arial" w:hAnsi="Arial" w:cs="Arial"/>
          <w:i/>
          <w:iCs/>
          <w:sz w:val="22"/>
          <w:szCs w:val="22"/>
        </w:rPr>
        <w:t>A</w:t>
      </w:r>
      <w:r w:rsidR="00765C3D">
        <w:rPr>
          <w:rFonts w:ascii="Arial" w:hAnsi="Arial" w:cs="Arial"/>
          <w:sz w:val="22"/>
          <w:szCs w:val="22"/>
        </w:rPr>
        <w:t xml:space="preserve"> and </w:t>
      </w:r>
      <w:r w:rsidR="00765C3D" w:rsidRPr="00765C3D">
        <w:rPr>
          <w:rFonts w:ascii="Arial" w:hAnsi="Arial" w:cs="Arial"/>
          <w:i/>
          <w:iCs/>
          <w:sz w:val="22"/>
          <w:szCs w:val="22"/>
        </w:rPr>
        <w:t>Y</w:t>
      </w:r>
      <w:r w:rsidR="00DA58B9">
        <w:rPr>
          <w:rFonts w:ascii="Arial" w:hAnsi="Arial" w:cs="Arial"/>
          <w:sz w:val="22"/>
          <w:szCs w:val="22"/>
        </w:rPr>
        <w:t xml:space="preserve">, i.e., that block all backdoor paths between </w:t>
      </w:r>
      <w:r w:rsidR="00DA58B9">
        <w:rPr>
          <w:rFonts w:ascii="Arial" w:hAnsi="Arial" w:cs="Arial"/>
          <w:i/>
          <w:iCs/>
          <w:sz w:val="22"/>
          <w:szCs w:val="22"/>
        </w:rPr>
        <w:t>A</w:t>
      </w:r>
      <w:r w:rsidR="00DA58B9">
        <w:rPr>
          <w:rFonts w:ascii="Arial" w:hAnsi="Arial" w:cs="Arial"/>
          <w:sz w:val="22"/>
          <w:szCs w:val="22"/>
        </w:rPr>
        <w:t xml:space="preserve"> and </w:t>
      </w:r>
      <w:r w:rsidR="00DA58B9">
        <w:rPr>
          <w:rFonts w:ascii="Arial" w:hAnsi="Arial" w:cs="Arial"/>
          <w:i/>
          <w:iCs/>
          <w:sz w:val="22"/>
          <w:szCs w:val="22"/>
        </w:rPr>
        <w:t>Y</w:t>
      </w:r>
      <w:r w:rsidR="00DA58B9">
        <w:rPr>
          <w:rFonts w:ascii="Arial" w:hAnsi="Arial" w:cs="Arial"/>
          <w:sz w:val="22"/>
          <w:szCs w:val="22"/>
        </w:rPr>
        <w:t>,</w:t>
      </w:r>
      <w:r w:rsidR="00765C3D">
        <w:rPr>
          <w:rFonts w:ascii="Arial" w:hAnsi="Arial" w:cs="Arial"/>
          <w:sz w:val="22"/>
          <w:szCs w:val="22"/>
        </w:rPr>
        <w:t xml:space="preserve"> must be identical to the set of variables that d-separate </w:t>
      </w:r>
      <w:r w:rsidR="00765C3D" w:rsidRPr="00765C3D">
        <w:rPr>
          <w:rFonts w:ascii="Arial" w:hAnsi="Arial" w:cs="Arial"/>
          <w:i/>
          <w:iCs/>
          <w:sz w:val="22"/>
          <w:szCs w:val="22"/>
        </w:rPr>
        <w:t>A</w:t>
      </w:r>
      <w:r w:rsidR="00765C3D">
        <w:rPr>
          <w:rFonts w:ascii="Arial" w:hAnsi="Arial" w:cs="Arial"/>
          <w:sz w:val="22"/>
          <w:szCs w:val="22"/>
        </w:rPr>
        <w:t xml:space="preserve"> and </w:t>
      </w:r>
      <w:r w:rsidR="00765C3D" w:rsidRPr="00765C3D">
        <w:rPr>
          <w:rFonts w:ascii="Arial" w:hAnsi="Arial" w:cs="Arial"/>
          <w:i/>
          <w:iCs/>
          <w:sz w:val="22"/>
          <w:szCs w:val="22"/>
        </w:rPr>
        <w:t>N</w:t>
      </w:r>
      <w:r w:rsidR="00765C3D">
        <w:rPr>
          <w:rFonts w:ascii="Arial" w:hAnsi="Arial" w:cs="Arial"/>
          <w:sz w:val="22"/>
          <w:szCs w:val="22"/>
        </w:rPr>
        <w:t>.</w:t>
      </w:r>
      <w:r w:rsidR="00A553B3">
        <w:rPr>
          <w:rFonts w:ascii="Arial" w:hAnsi="Arial" w:cs="Arial"/>
          <w:sz w:val="22"/>
          <w:szCs w:val="22"/>
        </w:rPr>
        <w:t xml:space="preserve"> </w:t>
      </w:r>
      <w:r w:rsidR="00A553B3" w:rsidRPr="00B306C3">
        <w:rPr>
          <w:rFonts w:ascii="Arial" w:hAnsi="Arial" w:cs="Arial"/>
          <w:sz w:val="22"/>
          <w:szCs w:val="22"/>
        </w:rPr>
        <w:t xml:space="preserve">When this is true, </w:t>
      </w:r>
      <w:r w:rsidR="00A553B3" w:rsidRPr="00176C1A">
        <w:rPr>
          <w:rFonts w:ascii="Arial" w:hAnsi="Arial" w:cs="Arial"/>
          <w:i/>
          <w:iCs/>
          <w:sz w:val="22"/>
          <w:szCs w:val="22"/>
        </w:rPr>
        <w:t>N</w:t>
      </w:r>
      <w:r w:rsidR="00A553B3" w:rsidRPr="00B306C3">
        <w:rPr>
          <w:rFonts w:ascii="Arial" w:hAnsi="Arial" w:cs="Arial"/>
          <w:sz w:val="22"/>
          <w:szCs w:val="22"/>
        </w:rPr>
        <w:t xml:space="preserve"> and </w:t>
      </w:r>
      <w:r w:rsidR="00A553B3" w:rsidRPr="00176C1A">
        <w:rPr>
          <w:rFonts w:ascii="Arial" w:hAnsi="Arial" w:cs="Arial"/>
          <w:i/>
          <w:iCs/>
          <w:sz w:val="22"/>
          <w:szCs w:val="22"/>
        </w:rPr>
        <w:t>Y</w:t>
      </w:r>
      <w:r w:rsidR="00A553B3" w:rsidRPr="00B306C3">
        <w:rPr>
          <w:rFonts w:ascii="Arial" w:hAnsi="Arial" w:cs="Arial"/>
          <w:sz w:val="22"/>
          <w:szCs w:val="22"/>
        </w:rPr>
        <w:t xml:space="preserve"> are called ‘u-comparable’. When </w:t>
      </w:r>
      <w:r w:rsidR="00A553B3" w:rsidRPr="00646098">
        <w:rPr>
          <w:rFonts w:ascii="Arial" w:hAnsi="Arial" w:cs="Arial"/>
          <w:i/>
          <w:iCs/>
          <w:sz w:val="22"/>
          <w:szCs w:val="22"/>
        </w:rPr>
        <w:t>N</w:t>
      </w:r>
      <w:r w:rsidR="00A553B3" w:rsidRPr="00B306C3">
        <w:rPr>
          <w:rFonts w:ascii="Arial" w:hAnsi="Arial" w:cs="Arial"/>
          <w:sz w:val="22"/>
          <w:szCs w:val="22"/>
        </w:rPr>
        <w:t xml:space="preserve"> and </w:t>
      </w:r>
      <w:r w:rsidR="00A553B3" w:rsidRPr="00646098">
        <w:rPr>
          <w:rFonts w:ascii="Arial" w:hAnsi="Arial" w:cs="Arial"/>
          <w:i/>
          <w:iCs/>
          <w:sz w:val="22"/>
          <w:szCs w:val="22"/>
        </w:rPr>
        <w:t>Y</w:t>
      </w:r>
      <w:r w:rsidR="00A553B3" w:rsidRPr="00B306C3">
        <w:rPr>
          <w:rFonts w:ascii="Arial" w:hAnsi="Arial" w:cs="Arial"/>
          <w:sz w:val="22"/>
          <w:szCs w:val="22"/>
        </w:rPr>
        <w:t xml:space="preserve"> are u-comparable</w:t>
      </w:r>
      <w:r w:rsidR="00B07B5C" w:rsidRPr="00B306C3">
        <w:rPr>
          <w:rFonts w:ascii="Arial" w:hAnsi="Arial" w:cs="Arial"/>
          <w:sz w:val="22"/>
          <w:szCs w:val="22"/>
        </w:rPr>
        <w:t xml:space="preserve">, a null association between the exposure of interest and negative control outcome implies no residual confounding </w:t>
      </w:r>
      <w:r w:rsidR="004D5B8F">
        <w:rPr>
          <w:rFonts w:ascii="Arial" w:hAnsi="Arial" w:cs="Arial"/>
          <w:sz w:val="22"/>
          <w:szCs w:val="22"/>
        </w:rPr>
        <w:t>in</w:t>
      </w:r>
      <w:r w:rsidR="004D5B8F" w:rsidRPr="00B306C3">
        <w:rPr>
          <w:rFonts w:ascii="Arial" w:hAnsi="Arial" w:cs="Arial"/>
          <w:sz w:val="22"/>
          <w:szCs w:val="22"/>
        </w:rPr>
        <w:t xml:space="preserve"> </w:t>
      </w:r>
      <w:r w:rsidR="00B07B5C" w:rsidRPr="00B306C3">
        <w:rPr>
          <w:rFonts w:ascii="Arial" w:hAnsi="Arial" w:cs="Arial"/>
          <w:sz w:val="22"/>
          <w:szCs w:val="22"/>
        </w:rPr>
        <w:t xml:space="preserve">the association between the exposure and primary outcome of interest. The shared common causes of the exposure, outcome, and negative control </w:t>
      </w:r>
      <w:r w:rsidR="00B07B5C" w:rsidRPr="00B306C3">
        <w:rPr>
          <w:rFonts w:ascii="Arial" w:hAnsi="Arial" w:cs="Arial"/>
          <w:sz w:val="22"/>
          <w:szCs w:val="22"/>
        </w:rPr>
        <w:lastRenderedPageBreak/>
        <w:t>outcome must also be measured and modeled adequately for this implication to hold</w:t>
      </w:r>
      <w:r w:rsidR="00E6430C">
        <w:rPr>
          <w:rFonts w:ascii="Arial" w:hAnsi="Arial" w:cs="Arial"/>
          <w:sz w:val="22"/>
          <w:szCs w:val="22"/>
        </w:rPr>
        <w:t>,</w:t>
      </w:r>
      <w:r w:rsidR="0058003B">
        <w:rPr>
          <w:rFonts w:ascii="Arial" w:hAnsi="Arial" w:cs="Arial"/>
          <w:sz w:val="22"/>
          <w:szCs w:val="22"/>
        </w:rPr>
        <w:t xml:space="preserve"> meaning</w:t>
      </w:r>
      <w:r w:rsidR="00F214D1">
        <w:rPr>
          <w:rFonts w:ascii="Arial" w:hAnsi="Arial" w:cs="Arial"/>
          <w:sz w:val="22"/>
          <w:szCs w:val="22"/>
        </w:rPr>
        <w:t xml:space="preserve"> that</w:t>
      </w:r>
      <w:r w:rsidR="0058003B">
        <w:rPr>
          <w:rFonts w:ascii="Arial" w:hAnsi="Arial" w:cs="Arial"/>
          <w:sz w:val="22"/>
          <w:szCs w:val="22"/>
        </w:rPr>
        <w:t xml:space="preserve"> </w:t>
      </w:r>
      <w:r w:rsidR="00E71991">
        <w:rPr>
          <w:rFonts w:ascii="Arial" w:hAnsi="Arial" w:cs="Arial"/>
          <w:sz w:val="22"/>
          <w:szCs w:val="22"/>
        </w:rPr>
        <w:t>any</w:t>
      </w:r>
      <w:r w:rsidR="00E6430C">
        <w:rPr>
          <w:rFonts w:ascii="Arial" w:hAnsi="Arial" w:cs="Arial"/>
          <w:sz w:val="22"/>
          <w:szCs w:val="22"/>
        </w:rPr>
        <w:t xml:space="preserve"> models </w:t>
      </w:r>
      <w:r w:rsidR="00E71991">
        <w:rPr>
          <w:rFonts w:ascii="Arial" w:hAnsi="Arial" w:cs="Arial"/>
          <w:sz w:val="22"/>
          <w:szCs w:val="22"/>
        </w:rPr>
        <w:t>used in estimation of the relationship between</w:t>
      </w:r>
      <w:r w:rsidR="00E6430C">
        <w:rPr>
          <w:rFonts w:ascii="Arial" w:hAnsi="Arial" w:cs="Arial"/>
          <w:sz w:val="22"/>
          <w:szCs w:val="22"/>
        </w:rPr>
        <w:t xml:space="preserve"> </w:t>
      </w:r>
      <w:r w:rsidR="00E6430C" w:rsidRPr="005D102C">
        <w:rPr>
          <w:rFonts w:ascii="Arial" w:hAnsi="Arial" w:cs="Arial"/>
          <w:i/>
          <w:iCs/>
          <w:sz w:val="22"/>
          <w:szCs w:val="22"/>
        </w:rPr>
        <w:t>Y</w:t>
      </w:r>
      <w:r w:rsidR="00E6430C">
        <w:rPr>
          <w:rFonts w:ascii="Arial" w:hAnsi="Arial" w:cs="Arial"/>
          <w:sz w:val="22"/>
          <w:szCs w:val="22"/>
        </w:rPr>
        <w:t xml:space="preserve"> and </w:t>
      </w:r>
      <w:r w:rsidR="00E6430C" w:rsidRPr="005D102C">
        <w:rPr>
          <w:rFonts w:ascii="Arial" w:hAnsi="Arial" w:cs="Arial"/>
          <w:i/>
          <w:iCs/>
          <w:sz w:val="22"/>
          <w:szCs w:val="22"/>
        </w:rPr>
        <w:t>N</w:t>
      </w:r>
      <w:r w:rsidR="00E6430C">
        <w:rPr>
          <w:rFonts w:ascii="Arial" w:hAnsi="Arial" w:cs="Arial"/>
          <w:sz w:val="22"/>
          <w:szCs w:val="22"/>
        </w:rPr>
        <w:t xml:space="preserve"> need to be correctly specified</w:t>
      </w:r>
      <w:r w:rsidR="00DB79B3">
        <w:rPr>
          <w:rFonts w:ascii="Arial" w:hAnsi="Arial" w:cs="Arial"/>
          <w:sz w:val="22"/>
          <w:szCs w:val="22"/>
        </w:rPr>
        <w:t xml:space="preserve"> </w:t>
      </w:r>
      <w:r w:rsidR="003549F5">
        <w:rPr>
          <w:rFonts w:ascii="Arial" w:hAnsi="Arial" w:cs="Arial"/>
          <w:sz w:val="22"/>
          <w:szCs w:val="22"/>
        </w:rPr>
        <w:fldChar w:fldCharType="begin"/>
      </w:r>
      <w:r w:rsidR="00CA3E2E">
        <w:rPr>
          <w:rFonts w:ascii="Arial" w:hAnsi="Arial" w:cs="Arial"/>
          <w:sz w:val="22"/>
          <w:szCs w:val="22"/>
        </w:rPr>
        <w:instrText xml:space="preserve"> ADDIN ZOTERO_ITEM CSL_CITATION {"citationID":"pZpXFduK","properties":{"formattedCitation":"[5], [6]","plainCitation":"[5], [6]","noteIndex":0},"citationItems":[{"id":369,"uris":["http://zotero.org/users/local/hHKggCUl/items/NBZXCUD5"],"itemData":{"id":369,"type":"article-journal","container-title":"Epidemiology","DOI":"10.1097/ede.0000000000000454","ISSN":"1044-3983","issue":"3","language":"en","note":"publisher: Ovid Technologies (Wolters Kluwer Health)","page":"365-367","source":"Crossref","title":"Commentary: On the Use of Imperfect Negative Control Exposures in Epidemiologic Studies","title-short":"Commentary","volume":"27","author":[{"family":"Weisskopf","given":"Marc G."},{"family":"Tchetgen Tchetgen","given":"Eric J."},{"family":"Raz","given":"Raanan"}],"issued":{"date-parts":[["2016",5]]}}},{"id":370,"uris":["http://zotero.org/users/local/hHKggCUl/items/3DWQCPPX"],"itemData":{"id":370,"type":"article-journal","abstract":"In the last decade, several studies have examined the association between perinatal exposure to ambient air pollution and risk of autism spectrum disorder (ASD). These studies have largely been consistent, with associations seen with different aspects of air pollution, including hazardous air toxics, ozone, particulate and traffic-related pollution. Confounding by socioeconomic status (SES) and place of residence are of particular concern, as these can be related to ASD case ascertainment and other potential causal risk factors for ASD. While all studies take steps to address this concern, residual confounding is difficult to rule out. Two recent studies of air pollution and ASD, however, present findings that strongly argue against residual confounding, especially for factors that do not vary over relatively short time intervals. These two studies, conducted in communities around the US, found a specific association with air pollution exposure during the third, but not the first, trimester, when both trimesters were modeled simultaneously. In this review, we discuss confounding possibilities and then explain—with the aid of directed acyclic graphs (DAGs)—why an association that is specific to a particular time window, when multiple exposure windows are simultaneously assessed, argues against residual confounding by (even unmeasured) non-time varying factors. In addition, we discuss why examining ambient air pollution concentration as a proxy for personal exposure helps avoid confounding by personal behavior differences, and the implications of measurement error in using ambient concentrations as a proxy for personal exposures. Given the general consistency of findings across studies and the exposure-window-specific associations recently reported, the overall evidence for a causal association between air pollution and ASD is increasingly compelling.","container-title":"Current Environmental Health Reports","DOI":"10.1007/s40572-015-0073-9","ISSN":"2196-5412","issue":"4","journalAbbreviation":"Curr Envir Health Rpt","language":"en","license":"http://www.springer.com/tdm","note":"publisher: Springer Science and Business Media LLC","page":"430-439","source":"Crossref","title":"Air Pollution and Autism Spectrum Disorders: Causal or Confounded?","title-short":"Air Pollution and Autism Spectrum Disorders","volume":"2","author":[{"family":"Weisskopf","given":"Marc G."},{"family":"Kioumourtzoglou","given":"Marianthi-Anna"},{"family":"Roberts","given":"Andrea L."}],"issued":{"date-parts":[["2015",12]]}}}],"schema":"https://github.com/citation-style-language/schema/raw/master/csl-citation.json"} </w:instrText>
      </w:r>
      <w:r w:rsidR="003549F5">
        <w:rPr>
          <w:rFonts w:ascii="Arial" w:hAnsi="Arial" w:cs="Arial"/>
          <w:sz w:val="22"/>
          <w:szCs w:val="22"/>
        </w:rPr>
        <w:fldChar w:fldCharType="separate"/>
      </w:r>
      <w:r w:rsidR="00CA3E2E">
        <w:rPr>
          <w:rFonts w:ascii="Arial" w:hAnsi="Arial" w:cs="Arial"/>
          <w:noProof/>
          <w:sz w:val="22"/>
          <w:szCs w:val="22"/>
        </w:rPr>
        <w:t>[5], [6]</w:t>
      </w:r>
      <w:r w:rsidR="003549F5">
        <w:rPr>
          <w:rFonts w:ascii="Arial" w:hAnsi="Arial" w:cs="Arial"/>
          <w:sz w:val="22"/>
          <w:szCs w:val="22"/>
        </w:rPr>
        <w:fldChar w:fldCharType="end"/>
      </w:r>
      <w:r w:rsidR="003549F5">
        <w:rPr>
          <w:rFonts w:ascii="Arial" w:hAnsi="Arial" w:cs="Arial"/>
          <w:sz w:val="22"/>
          <w:szCs w:val="22"/>
        </w:rPr>
        <w:t>.</w:t>
      </w:r>
      <w:r w:rsidR="006F6193">
        <w:rPr>
          <w:rFonts w:ascii="Arial" w:hAnsi="Arial" w:cs="Arial"/>
          <w:sz w:val="22"/>
          <w:szCs w:val="22"/>
        </w:rPr>
        <w:t xml:space="preserve"> N</w:t>
      </w:r>
      <w:r w:rsidR="00B07B5C" w:rsidRPr="00B306C3">
        <w:rPr>
          <w:rFonts w:ascii="Arial" w:hAnsi="Arial" w:cs="Arial"/>
          <w:sz w:val="22"/>
          <w:szCs w:val="22"/>
        </w:rPr>
        <w:t>egative control</w:t>
      </w:r>
      <w:r w:rsidR="00216FA2">
        <w:rPr>
          <w:rFonts w:ascii="Arial" w:hAnsi="Arial" w:cs="Arial"/>
          <w:sz w:val="22"/>
          <w:szCs w:val="22"/>
        </w:rPr>
        <w:t xml:space="preserve"> outcomes </w:t>
      </w:r>
      <w:r w:rsidR="00B07B5C" w:rsidRPr="00B306C3">
        <w:rPr>
          <w:rFonts w:ascii="Arial" w:hAnsi="Arial" w:cs="Arial"/>
          <w:sz w:val="22"/>
          <w:szCs w:val="22"/>
        </w:rPr>
        <w:t xml:space="preserve">can also be useful in detecting residual bias due to </w:t>
      </w:r>
      <w:r w:rsidR="0020675E">
        <w:rPr>
          <w:rFonts w:ascii="Arial" w:hAnsi="Arial" w:cs="Arial"/>
          <w:sz w:val="22"/>
          <w:szCs w:val="22"/>
        </w:rPr>
        <w:t xml:space="preserve">confounder </w:t>
      </w:r>
      <w:r w:rsidR="00B07B5C" w:rsidRPr="00B306C3">
        <w:rPr>
          <w:rFonts w:ascii="Arial" w:hAnsi="Arial" w:cs="Arial"/>
          <w:sz w:val="22"/>
          <w:szCs w:val="22"/>
        </w:rPr>
        <w:t xml:space="preserve">measurement error. </w:t>
      </w:r>
      <w:r w:rsidR="0020675E">
        <w:rPr>
          <w:rFonts w:ascii="Arial" w:hAnsi="Arial" w:cs="Arial"/>
          <w:sz w:val="22"/>
          <w:szCs w:val="22"/>
        </w:rPr>
        <w:t>W</w:t>
      </w:r>
      <w:r w:rsidR="00B07B5C" w:rsidRPr="00B306C3">
        <w:rPr>
          <w:rFonts w:ascii="Arial" w:hAnsi="Arial" w:cs="Arial"/>
          <w:sz w:val="22"/>
          <w:szCs w:val="22"/>
        </w:rPr>
        <w:t xml:space="preserve">hen a negative control outcome shares all common causes with the primary outcome, including observed confounders, residual bias due to </w:t>
      </w:r>
      <w:r w:rsidR="0020675E">
        <w:rPr>
          <w:rFonts w:ascii="Arial" w:hAnsi="Arial" w:cs="Arial"/>
          <w:sz w:val="22"/>
          <w:szCs w:val="22"/>
        </w:rPr>
        <w:t xml:space="preserve">confounder </w:t>
      </w:r>
      <w:r w:rsidR="00B07B5C" w:rsidRPr="00B306C3">
        <w:rPr>
          <w:rFonts w:ascii="Arial" w:hAnsi="Arial" w:cs="Arial"/>
          <w:sz w:val="22"/>
          <w:szCs w:val="22"/>
        </w:rPr>
        <w:t>measurement error can induce an association between the exposure and negative control outcome. In this case, a negative control analysis could help detect this residual confounding due to measurement error.</w:t>
      </w:r>
    </w:p>
    <w:p w14:paraId="6039AF4A" w14:textId="77777777" w:rsidR="00D4640F" w:rsidRPr="00816D2D" w:rsidRDefault="00D4640F" w:rsidP="00816D2D">
      <w:pPr>
        <w:spacing w:line="360" w:lineRule="auto"/>
        <w:ind w:firstLine="720"/>
        <w:rPr>
          <w:rFonts w:ascii="Arial" w:hAnsi="Arial" w:cs="Arial"/>
          <w:sz w:val="22"/>
          <w:szCs w:val="22"/>
        </w:rPr>
      </w:pPr>
    </w:p>
    <w:p w14:paraId="7B2BD1B6" w14:textId="4C76F725" w:rsidR="00B07B5C" w:rsidRPr="00ED0FD0" w:rsidRDefault="00B07B5C" w:rsidP="005D102C">
      <w:pPr>
        <w:spacing w:line="360" w:lineRule="auto"/>
        <w:rPr>
          <w:rFonts w:ascii="Arial" w:hAnsi="Arial" w:cs="Arial"/>
          <w:i/>
          <w:iCs/>
          <w:sz w:val="22"/>
          <w:szCs w:val="22"/>
          <w:u w:val="single"/>
        </w:rPr>
      </w:pPr>
      <w:r w:rsidRPr="00ED0FD0">
        <w:rPr>
          <w:rFonts w:ascii="Arial" w:hAnsi="Arial" w:cs="Arial"/>
          <w:i/>
          <w:iCs/>
          <w:sz w:val="22"/>
          <w:szCs w:val="22"/>
          <w:u w:val="single"/>
        </w:rPr>
        <w:t>Negative control outcomes in practice</w:t>
      </w:r>
    </w:p>
    <w:p w14:paraId="7685D2D7" w14:textId="0B3B7363" w:rsidR="00A57A44" w:rsidRDefault="00B07B5C" w:rsidP="00B534F4">
      <w:pPr>
        <w:spacing w:line="360" w:lineRule="auto"/>
        <w:ind w:firstLine="720"/>
        <w:rPr>
          <w:rFonts w:ascii="Arial" w:hAnsi="Arial" w:cs="Arial"/>
          <w:sz w:val="22"/>
          <w:szCs w:val="22"/>
        </w:rPr>
      </w:pPr>
      <w:r w:rsidRPr="00B306C3">
        <w:rPr>
          <w:rFonts w:ascii="Arial" w:hAnsi="Arial" w:cs="Arial"/>
          <w:sz w:val="22"/>
          <w:szCs w:val="22"/>
        </w:rPr>
        <w:t>In practice, negative control outcomes are never perfect</w:t>
      </w:r>
      <w:r w:rsidR="00563B3B">
        <w:rPr>
          <w:rFonts w:ascii="Arial" w:hAnsi="Arial" w:cs="Arial"/>
          <w:sz w:val="22"/>
          <w:szCs w:val="22"/>
        </w:rPr>
        <w:t>. Consequently, a</w:t>
      </w:r>
      <w:r w:rsidRPr="00B306C3">
        <w:rPr>
          <w:rFonts w:ascii="Arial" w:hAnsi="Arial" w:cs="Arial"/>
          <w:sz w:val="22"/>
          <w:szCs w:val="22"/>
        </w:rPr>
        <w:t>n association between the exposure and negative control outcome does not always indicate residual confounding</w:t>
      </w:r>
      <w:r w:rsidR="00563B3B">
        <w:rPr>
          <w:rFonts w:ascii="Arial" w:hAnsi="Arial" w:cs="Arial"/>
          <w:sz w:val="22"/>
          <w:szCs w:val="22"/>
        </w:rPr>
        <w:t>, and the absence of association between the exposure and negative control outcome does not always indicate absence of residual confounding</w:t>
      </w:r>
      <w:r w:rsidRPr="00B306C3">
        <w:rPr>
          <w:rFonts w:ascii="Arial" w:hAnsi="Arial" w:cs="Arial"/>
          <w:sz w:val="22"/>
          <w:szCs w:val="22"/>
        </w:rPr>
        <w:t xml:space="preserve">. First,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00A57A44">
        <w:rPr>
          <w:rFonts w:ascii="Arial" w:hAnsi="Arial" w:cs="Arial"/>
          <w:i/>
          <w:iCs/>
          <w:sz w:val="22"/>
          <w:szCs w:val="22"/>
        </w:rPr>
        <w:t xml:space="preserve"> </w:t>
      </w:r>
      <w:r w:rsidR="00A57A44">
        <w:rPr>
          <w:rFonts w:ascii="Arial" w:hAnsi="Arial" w:cs="Arial"/>
          <w:sz w:val="22"/>
          <w:szCs w:val="22"/>
        </w:rPr>
        <w:t xml:space="preserve">may have an </w:t>
      </w:r>
      <w:r w:rsidR="00A57A44" w:rsidRPr="00B306C3">
        <w:rPr>
          <w:rFonts w:ascii="Arial" w:hAnsi="Arial" w:cs="Arial"/>
          <w:sz w:val="22"/>
          <w:szCs w:val="22"/>
        </w:rPr>
        <w:t>unobserved common cause</w:t>
      </w:r>
      <w:r w:rsidR="00A57A44">
        <w:rPr>
          <w:rFonts w:ascii="Arial" w:hAnsi="Arial" w:cs="Arial"/>
          <w:sz w:val="22"/>
          <w:szCs w:val="22"/>
        </w:rPr>
        <w:t xml:space="preserve">, but </w:t>
      </w:r>
      <w:r w:rsidR="00A57A44" w:rsidRPr="00073B11">
        <w:rPr>
          <w:rFonts w:ascii="Arial" w:hAnsi="Arial" w:cs="Arial"/>
          <w:i/>
          <w:iCs/>
          <w:sz w:val="22"/>
          <w:szCs w:val="22"/>
        </w:rPr>
        <w:t>A</w:t>
      </w:r>
      <w:r w:rsidR="00A57A44">
        <w:rPr>
          <w:rFonts w:ascii="Arial" w:hAnsi="Arial" w:cs="Arial"/>
          <w:sz w:val="22"/>
          <w:szCs w:val="22"/>
        </w:rPr>
        <w:t xml:space="preserve"> and</w:t>
      </w:r>
      <w:r w:rsidRPr="00B306C3">
        <w:rPr>
          <w:rFonts w:ascii="Arial" w:hAnsi="Arial" w:cs="Arial"/>
          <w:sz w:val="22"/>
          <w:szCs w:val="22"/>
        </w:rPr>
        <w:t xml:space="preserve"> </w:t>
      </w:r>
      <w:r w:rsidRPr="005D102C">
        <w:rPr>
          <w:rFonts w:ascii="Arial" w:hAnsi="Arial" w:cs="Arial"/>
          <w:i/>
          <w:iCs/>
          <w:sz w:val="22"/>
          <w:szCs w:val="22"/>
        </w:rPr>
        <w:t>Y</w:t>
      </w:r>
      <w:r w:rsidR="00A57A44">
        <w:rPr>
          <w:rFonts w:ascii="Arial" w:hAnsi="Arial" w:cs="Arial"/>
          <w:i/>
          <w:iCs/>
          <w:sz w:val="22"/>
          <w:szCs w:val="22"/>
        </w:rPr>
        <w:t xml:space="preserve"> </w:t>
      </w:r>
      <w:r w:rsidR="00A57A44">
        <w:rPr>
          <w:rFonts w:ascii="Arial" w:hAnsi="Arial" w:cs="Arial"/>
          <w:sz w:val="22"/>
          <w:szCs w:val="22"/>
        </w:rPr>
        <w:t>may not</w:t>
      </w:r>
      <w:r w:rsidRPr="00B306C3">
        <w:rPr>
          <w:rFonts w:ascii="Arial" w:hAnsi="Arial" w:cs="Arial"/>
          <w:sz w:val="22"/>
          <w:szCs w:val="22"/>
        </w:rPr>
        <w:t xml:space="preserve">. </w:t>
      </w:r>
      <w:r w:rsidR="008C4CC7">
        <w:rPr>
          <w:rFonts w:ascii="Arial" w:hAnsi="Arial" w:cs="Arial"/>
          <w:sz w:val="22"/>
          <w:szCs w:val="22"/>
        </w:rPr>
        <w:t>In this case</w:t>
      </w:r>
      <w:r w:rsidRPr="00B306C3">
        <w:rPr>
          <w:rFonts w:ascii="Arial" w:hAnsi="Arial" w:cs="Arial"/>
          <w:sz w:val="22"/>
          <w:szCs w:val="22"/>
        </w:rPr>
        <w:t xml:space="preserve">, an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Pr="00B306C3">
        <w:rPr>
          <w:rFonts w:ascii="Arial" w:hAnsi="Arial" w:cs="Arial"/>
          <w:sz w:val="22"/>
          <w:szCs w:val="22"/>
        </w:rPr>
        <w:t xml:space="preserve"> would not indicate residual confounding </w:t>
      </w:r>
      <w:r w:rsidR="005B69BB">
        <w:rPr>
          <w:rFonts w:ascii="Arial" w:hAnsi="Arial" w:cs="Arial"/>
          <w:sz w:val="22"/>
          <w:szCs w:val="22"/>
        </w:rPr>
        <w:t>in</w:t>
      </w:r>
      <w:r w:rsidR="005B69BB" w:rsidRPr="00B306C3">
        <w:rPr>
          <w:rFonts w:ascii="Arial" w:hAnsi="Arial" w:cs="Arial"/>
          <w:sz w:val="22"/>
          <w:szCs w:val="22"/>
        </w:rPr>
        <w:t xml:space="preserve"> </w:t>
      </w:r>
      <w:r w:rsidRPr="00B306C3">
        <w:rPr>
          <w:rFonts w:ascii="Arial" w:hAnsi="Arial" w:cs="Arial"/>
          <w:sz w:val="22"/>
          <w:szCs w:val="22"/>
        </w:rPr>
        <w:t xml:space="preserve">the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Y</w:t>
      </w:r>
      <w:r w:rsidRPr="00B306C3">
        <w:rPr>
          <w:rFonts w:ascii="Arial" w:hAnsi="Arial" w:cs="Arial"/>
          <w:sz w:val="22"/>
          <w:szCs w:val="22"/>
        </w:rPr>
        <w:t>.</w:t>
      </w:r>
      <w:r w:rsidR="00587051">
        <w:rPr>
          <w:rFonts w:ascii="Arial" w:hAnsi="Arial" w:cs="Arial"/>
          <w:sz w:val="22"/>
          <w:szCs w:val="22"/>
        </w:rPr>
        <w:t xml:space="preserve"> </w:t>
      </w:r>
      <w:r w:rsidR="00A57A44">
        <w:rPr>
          <w:rFonts w:ascii="Arial" w:hAnsi="Arial" w:cs="Arial"/>
          <w:sz w:val="22"/>
          <w:szCs w:val="22"/>
        </w:rPr>
        <w:t>N</w:t>
      </w:r>
      <w:r w:rsidR="00A57A44" w:rsidRPr="00B306C3">
        <w:rPr>
          <w:rFonts w:ascii="Arial" w:hAnsi="Arial" w:cs="Arial"/>
          <w:sz w:val="22"/>
          <w:szCs w:val="22"/>
        </w:rPr>
        <w:t xml:space="preserve">egative control outcomes are </w:t>
      </w:r>
      <w:r w:rsidR="00A57A44">
        <w:rPr>
          <w:rFonts w:ascii="Arial" w:hAnsi="Arial" w:cs="Arial"/>
          <w:sz w:val="22"/>
          <w:szCs w:val="22"/>
        </w:rPr>
        <w:t>rarely</w:t>
      </w:r>
      <w:r w:rsidR="00A57A44" w:rsidRPr="00B306C3">
        <w:rPr>
          <w:rFonts w:ascii="Arial" w:hAnsi="Arial" w:cs="Arial"/>
          <w:sz w:val="22"/>
          <w:szCs w:val="22"/>
        </w:rPr>
        <w:t xml:space="preserve"> perfectly u-comparable to </w:t>
      </w:r>
      <w:r w:rsidR="00A57A44">
        <w:rPr>
          <w:rFonts w:ascii="Arial" w:hAnsi="Arial" w:cs="Arial"/>
          <w:sz w:val="22"/>
          <w:szCs w:val="22"/>
        </w:rPr>
        <w:t xml:space="preserve">the </w:t>
      </w:r>
      <w:r w:rsidR="00A57A44" w:rsidRPr="00B306C3">
        <w:rPr>
          <w:rFonts w:ascii="Arial" w:hAnsi="Arial" w:cs="Arial"/>
          <w:sz w:val="22"/>
          <w:szCs w:val="22"/>
        </w:rPr>
        <w:t>primary outcomes of interest</w:t>
      </w:r>
      <w:r w:rsidR="006F6193">
        <w:rPr>
          <w:rFonts w:ascii="Arial" w:hAnsi="Arial" w:cs="Arial"/>
          <w:sz w:val="22"/>
          <w:szCs w:val="22"/>
        </w:rPr>
        <w:t xml:space="preserve">, meaning that they may not share the same unobserved confounding structure as with </w:t>
      </w:r>
      <w:r w:rsidR="006F6193" w:rsidRPr="00915D24">
        <w:rPr>
          <w:rFonts w:ascii="Arial" w:hAnsi="Arial" w:cs="Arial"/>
          <w:i/>
          <w:iCs/>
          <w:sz w:val="22"/>
          <w:szCs w:val="22"/>
        </w:rPr>
        <w:t>A</w:t>
      </w:r>
      <w:r w:rsidR="006F6193">
        <w:rPr>
          <w:rFonts w:ascii="Arial" w:hAnsi="Arial" w:cs="Arial"/>
          <w:sz w:val="22"/>
          <w:szCs w:val="22"/>
        </w:rPr>
        <w:t xml:space="preserve"> and </w:t>
      </w:r>
      <w:r w:rsidR="006F6193" w:rsidRPr="00915D24">
        <w:rPr>
          <w:rFonts w:ascii="Arial" w:hAnsi="Arial" w:cs="Arial"/>
          <w:i/>
          <w:iCs/>
          <w:sz w:val="22"/>
          <w:szCs w:val="22"/>
        </w:rPr>
        <w:t>Y</w:t>
      </w:r>
      <w:r w:rsidR="006F6193">
        <w:rPr>
          <w:rFonts w:ascii="Arial" w:hAnsi="Arial" w:cs="Arial"/>
          <w:sz w:val="22"/>
          <w:szCs w:val="22"/>
        </w:rPr>
        <w:t xml:space="preserve">. </w:t>
      </w:r>
      <w:r w:rsidR="00A57A44" w:rsidRPr="00B306C3">
        <w:rPr>
          <w:rFonts w:ascii="Arial" w:hAnsi="Arial" w:cs="Arial"/>
          <w:sz w:val="22"/>
          <w:szCs w:val="22"/>
        </w:rPr>
        <w:t xml:space="preserve">This makes interpreting the results of negative control analyses </w:t>
      </w:r>
      <w:r w:rsidR="00A57A44">
        <w:rPr>
          <w:rFonts w:ascii="Arial" w:hAnsi="Arial" w:cs="Arial"/>
          <w:sz w:val="22"/>
          <w:szCs w:val="22"/>
        </w:rPr>
        <w:t>challenging</w:t>
      </w:r>
      <w:r w:rsidR="00A57A44" w:rsidRPr="00B306C3">
        <w:rPr>
          <w:rFonts w:ascii="Arial" w:hAnsi="Arial" w:cs="Arial"/>
          <w:sz w:val="22"/>
          <w:szCs w:val="22"/>
        </w:rPr>
        <w:t xml:space="preserve">. Observing </w:t>
      </w:r>
      <w:r w:rsidR="005F1966">
        <w:rPr>
          <w:rFonts w:ascii="Arial" w:hAnsi="Arial" w:cs="Arial"/>
          <w:sz w:val="22"/>
          <w:szCs w:val="22"/>
        </w:rPr>
        <w:t xml:space="preserve">no </w:t>
      </w:r>
      <w:r w:rsidR="00A57A44" w:rsidRPr="00B306C3">
        <w:rPr>
          <w:rFonts w:ascii="Arial" w:hAnsi="Arial" w:cs="Arial"/>
          <w:sz w:val="22"/>
          <w:szCs w:val="22"/>
        </w:rPr>
        <w:t>association</w:t>
      </w:r>
      <w:r w:rsidR="00A57A44">
        <w:rPr>
          <w:rFonts w:ascii="Arial" w:hAnsi="Arial" w:cs="Arial"/>
          <w:sz w:val="22"/>
          <w:szCs w:val="22"/>
        </w:rPr>
        <w:t xml:space="preserve"> between </w:t>
      </w:r>
      <w:r w:rsidR="00A57A44" w:rsidRPr="00425A39">
        <w:rPr>
          <w:rFonts w:ascii="Arial" w:hAnsi="Arial" w:cs="Arial"/>
          <w:i/>
          <w:iCs/>
          <w:sz w:val="22"/>
          <w:szCs w:val="22"/>
        </w:rPr>
        <w:t>A</w:t>
      </w:r>
      <w:r w:rsidR="00A57A44">
        <w:rPr>
          <w:rFonts w:ascii="Arial" w:hAnsi="Arial" w:cs="Arial"/>
          <w:sz w:val="22"/>
          <w:szCs w:val="22"/>
        </w:rPr>
        <w:t xml:space="preserve"> and </w:t>
      </w:r>
      <w:r w:rsidR="00A57A44" w:rsidRPr="00425A39">
        <w:rPr>
          <w:rFonts w:ascii="Arial" w:hAnsi="Arial" w:cs="Arial"/>
          <w:i/>
          <w:iCs/>
          <w:sz w:val="22"/>
          <w:szCs w:val="22"/>
        </w:rPr>
        <w:t>N</w:t>
      </w:r>
      <w:r w:rsidR="00A57A44" w:rsidRPr="00B306C3">
        <w:rPr>
          <w:rFonts w:ascii="Arial" w:hAnsi="Arial" w:cs="Arial"/>
          <w:sz w:val="22"/>
          <w:szCs w:val="22"/>
        </w:rPr>
        <w:t xml:space="preserve"> can suggest </w:t>
      </w:r>
      <w:r w:rsidR="00A57A44">
        <w:rPr>
          <w:rFonts w:ascii="Arial" w:hAnsi="Arial" w:cs="Arial"/>
          <w:sz w:val="22"/>
          <w:szCs w:val="22"/>
        </w:rPr>
        <w:t xml:space="preserve">adequate confounding adjustment in the </w:t>
      </w:r>
      <w:r w:rsidR="00A57A44" w:rsidRPr="00B000FF">
        <w:rPr>
          <w:rFonts w:ascii="Arial" w:hAnsi="Arial" w:cs="Arial"/>
          <w:i/>
          <w:iCs/>
          <w:sz w:val="22"/>
          <w:szCs w:val="22"/>
        </w:rPr>
        <w:t>A</w:t>
      </w:r>
      <w:r w:rsidR="00A57A44">
        <w:rPr>
          <w:rFonts w:ascii="Arial" w:hAnsi="Arial" w:cs="Arial"/>
          <w:sz w:val="22"/>
          <w:szCs w:val="22"/>
        </w:rPr>
        <w:t xml:space="preserve"> – </w:t>
      </w:r>
      <w:r w:rsidR="00A57A44" w:rsidRPr="00B000FF">
        <w:rPr>
          <w:rFonts w:ascii="Arial" w:hAnsi="Arial" w:cs="Arial"/>
          <w:i/>
          <w:iCs/>
          <w:sz w:val="22"/>
          <w:szCs w:val="22"/>
        </w:rPr>
        <w:t>Y</w:t>
      </w:r>
      <w:r w:rsidR="00A57A44">
        <w:rPr>
          <w:rFonts w:ascii="Arial" w:hAnsi="Arial" w:cs="Arial"/>
          <w:sz w:val="22"/>
          <w:szCs w:val="22"/>
        </w:rPr>
        <w:t xml:space="preserve"> association</w:t>
      </w:r>
      <w:r w:rsidR="00A57A44" w:rsidRPr="00B306C3">
        <w:rPr>
          <w:rFonts w:ascii="Arial" w:hAnsi="Arial" w:cs="Arial"/>
          <w:sz w:val="22"/>
          <w:szCs w:val="22"/>
        </w:rPr>
        <w:t xml:space="preserve">, but when </w:t>
      </w:r>
      <w:r w:rsidR="00A57A44" w:rsidRPr="0047474B">
        <w:rPr>
          <w:rFonts w:ascii="Arial" w:hAnsi="Arial" w:cs="Arial"/>
          <w:i/>
          <w:iCs/>
          <w:sz w:val="22"/>
          <w:szCs w:val="22"/>
        </w:rPr>
        <w:t>N</w:t>
      </w:r>
      <w:r w:rsidR="00A57A44" w:rsidRPr="00B306C3">
        <w:rPr>
          <w:rFonts w:ascii="Arial" w:hAnsi="Arial" w:cs="Arial"/>
          <w:sz w:val="22"/>
          <w:szCs w:val="22"/>
        </w:rPr>
        <w:t xml:space="preserve"> and </w:t>
      </w:r>
      <w:r w:rsidR="00A57A44" w:rsidRPr="0047474B">
        <w:rPr>
          <w:rFonts w:ascii="Arial" w:hAnsi="Arial" w:cs="Arial"/>
          <w:i/>
          <w:iCs/>
          <w:sz w:val="22"/>
          <w:szCs w:val="22"/>
        </w:rPr>
        <w:t>Y</w:t>
      </w:r>
      <w:r w:rsidR="00A57A44" w:rsidRPr="00B306C3">
        <w:rPr>
          <w:rFonts w:ascii="Arial" w:hAnsi="Arial" w:cs="Arial"/>
          <w:sz w:val="22"/>
          <w:szCs w:val="22"/>
        </w:rPr>
        <w:t xml:space="preserve"> are not perfectly u-comparable, a null association between </w:t>
      </w:r>
      <w:r w:rsidR="00A57A44" w:rsidRPr="003D5B81">
        <w:rPr>
          <w:rFonts w:ascii="Arial" w:hAnsi="Arial" w:cs="Arial"/>
          <w:i/>
          <w:iCs/>
          <w:sz w:val="22"/>
          <w:szCs w:val="22"/>
        </w:rPr>
        <w:t>A</w:t>
      </w:r>
      <w:r w:rsidR="00A57A44" w:rsidRPr="00B306C3">
        <w:rPr>
          <w:rFonts w:ascii="Arial" w:hAnsi="Arial" w:cs="Arial"/>
          <w:sz w:val="22"/>
          <w:szCs w:val="22"/>
        </w:rPr>
        <w:t xml:space="preserve"> and </w:t>
      </w:r>
      <w:r w:rsidR="00A57A44" w:rsidRPr="003D5B81">
        <w:rPr>
          <w:rFonts w:ascii="Arial" w:hAnsi="Arial" w:cs="Arial"/>
          <w:i/>
          <w:iCs/>
          <w:sz w:val="22"/>
          <w:szCs w:val="22"/>
        </w:rPr>
        <w:t>N</w:t>
      </w:r>
      <w:r w:rsidR="00A57A44" w:rsidRPr="00B306C3">
        <w:rPr>
          <w:rFonts w:ascii="Arial" w:hAnsi="Arial" w:cs="Arial"/>
          <w:sz w:val="22"/>
          <w:szCs w:val="22"/>
        </w:rPr>
        <w:t xml:space="preserve"> </w:t>
      </w:r>
      <w:r w:rsidR="00A57A44" w:rsidRPr="003D5B81">
        <w:rPr>
          <w:rFonts w:ascii="Arial" w:hAnsi="Arial" w:cs="Arial"/>
          <w:sz w:val="22"/>
          <w:szCs w:val="22"/>
        </w:rPr>
        <w:t>does not</w:t>
      </w:r>
      <w:r w:rsidR="00A57A44" w:rsidRPr="00A06F25">
        <w:rPr>
          <w:rFonts w:ascii="Arial" w:hAnsi="Arial" w:cs="Arial"/>
          <w:i/>
          <w:iCs/>
          <w:sz w:val="22"/>
          <w:szCs w:val="22"/>
        </w:rPr>
        <w:t xml:space="preserve"> </w:t>
      </w:r>
      <w:r w:rsidR="00A57A44" w:rsidRPr="00B534F4">
        <w:rPr>
          <w:rFonts w:ascii="Arial" w:hAnsi="Arial" w:cs="Arial"/>
          <w:sz w:val="22"/>
          <w:szCs w:val="22"/>
        </w:rPr>
        <w:t>imply</w:t>
      </w:r>
      <w:r w:rsidR="00A57A44" w:rsidRPr="00B306C3">
        <w:rPr>
          <w:rFonts w:ascii="Arial" w:hAnsi="Arial" w:cs="Arial"/>
          <w:sz w:val="22"/>
          <w:szCs w:val="22"/>
        </w:rPr>
        <w:t xml:space="preserve"> that all </w:t>
      </w:r>
      <w:r w:rsidR="00A57A44" w:rsidRPr="00B87F7B">
        <w:rPr>
          <w:rFonts w:ascii="Arial" w:hAnsi="Arial" w:cs="Arial"/>
          <w:i/>
          <w:iCs/>
          <w:sz w:val="22"/>
          <w:szCs w:val="22"/>
        </w:rPr>
        <w:t>A</w:t>
      </w:r>
      <w:r w:rsidR="00A57A44">
        <w:rPr>
          <w:rFonts w:ascii="Arial" w:hAnsi="Arial" w:cs="Arial"/>
          <w:sz w:val="22"/>
          <w:szCs w:val="22"/>
        </w:rPr>
        <w:t xml:space="preserve"> – </w:t>
      </w:r>
      <w:r w:rsidR="00A57A44" w:rsidRPr="00B87F7B">
        <w:rPr>
          <w:rFonts w:ascii="Arial" w:hAnsi="Arial" w:cs="Arial"/>
          <w:i/>
          <w:iCs/>
          <w:sz w:val="22"/>
          <w:szCs w:val="22"/>
        </w:rPr>
        <w:t>Y</w:t>
      </w:r>
      <w:r w:rsidR="00A57A44">
        <w:rPr>
          <w:rFonts w:ascii="Arial" w:hAnsi="Arial" w:cs="Arial"/>
          <w:sz w:val="22"/>
          <w:szCs w:val="22"/>
        </w:rPr>
        <w:t xml:space="preserve"> </w:t>
      </w:r>
      <w:r w:rsidR="00A57A44" w:rsidRPr="00B306C3">
        <w:rPr>
          <w:rFonts w:ascii="Arial" w:hAnsi="Arial" w:cs="Arial"/>
          <w:sz w:val="22"/>
          <w:szCs w:val="22"/>
        </w:rPr>
        <w:t xml:space="preserve">confounding </w:t>
      </w:r>
      <w:r w:rsidR="00A57A44">
        <w:rPr>
          <w:rFonts w:ascii="Arial" w:hAnsi="Arial" w:cs="Arial"/>
          <w:sz w:val="22"/>
          <w:szCs w:val="22"/>
        </w:rPr>
        <w:t>has been</w:t>
      </w:r>
      <w:r w:rsidR="00A57A44" w:rsidRPr="00B306C3">
        <w:rPr>
          <w:rFonts w:ascii="Arial" w:hAnsi="Arial" w:cs="Arial"/>
          <w:sz w:val="22"/>
          <w:szCs w:val="22"/>
        </w:rPr>
        <w:t xml:space="preserve"> controlled for adequately. There are many cases whe</w:t>
      </w:r>
      <w:r w:rsidR="00A57A44">
        <w:rPr>
          <w:rFonts w:ascii="Arial" w:hAnsi="Arial" w:cs="Arial"/>
          <w:sz w:val="22"/>
          <w:szCs w:val="22"/>
        </w:rPr>
        <w:t>n</w:t>
      </w:r>
      <w:r w:rsidR="00A57A44" w:rsidRPr="00B306C3">
        <w:rPr>
          <w:rFonts w:ascii="Arial" w:hAnsi="Arial" w:cs="Arial"/>
          <w:sz w:val="22"/>
          <w:szCs w:val="22"/>
        </w:rPr>
        <w:t xml:space="preserve"> a researcher may observe a null association</w:t>
      </w:r>
      <w:r w:rsidR="00A57A44">
        <w:rPr>
          <w:rFonts w:ascii="Arial" w:hAnsi="Arial" w:cs="Arial"/>
          <w:sz w:val="22"/>
          <w:szCs w:val="22"/>
        </w:rPr>
        <w:t xml:space="preserve"> between </w:t>
      </w:r>
      <w:r w:rsidR="00A57A44" w:rsidRPr="00274B08">
        <w:rPr>
          <w:rFonts w:ascii="Arial" w:hAnsi="Arial" w:cs="Arial"/>
          <w:i/>
          <w:iCs/>
          <w:sz w:val="22"/>
          <w:szCs w:val="22"/>
        </w:rPr>
        <w:t>A</w:t>
      </w:r>
      <w:r w:rsidR="00A57A44">
        <w:rPr>
          <w:rFonts w:ascii="Arial" w:hAnsi="Arial" w:cs="Arial"/>
          <w:sz w:val="22"/>
          <w:szCs w:val="22"/>
        </w:rPr>
        <w:t xml:space="preserve"> and </w:t>
      </w:r>
      <w:r w:rsidR="00A57A44" w:rsidRPr="00274B08">
        <w:rPr>
          <w:rFonts w:ascii="Arial" w:hAnsi="Arial" w:cs="Arial"/>
          <w:i/>
          <w:iCs/>
          <w:sz w:val="22"/>
          <w:szCs w:val="22"/>
        </w:rPr>
        <w:t>N</w:t>
      </w:r>
      <w:r w:rsidR="00A57A44">
        <w:rPr>
          <w:rFonts w:ascii="Arial" w:hAnsi="Arial" w:cs="Arial"/>
          <w:sz w:val="22"/>
          <w:szCs w:val="22"/>
        </w:rPr>
        <w:t>,</w:t>
      </w:r>
      <w:r w:rsidR="00A57A44" w:rsidRPr="00B306C3">
        <w:rPr>
          <w:rFonts w:ascii="Arial" w:hAnsi="Arial" w:cs="Arial"/>
          <w:sz w:val="22"/>
          <w:szCs w:val="22"/>
        </w:rPr>
        <w:t xml:space="preserve"> </w:t>
      </w:r>
      <w:r w:rsidR="00A57A44">
        <w:rPr>
          <w:rFonts w:ascii="Arial" w:hAnsi="Arial" w:cs="Arial"/>
          <w:sz w:val="22"/>
          <w:szCs w:val="22"/>
        </w:rPr>
        <w:t>yet</w:t>
      </w:r>
      <w:r w:rsidR="00A57A44" w:rsidRPr="00B306C3">
        <w:rPr>
          <w:rFonts w:ascii="Arial" w:hAnsi="Arial" w:cs="Arial"/>
          <w:sz w:val="22"/>
          <w:szCs w:val="22"/>
        </w:rPr>
        <w:t xml:space="preserve"> confounding</w:t>
      </w:r>
      <w:r w:rsidR="00A57A44">
        <w:rPr>
          <w:rFonts w:ascii="Arial" w:hAnsi="Arial" w:cs="Arial"/>
          <w:sz w:val="22"/>
          <w:szCs w:val="22"/>
        </w:rPr>
        <w:t xml:space="preserve"> bias is still present in the </w:t>
      </w:r>
      <w:r w:rsidR="00A57A44" w:rsidRPr="00274B08">
        <w:rPr>
          <w:rFonts w:ascii="Arial" w:hAnsi="Arial" w:cs="Arial"/>
          <w:i/>
          <w:iCs/>
          <w:sz w:val="22"/>
          <w:szCs w:val="22"/>
        </w:rPr>
        <w:t xml:space="preserve">A </w:t>
      </w:r>
      <w:r w:rsidR="00A57A44">
        <w:rPr>
          <w:rFonts w:ascii="Arial" w:hAnsi="Arial" w:cs="Arial"/>
          <w:sz w:val="22"/>
          <w:szCs w:val="22"/>
        </w:rPr>
        <w:t xml:space="preserve">– </w:t>
      </w:r>
      <w:r w:rsidR="00A57A44" w:rsidRPr="00274B08">
        <w:rPr>
          <w:rFonts w:ascii="Arial" w:hAnsi="Arial" w:cs="Arial"/>
          <w:i/>
          <w:iCs/>
          <w:sz w:val="22"/>
          <w:szCs w:val="22"/>
        </w:rPr>
        <w:t>Y</w:t>
      </w:r>
      <w:r w:rsidR="00A57A44">
        <w:rPr>
          <w:rFonts w:ascii="Arial" w:hAnsi="Arial" w:cs="Arial"/>
          <w:sz w:val="22"/>
          <w:szCs w:val="22"/>
        </w:rPr>
        <w:t xml:space="preserve"> association</w:t>
      </w:r>
      <w:r w:rsidR="00A57A44" w:rsidRPr="00B306C3">
        <w:rPr>
          <w:rFonts w:ascii="Arial" w:hAnsi="Arial" w:cs="Arial"/>
          <w:sz w:val="22"/>
          <w:szCs w:val="22"/>
        </w:rPr>
        <w:t xml:space="preserve">. In these cases, </w:t>
      </w:r>
      <w:r w:rsidR="00A57A44">
        <w:rPr>
          <w:rFonts w:ascii="Arial" w:hAnsi="Arial" w:cs="Arial"/>
          <w:sz w:val="22"/>
          <w:szCs w:val="22"/>
        </w:rPr>
        <w:t>the</w:t>
      </w:r>
      <w:r w:rsidR="00A57A44" w:rsidRPr="00B306C3">
        <w:rPr>
          <w:rFonts w:ascii="Arial" w:hAnsi="Arial" w:cs="Arial"/>
          <w:sz w:val="22"/>
          <w:szCs w:val="22"/>
        </w:rPr>
        <w:t xml:space="preserve"> negative control analysis</w:t>
      </w:r>
      <w:r w:rsidR="00A57A44">
        <w:rPr>
          <w:rFonts w:ascii="Arial" w:hAnsi="Arial" w:cs="Arial"/>
          <w:sz w:val="22"/>
          <w:szCs w:val="22"/>
        </w:rPr>
        <w:t xml:space="preserve"> results</w:t>
      </w:r>
      <w:r w:rsidR="00A57A44" w:rsidRPr="00B306C3">
        <w:rPr>
          <w:rFonts w:ascii="Arial" w:hAnsi="Arial" w:cs="Arial"/>
          <w:sz w:val="22"/>
          <w:szCs w:val="22"/>
        </w:rPr>
        <w:t xml:space="preserve"> may give </w:t>
      </w:r>
      <w:r w:rsidR="00A57A44">
        <w:rPr>
          <w:rFonts w:ascii="Arial" w:hAnsi="Arial" w:cs="Arial"/>
          <w:sz w:val="22"/>
          <w:szCs w:val="22"/>
        </w:rPr>
        <w:t>a</w:t>
      </w:r>
      <w:r w:rsidR="00A57A44" w:rsidRPr="00B306C3">
        <w:rPr>
          <w:rFonts w:ascii="Arial" w:hAnsi="Arial" w:cs="Arial"/>
          <w:sz w:val="22"/>
          <w:szCs w:val="22"/>
        </w:rPr>
        <w:t xml:space="preserve"> researcher false confidence that they have adequately controlled for confounding</w:t>
      </w:r>
      <w:r w:rsidR="00A57A44">
        <w:rPr>
          <w:rFonts w:ascii="Arial" w:hAnsi="Arial" w:cs="Arial"/>
          <w:sz w:val="22"/>
          <w:szCs w:val="22"/>
        </w:rPr>
        <w:t xml:space="preserve"> bias,</w:t>
      </w:r>
      <w:r w:rsidR="00A57A44" w:rsidRPr="00B306C3">
        <w:rPr>
          <w:rFonts w:ascii="Arial" w:hAnsi="Arial" w:cs="Arial"/>
          <w:sz w:val="22"/>
          <w:szCs w:val="22"/>
        </w:rPr>
        <w:t xml:space="preserve"> when they have not.</w:t>
      </w:r>
    </w:p>
    <w:p w14:paraId="20E6C6E7" w14:textId="619A058B" w:rsidR="0063490A" w:rsidRPr="00B306C3" w:rsidRDefault="00587051" w:rsidP="00B534F4">
      <w:pPr>
        <w:spacing w:line="360" w:lineRule="auto"/>
        <w:ind w:firstLine="720"/>
        <w:rPr>
          <w:rFonts w:ascii="Arial" w:hAnsi="Arial" w:cs="Arial"/>
          <w:sz w:val="22"/>
          <w:szCs w:val="22"/>
        </w:rPr>
      </w:pPr>
      <w:r>
        <w:rPr>
          <w:rFonts w:ascii="Arial" w:hAnsi="Arial" w:cs="Arial"/>
          <w:sz w:val="22"/>
          <w:szCs w:val="22"/>
        </w:rPr>
        <w:t xml:space="preserve">In some instances, </w:t>
      </w:r>
      <w:r w:rsidR="00C2440D">
        <w:rPr>
          <w:rFonts w:ascii="Arial" w:hAnsi="Arial" w:cs="Arial"/>
          <w:sz w:val="22"/>
          <w:szCs w:val="22"/>
        </w:rPr>
        <w:t xml:space="preserve">researchers </w:t>
      </w:r>
      <w:r w:rsidR="00DB4040">
        <w:rPr>
          <w:rFonts w:ascii="Arial" w:hAnsi="Arial" w:cs="Arial"/>
          <w:sz w:val="22"/>
          <w:szCs w:val="22"/>
        </w:rPr>
        <w:t xml:space="preserve">may choose </w:t>
      </w:r>
      <w:r w:rsidR="00C2440D">
        <w:rPr>
          <w:rFonts w:ascii="Arial" w:hAnsi="Arial" w:cs="Arial"/>
          <w:sz w:val="22"/>
          <w:szCs w:val="22"/>
        </w:rPr>
        <w:t>to</w:t>
      </w:r>
      <w:r>
        <w:rPr>
          <w:rFonts w:ascii="Arial" w:hAnsi="Arial" w:cs="Arial"/>
          <w:sz w:val="22"/>
          <w:szCs w:val="22"/>
        </w:rPr>
        <w:t xml:space="preserve"> identif</w:t>
      </w:r>
      <w:r w:rsidR="00C2440D">
        <w:rPr>
          <w:rFonts w:ascii="Arial" w:hAnsi="Arial" w:cs="Arial"/>
          <w:sz w:val="22"/>
          <w:szCs w:val="22"/>
        </w:rPr>
        <w:t>y</w:t>
      </w:r>
      <w:r>
        <w:rPr>
          <w:rFonts w:ascii="Arial" w:hAnsi="Arial" w:cs="Arial"/>
          <w:sz w:val="22"/>
          <w:szCs w:val="22"/>
        </w:rPr>
        <w:t xml:space="preserve"> an imperfect negative control outcome that is known to be very weakly associated with the exposure of interest. If a much larger association than expected is detected between </w:t>
      </w:r>
      <w:r w:rsidRPr="00F536E3">
        <w:rPr>
          <w:rFonts w:ascii="Arial" w:hAnsi="Arial" w:cs="Arial"/>
          <w:i/>
          <w:iCs/>
          <w:sz w:val="22"/>
          <w:szCs w:val="22"/>
        </w:rPr>
        <w:t>A</w:t>
      </w:r>
      <w:r>
        <w:rPr>
          <w:rFonts w:ascii="Arial" w:hAnsi="Arial" w:cs="Arial"/>
          <w:sz w:val="22"/>
          <w:szCs w:val="22"/>
        </w:rPr>
        <w:t xml:space="preserve"> and </w:t>
      </w:r>
      <w:r w:rsidRPr="00F536E3">
        <w:rPr>
          <w:rFonts w:ascii="Arial" w:hAnsi="Arial" w:cs="Arial"/>
          <w:i/>
          <w:iCs/>
          <w:sz w:val="22"/>
          <w:szCs w:val="22"/>
        </w:rPr>
        <w:t>N</w:t>
      </w:r>
      <w:r>
        <w:rPr>
          <w:rFonts w:ascii="Arial" w:hAnsi="Arial" w:cs="Arial"/>
          <w:sz w:val="22"/>
          <w:szCs w:val="22"/>
        </w:rPr>
        <w:t>, then that can also indicate residual confounding bias in the primary outcome analysis.</w:t>
      </w:r>
      <w:r w:rsidR="00DB4040">
        <w:rPr>
          <w:rFonts w:ascii="Arial" w:hAnsi="Arial" w:cs="Arial"/>
          <w:sz w:val="22"/>
          <w:szCs w:val="22"/>
        </w:rPr>
        <w:t xml:space="preserve"> In those cases, the researchers should explicitly acknowledge the use of the imperfect negative control outcome, state the expected association between </w:t>
      </w:r>
      <w:r w:rsidR="00DB4040">
        <w:rPr>
          <w:rFonts w:ascii="Arial" w:hAnsi="Arial" w:cs="Arial"/>
          <w:i/>
          <w:iCs/>
          <w:sz w:val="22"/>
          <w:szCs w:val="22"/>
        </w:rPr>
        <w:t>A</w:t>
      </w:r>
      <w:r w:rsidR="00DB4040">
        <w:rPr>
          <w:rFonts w:ascii="Arial" w:hAnsi="Arial" w:cs="Arial"/>
          <w:sz w:val="22"/>
          <w:szCs w:val="22"/>
        </w:rPr>
        <w:t xml:space="preserve"> and </w:t>
      </w:r>
      <w:r w:rsidR="00DB4040">
        <w:rPr>
          <w:rFonts w:ascii="Arial" w:hAnsi="Arial" w:cs="Arial"/>
          <w:i/>
          <w:iCs/>
          <w:sz w:val="22"/>
          <w:szCs w:val="22"/>
        </w:rPr>
        <w:t>N</w:t>
      </w:r>
      <w:r w:rsidR="00DB4040" w:rsidRPr="00DB4040">
        <w:rPr>
          <w:rFonts w:ascii="Arial" w:hAnsi="Arial" w:cs="Arial"/>
          <w:sz w:val="22"/>
          <w:szCs w:val="22"/>
        </w:rPr>
        <w:t xml:space="preserve"> </w:t>
      </w:r>
      <w:r w:rsidR="00DB4040" w:rsidRPr="00B534F4">
        <w:rPr>
          <w:rFonts w:ascii="Arial" w:hAnsi="Arial" w:cs="Arial"/>
          <w:sz w:val="22"/>
          <w:szCs w:val="22"/>
        </w:rPr>
        <w:t>before</w:t>
      </w:r>
      <w:r w:rsidR="007F7F54">
        <w:rPr>
          <w:rFonts w:ascii="Arial" w:hAnsi="Arial" w:cs="Arial"/>
          <w:sz w:val="22"/>
          <w:szCs w:val="22"/>
        </w:rPr>
        <w:t xml:space="preserve"> any</w:t>
      </w:r>
      <w:r w:rsidR="00DB4040" w:rsidRPr="00B534F4">
        <w:rPr>
          <w:rFonts w:ascii="Arial" w:hAnsi="Arial" w:cs="Arial"/>
          <w:sz w:val="22"/>
          <w:szCs w:val="22"/>
        </w:rPr>
        <w:t xml:space="preserve"> analysis</w:t>
      </w:r>
      <w:r w:rsidR="00DB4040">
        <w:rPr>
          <w:rFonts w:ascii="Arial" w:hAnsi="Arial" w:cs="Arial"/>
          <w:sz w:val="22"/>
          <w:szCs w:val="22"/>
        </w:rPr>
        <w:t>, and very carefully interpret the results from the negative control outcome analysis.</w:t>
      </w:r>
    </w:p>
    <w:p w14:paraId="6448BEA8" w14:textId="5EE64315" w:rsidR="007B2801" w:rsidRDefault="00B07B5C" w:rsidP="00CA4501">
      <w:pPr>
        <w:spacing w:line="360" w:lineRule="auto"/>
        <w:ind w:firstLine="720"/>
        <w:rPr>
          <w:rFonts w:ascii="Arial" w:hAnsi="Arial" w:cs="Arial"/>
          <w:sz w:val="22"/>
          <w:szCs w:val="22"/>
        </w:rPr>
      </w:pPr>
      <w:r w:rsidRPr="00B306C3">
        <w:rPr>
          <w:rFonts w:ascii="Arial" w:hAnsi="Arial" w:cs="Arial"/>
          <w:sz w:val="22"/>
          <w:szCs w:val="22"/>
        </w:rPr>
        <w:lastRenderedPageBreak/>
        <w:t xml:space="preserve">Additionally, for a negative control analysis to be </w:t>
      </w:r>
      <w:r w:rsidR="00A57A44">
        <w:rPr>
          <w:rFonts w:ascii="Arial" w:hAnsi="Arial" w:cs="Arial"/>
          <w:sz w:val="22"/>
          <w:szCs w:val="22"/>
        </w:rPr>
        <w:t>helpful</w:t>
      </w:r>
      <w:r w:rsidRPr="00B306C3">
        <w:rPr>
          <w:rFonts w:ascii="Arial" w:hAnsi="Arial" w:cs="Arial"/>
          <w:sz w:val="22"/>
          <w:szCs w:val="22"/>
        </w:rPr>
        <w:t xml:space="preserve">, the relationships between exposure, outcome, and confounders must be </w:t>
      </w:r>
      <w:r w:rsidR="008C0197">
        <w:rPr>
          <w:rFonts w:ascii="Arial" w:hAnsi="Arial" w:cs="Arial"/>
          <w:sz w:val="22"/>
          <w:szCs w:val="22"/>
        </w:rPr>
        <w:t xml:space="preserve">measured and </w:t>
      </w:r>
      <w:r w:rsidRPr="00B306C3">
        <w:rPr>
          <w:rFonts w:ascii="Arial" w:hAnsi="Arial" w:cs="Arial"/>
          <w:sz w:val="22"/>
          <w:szCs w:val="22"/>
        </w:rPr>
        <w:t>modelled correctly. Even if a primary outcome and negative control outcome are perfectly u-comparable, it</w:t>
      </w:r>
      <w:r w:rsidR="00ED7C32">
        <w:rPr>
          <w:rFonts w:ascii="Arial" w:hAnsi="Arial" w:cs="Arial"/>
          <w:sz w:val="22"/>
          <w:szCs w:val="22"/>
        </w:rPr>
        <w:t xml:space="preserve"> is</w:t>
      </w:r>
      <w:r w:rsidRPr="00B306C3">
        <w:rPr>
          <w:rFonts w:ascii="Arial" w:hAnsi="Arial" w:cs="Arial"/>
          <w:sz w:val="22"/>
          <w:szCs w:val="22"/>
        </w:rPr>
        <w:t xml:space="preserve"> possible that the relationships between the exposure, confounders, and primary outcome are different than those relationships with the negative control outcome. In these cases, analysis procedures need to be flexible enough </w:t>
      </w:r>
      <w:r w:rsidR="00F21C71">
        <w:rPr>
          <w:rFonts w:ascii="Arial" w:hAnsi="Arial" w:cs="Arial"/>
          <w:sz w:val="22"/>
          <w:szCs w:val="22"/>
        </w:rPr>
        <w:t>to model</w:t>
      </w:r>
      <w:r w:rsidR="00F21C71" w:rsidRPr="00B306C3">
        <w:rPr>
          <w:rFonts w:ascii="Arial" w:hAnsi="Arial" w:cs="Arial"/>
          <w:sz w:val="22"/>
          <w:szCs w:val="22"/>
        </w:rPr>
        <w:t xml:space="preserve"> </w:t>
      </w:r>
      <w:r w:rsidRPr="00B306C3">
        <w:rPr>
          <w:rFonts w:ascii="Arial" w:hAnsi="Arial" w:cs="Arial"/>
          <w:sz w:val="22"/>
          <w:szCs w:val="22"/>
        </w:rPr>
        <w:t>those relationships adequately</w:t>
      </w:r>
      <w:r w:rsidR="009F3AB4">
        <w:rPr>
          <w:rFonts w:ascii="Arial" w:hAnsi="Arial" w:cs="Arial"/>
          <w:sz w:val="22"/>
          <w:szCs w:val="22"/>
        </w:rPr>
        <w:t xml:space="preserve"> in both the primary </w:t>
      </w:r>
      <w:r w:rsidR="00303467">
        <w:rPr>
          <w:rFonts w:ascii="Arial" w:hAnsi="Arial" w:cs="Arial"/>
          <w:sz w:val="22"/>
          <w:szCs w:val="22"/>
        </w:rPr>
        <w:t xml:space="preserve">outcome </w:t>
      </w:r>
      <w:r w:rsidR="009F3AB4">
        <w:rPr>
          <w:rFonts w:ascii="Arial" w:hAnsi="Arial" w:cs="Arial"/>
          <w:sz w:val="22"/>
          <w:szCs w:val="22"/>
        </w:rPr>
        <w:t>analysis and negative control analysis</w:t>
      </w:r>
      <w:r w:rsidRPr="00B306C3">
        <w:rPr>
          <w:rFonts w:ascii="Arial" w:hAnsi="Arial" w:cs="Arial"/>
          <w:sz w:val="22"/>
          <w:szCs w:val="22"/>
        </w:rPr>
        <w:t>, or residual confounding bias</w:t>
      </w:r>
      <w:r w:rsidR="00F21C71">
        <w:rPr>
          <w:rFonts w:ascii="Arial" w:hAnsi="Arial" w:cs="Arial"/>
          <w:sz w:val="22"/>
          <w:szCs w:val="22"/>
        </w:rPr>
        <w:t xml:space="preserve"> can remain</w:t>
      </w:r>
      <w:r w:rsidRPr="00B306C3">
        <w:rPr>
          <w:rFonts w:ascii="Arial" w:hAnsi="Arial" w:cs="Arial"/>
          <w:sz w:val="22"/>
          <w:szCs w:val="22"/>
        </w:rPr>
        <w:t xml:space="preserve"> in either the primary or negative control </w:t>
      </w:r>
      <w:r w:rsidR="007B2801" w:rsidRPr="00B306C3">
        <w:rPr>
          <w:rFonts w:ascii="Arial" w:hAnsi="Arial" w:cs="Arial"/>
          <w:sz w:val="22"/>
          <w:szCs w:val="22"/>
        </w:rPr>
        <w:t>analys</w:t>
      </w:r>
      <w:r w:rsidR="007B2801">
        <w:rPr>
          <w:rFonts w:ascii="Arial" w:hAnsi="Arial" w:cs="Arial"/>
          <w:sz w:val="22"/>
          <w:szCs w:val="22"/>
        </w:rPr>
        <w:t>e</w:t>
      </w:r>
      <w:r w:rsidR="007B2801" w:rsidRPr="00B306C3">
        <w:rPr>
          <w:rFonts w:ascii="Arial" w:hAnsi="Arial" w:cs="Arial"/>
          <w:sz w:val="22"/>
          <w:szCs w:val="22"/>
        </w:rPr>
        <w:t>s</w:t>
      </w:r>
      <w:r w:rsidR="003B6F84">
        <w:rPr>
          <w:rFonts w:ascii="Arial" w:hAnsi="Arial" w:cs="Arial"/>
          <w:sz w:val="22"/>
          <w:szCs w:val="22"/>
        </w:rPr>
        <w:t xml:space="preserve">. </w:t>
      </w:r>
    </w:p>
    <w:p w14:paraId="3A73F916" w14:textId="77777777" w:rsidR="00B5675D" w:rsidRPr="00B306C3" w:rsidRDefault="00B5675D" w:rsidP="00CA4501">
      <w:pPr>
        <w:spacing w:line="360" w:lineRule="auto"/>
        <w:ind w:firstLine="720"/>
        <w:rPr>
          <w:rFonts w:ascii="Arial" w:hAnsi="Arial" w:cs="Arial"/>
          <w:sz w:val="22"/>
          <w:szCs w:val="22"/>
        </w:rPr>
      </w:pPr>
    </w:p>
    <w:p w14:paraId="5C87F551" w14:textId="77777777" w:rsidR="00B07B5C" w:rsidRPr="00AA4644" w:rsidRDefault="00B07B5C" w:rsidP="000944A9">
      <w:pPr>
        <w:spacing w:line="360" w:lineRule="auto"/>
        <w:rPr>
          <w:rFonts w:ascii="Arial" w:hAnsi="Arial" w:cs="Arial"/>
          <w:i/>
          <w:iCs/>
          <w:sz w:val="22"/>
          <w:szCs w:val="22"/>
          <w:u w:val="single"/>
        </w:rPr>
      </w:pPr>
      <w:r w:rsidRPr="00AA4644">
        <w:rPr>
          <w:rFonts w:ascii="Arial" w:hAnsi="Arial" w:cs="Arial"/>
          <w:i/>
          <w:iCs/>
          <w:sz w:val="22"/>
          <w:szCs w:val="22"/>
          <w:u w:val="single"/>
        </w:rPr>
        <w:t xml:space="preserve">Example: </w:t>
      </w:r>
      <w:r w:rsidR="00CA3C78" w:rsidRPr="00AA4644">
        <w:rPr>
          <w:rFonts w:ascii="Arial" w:hAnsi="Arial" w:cs="Arial"/>
          <w:i/>
          <w:iCs/>
          <w:sz w:val="22"/>
          <w:szCs w:val="22"/>
          <w:u w:val="single"/>
        </w:rPr>
        <w:t>I</w:t>
      </w:r>
      <w:r w:rsidRPr="00AA4644">
        <w:rPr>
          <w:rFonts w:ascii="Arial" w:hAnsi="Arial" w:cs="Arial"/>
          <w:i/>
          <w:iCs/>
          <w:sz w:val="22"/>
          <w:szCs w:val="22"/>
          <w:u w:val="single"/>
        </w:rPr>
        <w:t>nappropriate negative control analysis</w:t>
      </w:r>
    </w:p>
    <w:p w14:paraId="1B33359B" w14:textId="4A920271" w:rsidR="00C54A80" w:rsidRDefault="00152ECD" w:rsidP="00CA4501">
      <w:pPr>
        <w:spacing w:line="360" w:lineRule="auto"/>
        <w:ind w:firstLine="720"/>
        <w:rPr>
          <w:rFonts w:ascii="Arial" w:hAnsi="Arial" w:cs="Arial"/>
          <w:sz w:val="22"/>
          <w:szCs w:val="22"/>
        </w:rPr>
      </w:pPr>
      <w:r w:rsidRPr="000944A9">
        <w:rPr>
          <w:rFonts w:ascii="Arial" w:hAnsi="Arial" w:cs="Arial"/>
          <w:sz w:val="22"/>
          <w:szCs w:val="22"/>
        </w:rPr>
        <w:t xml:space="preserve">While </w:t>
      </w:r>
      <w:r>
        <w:rPr>
          <w:rFonts w:ascii="Arial" w:hAnsi="Arial" w:cs="Arial"/>
          <w:sz w:val="22"/>
          <w:szCs w:val="22"/>
        </w:rPr>
        <w:t>negative control</w:t>
      </w:r>
      <w:r w:rsidR="00A75331">
        <w:rPr>
          <w:rFonts w:ascii="Arial" w:hAnsi="Arial" w:cs="Arial"/>
          <w:sz w:val="22"/>
          <w:szCs w:val="22"/>
        </w:rPr>
        <w:t xml:space="preserve"> outcome</w:t>
      </w:r>
      <w:r>
        <w:rPr>
          <w:rFonts w:ascii="Arial" w:hAnsi="Arial" w:cs="Arial"/>
          <w:sz w:val="22"/>
          <w:szCs w:val="22"/>
        </w:rPr>
        <w:t xml:space="preserve"> analysis</w:t>
      </w:r>
      <w:r w:rsidRPr="000944A9">
        <w:rPr>
          <w:rFonts w:ascii="Arial" w:hAnsi="Arial" w:cs="Arial"/>
          <w:sz w:val="22"/>
          <w:szCs w:val="22"/>
        </w:rPr>
        <w:t xml:space="preserve"> has been adopted</w:t>
      </w:r>
      <w:r w:rsidR="000501EF">
        <w:rPr>
          <w:rFonts w:ascii="Arial" w:hAnsi="Arial" w:cs="Arial"/>
          <w:sz w:val="22"/>
          <w:szCs w:val="22"/>
        </w:rPr>
        <w:t xml:space="preserve"> by some environmental epidemio</w:t>
      </w:r>
      <w:r w:rsidR="00A34EBA">
        <w:rPr>
          <w:rFonts w:ascii="Arial" w:hAnsi="Arial" w:cs="Arial"/>
          <w:sz w:val="22"/>
          <w:szCs w:val="22"/>
        </w:rPr>
        <w:t>lo</w:t>
      </w:r>
      <w:r w:rsidR="000501EF">
        <w:rPr>
          <w:rFonts w:ascii="Arial" w:hAnsi="Arial" w:cs="Arial"/>
          <w:sz w:val="22"/>
          <w:szCs w:val="22"/>
        </w:rPr>
        <w:t>gist</w:t>
      </w:r>
      <w:r w:rsidR="00017A73">
        <w:rPr>
          <w:rFonts w:ascii="Arial" w:hAnsi="Arial" w:cs="Arial"/>
          <w:sz w:val="22"/>
          <w:szCs w:val="22"/>
        </w:rPr>
        <w:t>s</w:t>
      </w:r>
      <w:r w:rsidRPr="000944A9">
        <w:rPr>
          <w:rFonts w:ascii="Arial" w:hAnsi="Arial" w:cs="Arial"/>
          <w:sz w:val="22"/>
          <w:szCs w:val="22"/>
        </w:rPr>
        <w:t xml:space="preserve">, it is often applied in ways that may not align with its underlying assumptions. </w:t>
      </w:r>
      <w:r w:rsidR="00F21C71">
        <w:rPr>
          <w:rFonts w:ascii="Arial" w:hAnsi="Arial" w:cs="Arial"/>
          <w:sz w:val="22"/>
          <w:szCs w:val="22"/>
        </w:rPr>
        <w:t>For example, one of the authors of the present manuscript has misapplied a negative control outcome</w:t>
      </w:r>
      <w:r w:rsidR="00E8733D">
        <w:rPr>
          <w:rFonts w:ascii="Arial" w:hAnsi="Arial" w:cs="Arial"/>
          <w:sz w:val="22"/>
          <w:szCs w:val="22"/>
        </w:rPr>
        <w:t xml:space="preserve"> analysis</w:t>
      </w:r>
      <w:r w:rsidR="00CA1AF6">
        <w:rPr>
          <w:rFonts w:ascii="Arial" w:hAnsi="Arial" w:cs="Arial"/>
          <w:sz w:val="22"/>
          <w:szCs w:val="22"/>
        </w:rPr>
        <w:t xml:space="preserve"> </w:t>
      </w:r>
      <w:r w:rsidR="00AE1F5E">
        <w:rPr>
          <w:rFonts w:ascii="Arial" w:hAnsi="Arial" w:cs="Arial"/>
          <w:sz w:val="22"/>
          <w:szCs w:val="22"/>
        </w:rPr>
        <w:fldChar w:fldCharType="begin"/>
      </w:r>
      <w:r w:rsidR="00CA3E2E">
        <w:rPr>
          <w:rFonts w:ascii="Arial" w:hAnsi="Arial" w:cs="Arial"/>
          <w:sz w:val="22"/>
          <w:szCs w:val="22"/>
        </w:rPr>
        <w:instrText xml:space="preserve"> ADDIN ZOTERO_ITEM CSL_CITATION {"citationID":"6CMEhcsx","properties":{"formattedCitation":"[7]","plainCitation":"[7]","noteIndex":0},"citationItems":[{"id":372,"uris":["http://zotero.org/users/local/hHKggCUl/items/3M6SSR7G"],"itemData":{"id":372,"type":"article-journal","abstract":"Background As the global climate changes in response to anthropogenic greenhouse gas emissions, weather and temperature are expected to become increasingly variable. Although heat sensitivity is a recognized clinical feature of multiple sclerosis (MS), a chronic demyelinating disorder of the central nervous system, few studies have examined the implications of climate change for patients with this disease.","container-title":"PLOS Medicine","DOI":"10.1371/journal.pmed.1003580","ISSN":"1549-1676","issue":"4","journalAbbreviation":"PLoS Med","language":"en","page":"e1003580","source":"DOI.org (Crossref)","title":"Anomalously warm weather and acute care visits in patients with multiple sclerosis: A retrospective study of privately insured individuals in the US","title-short":"Anomalously warm weather and acute care visits in patients with multiple sclerosis","volume":"18","author":[{"family":"Elser","given":"Holly"},{"family":"Parks","given":"Robbie M."},{"family":"Moghavem","given":"Nuriel"},{"family":"Kiang","given":"Mathew V."},{"family":"Bozinov","given":"Nina"},{"family":"Henderson","given":"Victor W."},{"family":"Rehkopf","given":"David H."},{"family":"Casey","given":"Joan A."}],"editor":[{"family":"Tsai","given":"Alexander C."}],"issued":{"date-parts":[["2021",4,26]]}}}],"schema":"https://github.com/citation-style-language/schema/raw/master/csl-citation.json"} </w:instrText>
      </w:r>
      <w:r w:rsidR="00AE1F5E">
        <w:rPr>
          <w:rFonts w:ascii="Arial" w:hAnsi="Arial" w:cs="Arial"/>
          <w:sz w:val="22"/>
          <w:szCs w:val="22"/>
        </w:rPr>
        <w:fldChar w:fldCharType="separate"/>
      </w:r>
      <w:r w:rsidR="00CA3E2E">
        <w:rPr>
          <w:rFonts w:ascii="Arial" w:hAnsi="Arial" w:cs="Arial"/>
          <w:noProof/>
          <w:sz w:val="22"/>
          <w:szCs w:val="22"/>
        </w:rPr>
        <w:t>[7]</w:t>
      </w:r>
      <w:r w:rsidR="00AE1F5E">
        <w:rPr>
          <w:rFonts w:ascii="Arial" w:hAnsi="Arial" w:cs="Arial"/>
          <w:sz w:val="22"/>
          <w:szCs w:val="22"/>
        </w:rPr>
        <w:fldChar w:fldCharType="end"/>
      </w:r>
      <w:r w:rsidR="00F21C71">
        <w:rPr>
          <w:rFonts w:ascii="Arial" w:hAnsi="Arial" w:cs="Arial"/>
          <w:sz w:val="22"/>
          <w:szCs w:val="22"/>
        </w:rPr>
        <w:t xml:space="preserve">. </w:t>
      </w:r>
      <w:r w:rsidRPr="000944A9">
        <w:rPr>
          <w:rFonts w:ascii="Arial" w:hAnsi="Arial" w:cs="Arial"/>
          <w:sz w:val="22"/>
          <w:szCs w:val="22"/>
        </w:rPr>
        <w:t xml:space="preserve">To illustrate </w:t>
      </w:r>
      <w:r w:rsidR="00F21C71">
        <w:rPr>
          <w:rFonts w:ascii="Arial" w:hAnsi="Arial" w:cs="Arial"/>
          <w:sz w:val="22"/>
          <w:szCs w:val="22"/>
        </w:rPr>
        <w:t xml:space="preserve">such </w:t>
      </w:r>
      <w:r w:rsidRPr="000944A9">
        <w:rPr>
          <w:rFonts w:ascii="Arial" w:hAnsi="Arial" w:cs="Arial"/>
          <w:sz w:val="22"/>
          <w:szCs w:val="22"/>
        </w:rPr>
        <w:t>potential pitfalls, we present a hypothetical example followed by simulation</w:t>
      </w:r>
      <w:r w:rsidR="007F6503">
        <w:rPr>
          <w:rFonts w:ascii="Arial" w:hAnsi="Arial" w:cs="Arial"/>
          <w:sz w:val="22"/>
          <w:szCs w:val="22"/>
        </w:rPr>
        <w:t>s</w:t>
      </w:r>
      <w:r w:rsidRPr="000944A9">
        <w:rPr>
          <w:rFonts w:ascii="Arial" w:hAnsi="Arial" w:cs="Arial"/>
          <w:sz w:val="22"/>
          <w:szCs w:val="22"/>
        </w:rPr>
        <w:t xml:space="preserve"> that highlight the implications of such misapplication.</w:t>
      </w:r>
    </w:p>
    <w:p w14:paraId="1E823BAB" w14:textId="16CE80E6" w:rsidR="00140A91" w:rsidRPr="00B306C3" w:rsidRDefault="00B07B5C" w:rsidP="000944A9">
      <w:pPr>
        <w:spacing w:line="360" w:lineRule="auto"/>
        <w:rPr>
          <w:rFonts w:ascii="Arial" w:hAnsi="Arial" w:cs="Arial"/>
          <w:sz w:val="22"/>
          <w:szCs w:val="22"/>
        </w:rPr>
      </w:pPr>
      <w:r w:rsidRPr="00B306C3">
        <w:rPr>
          <w:rFonts w:ascii="Arial" w:hAnsi="Arial" w:cs="Arial"/>
          <w:sz w:val="22"/>
          <w:szCs w:val="22"/>
        </w:rPr>
        <w:tab/>
        <w:t xml:space="preserve">Consider </w:t>
      </w:r>
      <w:r w:rsidR="00140A91" w:rsidRPr="00B306C3">
        <w:rPr>
          <w:rFonts w:ascii="Arial" w:hAnsi="Arial" w:cs="Arial"/>
          <w:sz w:val="22"/>
          <w:szCs w:val="22"/>
        </w:rPr>
        <w:t>a</w:t>
      </w:r>
      <w:r w:rsidR="00140A91">
        <w:rPr>
          <w:rFonts w:ascii="Arial" w:hAnsi="Arial" w:cs="Arial"/>
          <w:sz w:val="22"/>
          <w:szCs w:val="22"/>
        </w:rPr>
        <w:t xml:space="preserve"> hypothetical</w:t>
      </w:r>
      <w:r w:rsidR="006D001C">
        <w:rPr>
          <w:rFonts w:ascii="Arial" w:hAnsi="Arial" w:cs="Arial"/>
          <w:sz w:val="22"/>
          <w:szCs w:val="22"/>
        </w:rPr>
        <w:t xml:space="preserve"> time-series</w:t>
      </w:r>
      <w:r w:rsidR="00140A91" w:rsidRPr="00B306C3">
        <w:rPr>
          <w:rFonts w:ascii="Arial" w:hAnsi="Arial" w:cs="Arial"/>
          <w:sz w:val="22"/>
          <w:szCs w:val="22"/>
        </w:rPr>
        <w:t xml:space="preserve"> </w:t>
      </w:r>
      <w:r w:rsidRPr="00B306C3">
        <w:rPr>
          <w:rFonts w:ascii="Arial" w:hAnsi="Arial" w:cs="Arial"/>
          <w:sz w:val="22"/>
          <w:szCs w:val="22"/>
        </w:rPr>
        <w:t>analysis of daily</w:t>
      </w:r>
      <w:r w:rsidR="003759A9">
        <w:rPr>
          <w:rFonts w:ascii="Arial" w:hAnsi="Arial" w:cs="Arial"/>
          <w:sz w:val="22"/>
          <w:szCs w:val="22"/>
        </w:rPr>
        <w:t xml:space="preserve"> f</w:t>
      </w:r>
      <w:r w:rsidR="00140A91">
        <w:rPr>
          <w:rFonts w:ascii="Arial" w:hAnsi="Arial" w:cs="Arial"/>
          <w:sz w:val="22"/>
          <w:szCs w:val="22"/>
        </w:rPr>
        <w:t>ine particle (</w:t>
      </w:r>
      <w:r w:rsidRPr="00B306C3">
        <w:rPr>
          <w:rFonts w:ascii="Arial" w:hAnsi="Arial" w:cs="Arial"/>
          <w:sz w:val="22"/>
          <w:szCs w:val="22"/>
        </w:rPr>
        <w:t>PM</w:t>
      </w:r>
      <w:r w:rsidRPr="00C6275B">
        <w:rPr>
          <w:rFonts w:ascii="Arial" w:hAnsi="Arial" w:cs="Arial"/>
          <w:sz w:val="22"/>
          <w:szCs w:val="22"/>
          <w:vertAlign w:val="subscript"/>
        </w:rPr>
        <w:t>2.5</w:t>
      </w:r>
      <w:r w:rsidR="00140A91">
        <w:rPr>
          <w:rFonts w:ascii="Arial" w:hAnsi="Arial" w:cs="Arial"/>
          <w:sz w:val="21"/>
          <w:szCs w:val="21"/>
        </w:rPr>
        <w:t>)</w:t>
      </w:r>
      <w:r w:rsidRPr="00B306C3">
        <w:rPr>
          <w:rFonts w:ascii="Arial" w:hAnsi="Arial" w:cs="Arial"/>
          <w:sz w:val="22"/>
          <w:szCs w:val="22"/>
        </w:rPr>
        <w:t xml:space="preserve"> exposure and daily</w:t>
      </w:r>
      <w:r w:rsidR="00140A91">
        <w:rPr>
          <w:rFonts w:ascii="Arial" w:hAnsi="Arial" w:cs="Arial"/>
          <w:sz w:val="22"/>
          <w:szCs w:val="22"/>
        </w:rPr>
        <w:t xml:space="preserve"> </w:t>
      </w:r>
      <w:r w:rsidR="00C33B31">
        <w:rPr>
          <w:rFonts w:ascii="Arial" w:hAnsi="Arial" w:cs="Arial"/>
          <w:sz w:val="22"/>
          <w:szCs w:val="22"/>
        </w:rPr>
        <w:t>ZIP-</w:t>
      </w:r>
      <w:r w:rsidR="00F21C71">
        <w:rPr>
          <w:rFonts w:ascii="Arial" w:hAnsi="Arial" w:cs="Arial"/>
          <w:sz w:val="22"/>
          <w:szCs w:val="22"/>
        </w:rPr>
        <w:t>c</w:t>
      </w:r>
      <w:r w:rsidR="00140A91">
        <w:rPr>
          <w:rFonts w:ascii="Arial" w:hAnsi="Arial" w:cs="Arial"/>
          <w:sz w:val="22"/>
          <w:szCs w:val="22"/>
        </w:rPr>
        <w:t>ode</w:t>
      </w:r>
      <w:r w:rsidRPr="00B306C3">
        <w:rPr>
          <w:rFonts w:ascii="Arial" w:hAnsi="Arial" w:cs="Arial"/>
          <w:sz w:val="22"/>
          <w:szCs w:val="22"/>
        </w:rPr>
        <w:t xml:space="preserve">-level emergency adult respiratory hospitalizations. </w:t>
      </w:r>
      <w:r w:rsidR="00140A91">
        <w:rPr>
          <w:rFonts w:ascii="Arial" w:hAnsi="Arial" w:cs="Arial"/>
          <w:sz w:val="22"/>
          <w:szCs w:val="22"/>
        </w:rPr>
        <w:t>In this analysis</w:t>
      </w:r>
      <w:r w:rsidRPr="00B306C3">
        <w:rPr>
          <w:rFonts w:ascii="Arial" w:hAnsi="Arial" w:cs="Arial"/>
          <w:sz w:val="22"/>
          <w:szCs w:val="22"/>
        </w:rPr>
        <w:t xml:space="preserve">, researchers might control for temperature, </w:t>
      </w:r>
      <w:r w:rsidR="006D001C">
        <w:rPr>
          <w:rFonts w:ascii="Arial" w:hAnsi="Arial" w:cs="Arial"/>
          <w:sz w:val="22"/>
          <w:szCs w:val="22"/>
        </w:rPr>
        <w:t>day of wee</w:t>
      </w:r>
      <w:r w:rsidR="00F21C71">
        <w:rPr>
          <w:rFonts w:ascii="Arial" w:hAnsi="Arial" w:cs="Arial"/>
          <w:sz w:val="22"/>
          <w:szCs w:val="22"/>
        </w:rPr>
        <w:t>k</w:t>
      </w:r>
      <w:r w:rsidR="00140A91">
        <w:rPr>
          <w:rFonts w:ascii="Arial" w:hAnsi="Arial" w:cs="Arial"/>
          <w:sz w:val="22"/>
          <w:szCs w:val="22"/>
        </w:rPr>
        <w:t>,</w:t>
      </w:r>
      <w:r w:rsidRPr="00B306C3">
        <w:rPr>
          <w:rFonts w:ascii="Arial" w:hAnsi="Arial" w:cs="Arial"/>
          <w:sz w:val="22"/>
          <w:szCs w:val="22"/>
        </w:rPr>
        <w:t xml:space="preserve"> and </w:t>
      </w:r>
      <w:r w:rsidR="00140A91">
        <w:rPr>
          <w:rFonts w:ascii="Arial" w:hAnsi="Arial" w:cs="Arial"/>
          <w:sz w:val="22"/>
          <w:szCs w:val="22"/>
        </w:rPr>
        <w:t xml:space="preserve">long-term and </w:t>
      </w:r>
      <w:r w:rsidRPr="00B306C3">
        <w:rPr>
          <w:rFonts w:ascii="Arial" w:hAnsi="Arial" w:cs="Arial"/>
          <w:sz w:val="22"/>
          <w:szCs w:val="22"/>
        </w:rPr>
        <w:t>seasonal trends in PM</w:t>
      </w:r>
      <w:r w:rsidRPr="00C6275B">
        <w:rPr>
          <w:rFonts w:ascii="Arial" w:hAnsi="Arial" w:cs="Arial"/>
          <w:sz w:val="22"/>
          <w:szCs w:val="22"/>
          <w:vertAlign w:val="subscript"/>
        </w:rPr>
        <w:t>2.5</w:t>
      </w:r>
      <w:r w:rsidRPr="00B306C3">
        <w:rPr>
          <w:rFonts w:ascii="Arial" w:hAnsi="Arial" w:cs="Arial"/>
          <w:sz w:val="22"/>
          <w:szCs w:val="22"/>
        </w:rPr>
        <w:t xml:space="preserve"> exposure and hospitalizations. A researcher might conduct a negative control analysis</w:t>
      </w:r>
      <w:r w:rsidR="00140A91">
        <w:rPr>
          <w:rFonts w:ascii="Arial" w:hAnsi="Arial" w:cs="Arial"/>
          <w:sz w:val="22"/>
          <w:szCs w:val="22"/>
        </w:rPr>
        <w:t>,</w:t>
      </w:r>
      <w:r w:rsidRPr="00B306C3">
        <w:rPr>
          <w:rFonts w:ascii="Arial" w:hAnsi="Arial" w:cs="Arial"/>
          <w:sz w:val="22"/>
          <w:szCs w:val="22"/>
        </w:rPr>
        <w:t xml:space="preserve"> </w:t>
      </w:r>
      <w:r w:rsidR="00F21C71">
        <w:rPr>
          <w:rFonts w:ascii="Arial" w:hAnsi="Arial" w:cs="Arial"/>
          <w:sz w:val="22"/>
          <w:szCs w:val="22"/>
        </w:rPr>
        <w:t>aiming</w:t>
      </w:r>
      <w:r w:rsidRPr="00B306C3">
        <w:rPr>
          <w:rFonts w:ascii="Arial" w:hAnsi="Arial" w:cs="Arial"/>
          <w:sz w:val="22"/>
          <w:szCs w:val="22"/>
        </w:rPr>
        <w:t xml:space="preserve"> </w:t>
      </w:r>
      <w:r w:rsidR="00F21C71">
        <w:rPr>
          <w:rFonts w:ascii="Arial" w:hAnsi="Arial" w:cs="Arial"/>
          <w:sz w:val="22"/>
          <w:szCs w:val="22"/>
        </w:rPr>
        <w:t>to</w:t>
      </w:r>
      <w:r w:rsidRPr="00B306C3">
        <w:rPr>
          <w:rFonts w:ascii="Arial" w:hAnsi="Arial" w:cs="Arial"/>
          <w:sz w:val="22"/>
          <w:szCs w:val="22"/>
        </w:rPr>
        <w:t xml:space="preserve"> detect residual confounding, and select hospitalizations for </w:t>
      </w:r>
      <w:r w:rsidR="00591930">
        <w:rPr>
          <w:rFonts w:ascii="Arial" w:hAnsi="Arial" w:cs="Arial"/>
          <w:sz w:val="22"/>
          <w:szCs w:val="22"/>
        </w:rPr>
        <w:t xml:space="preserve">scheduled </w:t>
      </w:r>
      <w:r w:rsidRPr="00B306C3">
        <w:rPr>
          <w:rFonts w:ascii="Arial" w:hAnsi="Arial" w:cs="Arial"/>
          <w:sz w:val="22"/>
          <w:szCs w:val="22"/>
        </w:rPr>
        <w:t>hip</w:t>
      </w:r>
      <w:r w:rsidR="00591930">
        <w:rPr>
          <w:rFonts w:ascii="Arial" w:hAnsi="Arial" w:cs="Arial"/>
          <w:sz w:val="22"/>
          <w:szCs w:val="22"/>
        </w:rPr>
        <w:t xml:space="preserve"> replacement</w:t>
      </w:r>
      <w:r w:rsidRPr="00B306C3">
        <w:rPr>
          <w:rFonts w:ascii="Arial" w:hAnsi="Arial" w:cs="Arial"/>
          <w:sz w:val="22"/>
          <w:szCs w:val="22"/>
        </w:rPr>
        <w:t xml:space="preserve"> surgery as </w:t>
      </w:r>
      <w:r w:rsidR="00140A91">
        <w:rPr>
          <w:rFonts w:ascii="Arial" w:hAnsi="Arial" w:cs="Arial"/>
          <w:sz w:val="22"/>
          <w:szCs w:val="22"/>
        </w:rPr>
        <w:t>the</w:t>
      </w:r>
      <w:r w:rsidR="00140A91" w:rsidRPr="00B306C3">
        <w:rPr>
          <w:rFonts w:ascii="Arial" w:hAnsi="Arial" w:cs="Arial"/>
          <w:sz w:val="22"/>
          <w:szCs w:val="22"/>
        </w:rPr>
        <w:t xml:space="preserve"> </w:t>
      </w:r>
      <w:r w:rsidRPr="00B306C3">
        <w:rPr>
          <w:rFonts w:ascii="Arial" w:hAnsi="Arial" w:cs="Arial"/>
          <w:sz w:val="22"/>
          <w:szCs w:val="22"/>
        </w:rPr>
        <w:t>negative control outcome.</w:t>
      </w:r>
      <w:r w:rsidR="00FE0E20">
        <w:rPr>
          <w:rFonts w:ascii="Arial" w:hAnsi="Arial" w:cs="Arial"/>
          <w:sz w:val="22"/>
          <w:szCs w:val="22"/>
        </w:rPr>
        <w:t xml:space="preserve"> </w:t>
      </w:r>
    </w:p>
    <w:p w14:paraId="2A62E170" w14:textId="2827900B" w:rsidR="004C7E44" w:rsidRDefault="009A3DEA" w:rsidP="00642B29">
      <w:pPr>
        <w:spacing w:line="360" w:lineRule="auto"/>
        <w:ind w:firstLine="720"/>
        <w:rPr>
          <w:rFonts w:ascii="Arial" w:hAnsi="Arial" w:cs="Arial"/>
          <w:sz w:val="22"/>
          <w:szCs w:val="22"/>
        </w:rPr>
      </w:pPr>
      <w:r w:rsidRPr="009A3DEA">
        <w:rPr>
          <w:rFonts w:ascii="Arial" w:hAnsi="Arial" w:cs="Arial"/>
          <w:sz w:val="22"/>
          <w:szCs w:val="22"/>
        </w:rPr>
        <w:t xml:space="preserve">To our knowledge, scheduled hip surgery hospitalizations cannot be caused by or </w:t>
      </w:r>
      <w:r w:rsidR="009B37DC">
        <w:rPr>
          <w:rFonts w:ascii="Arial" w:hAnsi="Arial" w:cs="Arial"/>
          <w:sz w:val="22"/>
          <w:szCs w:val="22"/>
        </w:rPr>
        <w:t xml:space="preserve">be </w:t>
      </w:r>
      <w:r w:rsidRPr="009A3DEA">
        <w:rPr>
          <w:rFonts w:ascii="Arial" w:hAnsi="Arial" w:cs="Arial"/>
          <w:sz w:val="22"/>
          <w:szCs w:val="22"/>
        </w:rPr>
        <w:t>associated with PM</w:t>
      </w:r>
      <w:r w:rsidRPr="00B534F4">
        <w:rPr>
          <w:rFonts w:ascii="Arial" w:hAnsi="Arial" w:cs="Arial"/>
          <w:sz w:val="22"/>
          <w:szCs w:val="22"/>
          <w:vertAlign w:val="subscript"/>
        </w:rPr>
        <w:t>2.5</w:t>
      </w:r>
      <w:r w:rsidRPr="009A3DEA">
        <w:rPr>
          <w:rFonts w:ascii="Arial" w:hAnsi="Arial" w:cs="Arial"/>
          <w:sz w:val="22"/>
          <w:szCs w:val="22"/>
        </w:rPr>
        <w:t xml:space="preserve"> exposure, so they meet the first criterion for a negative control</w:t>
      </w:r>
      <w:r w:rsidR="00515E6F">
        <w:rPr>
          <w:rFonts w:ascii="Arial" w:hAnsi="Arial" w:cs="Arial"/>
          <w:sz w:val="22"/>
          <w:szCs w:val="22"/>
        </w:rPr>
        <w:t xml:space="preserve"> outcome</w:t>
      </w:r>
      <w:r w:rsidRPr="009A3DEA">
        <w:rPr>
          <w:rFonts w:ascii="Arial" w:hAnsi="Arial" w:cs="Arial"/>
          <w:sz w:val="22"/>
          <w:szCs w:val="22"/>
        </w:rPr>
        <w:t>: they are known to not be caused by the exposure of interest. However, scheduled hip surgery hospitalizations are also not u-comparable with the primary outcome of interest. Temperature and seasonality likely do not predict</w:t>
      </w:r>
      <w:r w:rsidR="00F40E02">
        <w:rPr>
          <w:rFonts w:ascii="Arial" w:hAnsi="Arial" w:cs="Arial"/>
          <w:sz w:val="22"/>
          <w:szCs w:val="22"/>
        </w:rPr>
        <w:t xml:space="preserve"> scheduled</w:t>
      </w:r>
      <w:r w:rsidRPr="009A3DEA">
        <w:rPr>
          <w:rFonts w:ascii="Arial" w:hAnsi="Arial" w:cs="Arial"/>
          <w:sz w:val="22"/>
          <w:szCs w:val="22"/>
        </w:rPr>
        <w:t xml:space="preserve"> hip surgery hospitalizations as they do respiratory hospitalizations, and they may not share unobserved confounders with respiratory hospitalizations either. </w:t>
      </w:r>
      <w:r w:rsidR="004C7E44">
        <w:rPr>
          <w:rFonts w:ascii="Arial" w:hAnsi="Arial" w:cs="Arial"/>
          <w:sz w:val="22"/>
          <w:szCs w:val="22"/>
        </w:rPr>
        <w:t xml:space="preserve">For example, if temperature </w:t>
      </w:r>
      <w:r w:rsidR="00F95DEF">
        <w:rPr>
          <w:rFonts w:ascii="Arial" w:hAnsi="Arial" w:cs="Arial"/>
          <w:sz w:val="22"/>
          <w:szCs w:val="22"/>
        </w:rPr>
        <w:t>or</w:t>
      </w:r>
      <w:r w:rsidR="004C7E44">
        <w:rPr>
          <w:rFonts w:ascii="Arial" w:hAnsi="Arial" w:cs="Arial"/>
          <w:sz w:val="22"/>
          <w:szCs w:val="22"/>
        </w:rPr>
        <w:t xml:space="preserve"> seasonality are not adequately controlled for in the primary outcome model, a null association in the negative control outcome analysis should not alleviate concerns of residual confounding, since these factors are likely not associated with scheduled hip surgery hospitalization.</w:t>
      </w:r>
    </w:p>
    <w:p w14:paraId="03A72986" w14:textId="77777777" w:rsidR="001C6A8A" w:rsidRDefault="001C6A8A" w:rsidP="00DA1DB2">
      <w:pPr>
        <w:spacing w:line="360" w:lineRule="auto"/>
        <w:rPr>
          <w:rFonts w:ascii="Arial" w:hAnsi="Arial" w:cs="Arial"/>
          <w:sz w:val="22"/>
          <w:szCs w:val="22"/>
        </w:rPr>
      </w:pPr>
    </w:p>
    <w:p w14:paraId="34D2B3D0" w14:textId="77777777" w:rsidR="00E044D6" w:rsidRDefault="00E044D6" w:rsidP="00DA1DB2">
      <w:pPr>
        <w:spacing w:line="360" w:lineRule="auto"/>
        <w:rPr>
          <w:rFonts w:ascii="Arial" w:hAnsi="Arial" w:cs="Arial"/>
          <w:sz w:val="22"/>
          <w:szCs w:val="22"/>
        </w:rPr>
      </w:pPr>
    </w:p>
    <w:p w14:paraId="16344B30" w14:textId="77777777" w:rsidR="00E044D6" w:rsidRDefault="00E044D6" w:rsidP="00DA1DB2">
      <w:pPr>
        <w:spacing w:line="360" w:lineRule="auto"/>
        <w:rPr>
          <w:rFonts w:ascii="Arial" w:hAnsi="Arial" w:cs="Arial"/>
          <w:sz w:val="22"/>
          <w:szCs w:val="22"/>
        </w:rPr>
      </w:pPr>
    </w:p>
    <w:p w14:paraId="1B2C01F4" w14:textId="02514A97" w:rsidR="000341C1" w:rsidRPr="002020D9" w:rsidRDefault="000341C1" w:rsidP="00DA1DB2">
      <w:pPr>
        <w:spacing w:line="360" w:lineRule="auto"/>
        <w:rPr>
          <w:rFonts w:ascii="Arial" w:hAnsi="Arial" w:cs="Arial"/>
          <w:sz w:val="22"/>
          <w:szCs w:val="22"/>
        </w:rPr>
      </w:pPr>
      <w:r w:rsidRPr="00CB1013">
        <w:rPr>
          <w:rFonts w:ascii="Arial" w:hAnsi="Arial" w:cs="Arial"/>
          <w:b/>
          <w:bCs/>
          <w:sz w:val="28"/>
          <w:szCs w:val="28"/>
        </w:rPr>
        <w:lastRenderedPageBreak/>
        <w:t>Methods</w:t>
      </w:r>
      <w:r w:rsidR="00AD6976">
        <w:rPr>
          <w:rFonts w:ascii="Arial" w:hAnsi="Arial" w:cs="Arial"/>
          <w:b/>
          <w:bCs/>
          <w:sz w:val="28"/>
          <w:szCs w:val="28"/>
        </w:rPr>
        <w:t>: Simulations</w:t>
      </w:r>
    </w:p>
    <w:p w14:paraId="27484F64" w14:textId="7445B3C5" w:rsidR="004D33E1" w:rsidRDefault="00B07B5C" w:rsidP="00AD6828">
      <w:pPr>
        <w:spacing w:line="360" w:lineRule="auto"/>
        <w:ind w:firstLine="720"/>
        <w:rPr>
          <w:rFonts w:ascii="Arial" w:hAnsi="Arial" w:cs="Arial"/>
          <w:sz w:val="22"/>
          <w:szCs w:val="22"/>
        </w:rPr>
      </w:pPr>
      <w:r w:rsidRPr="00B306C3">
        <w:rPr>
          <w:rFonts w:ascii="Arial" w:hAnsi="Arial" w:cs="Arial"/>
          <w:sz w:val="22"/>
          <w:szCs w:val="22"/>
        </w:rPr>
        <w:t xml:space="preserve">In the remainder of this paper, we present simulated negative control </w:t>
      </w:r>
      <w:r w:rsidR="00E24461">
        <w:rPr>
          <w:rFonts w:ascii="Arial" w:hAnsi="Arial" w:cs="Arial"/>
          <w:sz w:val="22"/>
          <w:szCs w:val="22"/>
        </w:rPr>
        <w:t xml:space="preserve">outcome </w:t>
      </w:r>
      <w:r w:rsidRPr="00B306C3">
        <w:rPr>
          <w:rFonts w:ascii="Arial" w:hAnsi="Arial" w:cs="Arial"/>
          <w:sz w:val="22"/>
          <w:szCs w:val="22"/>
        </w:rPr>
        <w:t xml:space="preserve">analyses to </w:t>
      </w:r>
      <w:r w:rsidR="0017448C">
        <w:rPr>
          <w:rFonts w:ascii="Arial" w:hAnsi="Arial" w:cs="Arial"/>
          <w:sz w:val="22"/>
          <w:szCs w:val="22"/>
        </w:rPr>
        <w:t>demonstrate cases</w:t>
      </w:r>
      <w:r w:rsidR="0017448C" w:rsidRPr="00B306C3">
        <w:rPr>
          <w:rFonts w:ascii="Arial" w:hAnsi="Arial" w:cs="Arial"/>
          <w:sz w:val="22"/>
          <w:szCs w:val="22"/>
        </w:rPr>
        <w:t xml:space="preserve"> </w:t>
      </w:r>
      <w:r w:rsidRPr="00B306C3">
        <w:rPr>
          <w:rFonts w:ascii="Arial" w:hAnsi="Arial" w:cs="Arial"/>
          <w:sz w:val="22"/>
          <w:szCs w:val="22"/>
        </w:rPr>
        <w:t xml:space="preserve">when </w:t>
      </w:r>
      <w:r w:rsidR="0017448C">
        <w:rPr>
          <w:rFonts w:ascii="Arial" w:hAnsi="Arial" w:cs="Arial"/>
          <w:sz w:val="22"/>
          <w:szCs w:val="22"/>
        </w:rPr>
        <w:t>such</w:t>
      </w:r>
      <w:r w:rsidR="0017448C" w:rsidRPr="00B306C3">
        <w:rPr>
          <w:rFonts w:ascii="Arial" w:hAnsi="Arial" w:cs="Arial"/>
          <w:sz w:val="22"/>
          <w:szCs w:val="22"/>
        </w:rPr>
        <w:t xml:space="preserve"> analys</w:t>
      </w:r>
      <w:r w:rsidR="0017448C">
        <w:rPr>
          <w:rFonts w:ascii="Arial" w:hAnsi="Arial" w:cs="Arial"/>
          <w:sz w:val="22"/>
          <w:szCs w:val="22"/>
        </w:rPr>
        <w:t>e</w:t>
      </w:r>
      <w:r w:rsidR="0017448C" w:rsidRPr="00B306C3">
        <w:rPr>
          <w:rFonts w:ascii="Arial" w:hAnsi="Arial" w:cs="Arial"/>
          <w:sz w:val="22"/>
          <w:szCs w:val="22"/>
        </w:rPr>
        <w:t xml:space="preserve">s </w:t>
      </w:r>
      <w:r w:rsidR="006B7E6F">
        <w:rPr>
          <w:rFonts w:ascii="Arial" w:hAnsi="Arial" w:cs="Arial"/>
          <w:sz w:val="22"/>
          <w:szCs w:val="22"/>
        </w:rPr>
        <w:t>are</w:t>
      </w:r>
      <w:r w:rsidRPr="00B306C3">
        <w:rPr>
          <w:rFonts w:ascii="Arial" w:hAnsi="Arial" w:cs="Arial"/>
          <w:sz w:val="22"/>
          <w:szCs w:val="22"/>
        </w:rPr>
        <w:t xml:space="preserve"> sensitive to residual confounding and may give researchers false confidence in their </w:t>
      </w:r>
      <w:r w:rsidR="0017448C">
        <w:rPr>
          <w:rFonts w:ascii="Arial" w:hAnsi="Arial" w:cs="Arial"/>
          <w:sz w:val="22"/>
          <w:szCs w:val="22"/>
        </w:rPr>
        <w:t xml:space="preserve">primary outcome </w:t>
      </w:r>
      <w:r w:rsidRPr="00B306C3">
        <w:rPr>
          <w:rFonts w:ascii="Arial" w:hAnsi="Arial" w:cs="Arial"/>
          <w:sz w:val="22"/>
          <w:szCs w:val="22"/>
        </w:rPr>
        <w:t xml:space="preserve">results. </w:t>
      </w:r>
    </w:p>
    <w:p w14:paraId="7D911AF1" w14:textId="77777777" w:rsidR="00644C31" w:rsidRPr="00B306C3" w:rsidRDefault="00644C31" w:rsidP="00AD6828">
      <w:pPr>
        <w:spacing w:line="360" w:lineRule="auto"/>
        <w:ind w:firstLine="720"/>
        <w:rPr>
          <w:rFonts w:ascii="Arial" w:hAnsi="Arial" w:cs="Arial"/>
          <w:sz w:val="22"/>
          <w:szCs w:val="22"/>
        </w:rPr>
      </w:pPr>
    </w:p>
    <w:p w14:paraId="5539F811" w14:textId="77777777" w:rsidR="00B07B5C" w:rsidRPr="00AD6828" w:rsidRDefault="00B07B5C" w:rsidP="000944A9">
      <w:pPr>
        <w:spacing w:line="360" w:lineRule="auto"/>
        <w:rPr>
          <w:rFonts w:ascii="Arial" w:hAnsi="Arial" w:cs="Arial"/>
          <w:i/>
          <w:iCs/>
          <w:sz w:val="22"/>
          <w:szCs w:val="22"/>
          <w:u w:val="single"/>
        </w:rPr>
      </w:pPr>
      <w:r w:rsidRPr="00AD6828">
        <w:rPr>
          <w:rFonts w:ascii="Arial" w:hAnsi="Arial" w:cs="Arial"/>
          <w:i/>
          <w:iCs/>
          <w:sz w:val="22"/>
          <w:szCs w:val="22"/>
          <w:u w:val="single"/>
        </w:rPr>
        <w:t>Simulation set up</w:t>
      </w:r>
    </w:p>
    <w:p w14:paraId="50333F48" w14:textId="316F23E7" w:rsidR="001271E4" w:rsidRPr="00B306C3" w:rsidRDefault="0064116B" w:rsidP="00FF5432">
      <w:pPr>
        <w:spacing w:line="360" w:lineRule="auto"/>
        <w:ind w:firstLine="720"/>
        <w:rPr>
          <w:rFonts w:ascii="Arial" w:hAnsi="Arial" w:cs="Arial"/>
          <w:sz w:val="22"/>
          <w:szCs w:val="22"/>
        </w:rPr>
      </w:pPr>
      <w:r>
        <w:rPr>
          <w:rFonts w:ascii="Arial" w:hAnsi="Arial" w:cs="Arial"/>
          <w:sz w:val="22"/>
          <w:szCs w:val="22"/>
        </w:rPr>
        <w:t xml:space="preserve">We selected </w:t>
      </w:r>
      <w:r w:rsidR="006B7E6F">
        <w:rPr>
          <w:rFonts w:ascii="Arial" w:hAnsi="Arial" w:cs="Arial"/>
          <w:sz w:val="22"/>
          <w:szCs w:val="22"/>
        </w:rPr>
        <w:t>a</w:t>
      </w:r>
      <w:r>
        <w:rPr>
          <w:rFonts w:ascii="Arial" w:hAnsi="Arial" w:cs="Arial"/>
          <w:sz w:val="22"/>
          <w:szCs w:val="22"/>
        </w:rPr>
        <w:t xml:space="preserve"> simple set-up for all simulation scenarios</w:t>
      </w:r>
      <w:r w:rsidR="00B07B5C" w:rsidRPr="00B306C3">
        <w:rPr>
          <w:rFonts w:ascii="Arial" w:hAnsi="Arial" w:cs="Arial"/>
          <w:sz w:val="22"/>
          <w:szCs w:val="22"/>
        </w:rPr>
        <w:t xml:space="preserve">. </w:t>
      </w:r>
      <w:r w:rsidR="0093263A">
        <w:rPr>
          <w:rFonts w:ascii="Arial" w:hAnsi="Arial" w:cs="Arial"/>
          <w:sz w:val="22"/>
          <w:szCs w:val="22"/>
        </w:rPr>
        <w:t>A</w:t>
      </w:r>
      <w:r w:rsidR="0093263A" w:rsidRPr="00B306C3">
        <w:rPr>
          <w:rFonts w:ascii="Arial" w:hAnsi="Arial" w:cs="Arial"/>
          <w:sz w:val="22"/>
          <w:szCs w:val="22"/>
        </w:rPr>
        <w:t xml:space="preserve"> </w:t>
      </w:r>
      <w:r w:rsidR="00B07B5C" w:rsidRPr="00B306C3">
        <w:rPr>
          <w:rFonts w:ascii="Arial" w:hAnsi="Arial" w:cs="Arial"/>
          <w:sz w:val="22"/>
          <w:szCs w:val="22"/>
        </w:rPr>
        <w:t xml:space="preserve">continuous exposure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hypothesized to cause a continuous outcome </w:t>
      </w:r>
      <w:r w:rsidR="00B07B5C" w:rsidRPr="00FF5432">
        <w:rPr>
          <w:rFonts w:ascii="Arial" w:hAnsi="Arial" w:cs="Arial"/>
          <w:i/>
          <w:iCs/>
          <w:sz w:val="22"/>
          <w:szCs w:val="22"/>
        </w:rPr>
        <w:t>Y</w:t>
      </w:r>
      <w:r w:rsidR="00B357F7">
        <w:rPr>
          <w:rFonts w:ascii="Arial" w:hAnsi="Arial" w:cs="Arial"/>
          <w:sz w:val="22"/>
          <w:szCs w:val="22"/>
        </w:rPr>
        <w:t>, while</w:t>
      </w:r>
      <w:r w:rsidR="00B07B5C" w:rsidRPr="00B306C3">
        <w:rPr>
          <w:rFonts w:ascii="Arial" w:hAnsi="Arial" w:cs="Arial"/>
          <w:sz w:val="22"/>
          <w:szCs w:val="22"/>
        </w:rPr>
        <w:t xml:space="preserve"> </w:t>
      </w:r>
      <w:r w:rsidR="00B07B5C" w:rsidRPr="00FF5432">
        <w:rPr>
          <w:rFonts w:ascii="Arial" w:hAnsi="Arial" w:cs="Arial"/>
          <w:i/>
          <w:iCs/>
          <w:sz w:val="22"/>
          <w:szCs w:val="22"/>
        </w:rPr>
        <w:t>N</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a negative control outcome not caused by </w:t>
      </w:r>
      <w:r w:rsidR="00B07B5C" w:rsidRPr="00FF5432">
        <w:rPr>
          <w:rFonts w:ascii="Arial" w:hAnsi="Arial" w:cs="Arial"/>
          <w:i/>
          <w:iCs/>
          <w:sz w:val="22"/>
          <w:szCs w:val="22"/>
        </w:rPr>
        <w:t>A</w:t>
      </w:r>
      <w:r w:rsidR="00B07B5C" w:rsidRPr="00B306C3">
        <w:rPr>
          <w:rFonts w:ascii="Arial" w:hAnsi="Arial" w:cs="Arial"/>
          <w:sz w:val="22"/>
          <w:szCs w:val="22"/>
        </w:rPr>
        <w:t>.</w:t>
      </w:r>
      <w:r w:rsidR="00B07078">
        <w:rPr>
          <w:rFonts w:ascii="Arial" w:hAnsi="Arial" w:cs="Arial"/>
          <w:sz w:val="22"/>
          <w:szCs w:val="22"/>
        </w:rPr>
        <w:t xml:space="preserve"> Depending on the scenario,</w:t>
      </w:r>
      <w:r w:rsidR="00B07B5C" w:rsidRPr="00B306C3">
        <w:rPr>
          <w:rFonts w:ascii="Arial" w:hAnsi="Arial" w:cs="Arial"/>
          <w:sz w:val="22"/>
          <w:szCs w:val="22"/>
        </w:rPr>
        <w:t xml:space="preserv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B07B5C" w:rsidRPr="00FF5432">
        <w:rPr>
          <w:rFonts w:ascii="Arial" w:hAnsi="Arial" w:cs="Arial"/>
          <w:i/>
          <w:iCs/>
          <w:sz w:val="22"/>
          <w:szCs w:val="22"/>
        </w:rPr>
        <w:t>Y</w:t>
      </w:r>
      <w:r w:rsidR="00B07B5C" w:rsidRPr="00B306C3">
        <w:rPr>
          <w:rFonts w:ascii="Arial" w:hAnsi="Arial" w:cs="Arial"/>
          <w:sz w:val="22"/>
          <w:szCs w:val="22"/>
        </w:rPr>
        <w:t xml:space="preserve">, and </w:t>
      </w:r>
      <w:r w:rsidR="00B07B5C" w:rsidRPr="00FF5432">
        <w:rPr>
          <w:rFonts w:ascii="Arial" w:hAnsi="Arial" w:cs="Arial"/>
          <w:i/>
          <w:iCs/>
          <w:sz w:val="22"/>
          <w:szCs w:val="22"/>
        </w:rPr>
        <w:t>N</w:t>
      </w:r>
      <w:r w:rsidR="00B07B5C" w:rsidRPr="00B306C3">
        <w:rPr>
          <w:rFonts w:ascii="Arial" w:hAnsi="Arial" w:cs="Arial"/>
          <w:sz w:val="22"/>
          <w:szCs w:val="22"/>
        </w:rPr>
        <w:t xml:space="preserve"> </w:t>
      </w:r>
      <w:r w:rsidR="008A62A3">
        <w:rPr>
          <w:rFonts w:ascii="Arial" w:hAnsi="Arial" w:cs="Arial"/>
          <w:sz w:val="22"/>
          <w:szCs w:val="22"/>
        </w:rPr>
        <w:t>could each</w:t>
      </w:r>
      <w:r w:rsidR="00B07B5C" w:rsidRPr="00B306C3">
        <w:rPr>
          <w:rFonts w:ascii="Arial" w:hAnsi="Arial" w:cs="Arial"/>
          <w:sz w:val="22"/>
          <w:szCs w:val="22"/>
        </w:rPr>
        <w:t xml:space="preserve"> be caused by unmeasured confounder(s) </w:t>
      </w:r>
      <w:r w:rsidR="00B07B5C" w:rsidRPr="00DF228E">
        <w:rPr>
          <w:rFonts w:ascii="Arial" w:hAnsi="Arial" w:cs="Arial"/>
          <w:i/>
          <w:iCs/>
          <w:sz w:val="22"/>
          <w:szCs w:val="22"/>
        </w:rPr>
        <w:t>U</w:t>
      </w:r>
      <w:r w:rsidR="00B07B5C" w:rsidRPr="00B306C3">
        <w:rPr>
          <w:rFonts w:ascii="Arial" w:hAnsi="Arial" w:cs="Arial"/>
          <w:sz w:val="22"/>
          <w:szCs w:val="22"/>
        </w:rPr>
        <w:t xml:space="preserve"> and measured confounder(s) </w:t>
      </w:r>
      <w:r w:rsidR="00B07B5C" w:rsidRPr="004C03D9">
        <w:rPr>
          <w:rFonts w:ascii="Arial" w:hAnsi="Arial" w:cs="Arial"/>
          <w:i/>
          <w:iCs/>
          <w:sz w:val="22"/>
          <w:szCs w:val="22"/>
        </w:rPr>
        <w:t>L</w:t>
      </w:r>
      <w:r w:rsidR="00D63405">
        <w:rPr>
          <w:rFonts w:ascii="Arial" w:hAnsi="Arial" w:cs="Arial"/>
          <w:sz w:val="22"/>
          <w:szCs w:val="22"/>
        </w:rPr>
        <w:t>.</w:t>
      </w:r>
    </w:p>
    <w:p w14:paraId="79539AE1" w14:textId="57C7059B" w:rsidR="00B07B5C" w:rsidRPr="00B306C3" w:rsidRDefault="00B07B5C" w:rsidP="00144298">
      <w:pPr>
        <w:spacing w:line="360" w:lineRule="auto"/>
        <w:ind w:firstLine="720"/>
        <w:rPr>
          <w:rFonts w:ascii="Arial" w:hAnsi="Arial" w:cs="Arial"/>
          <w:sz w:val="22"/>
          <w:szCs w:val="22"/>
        </w:rPr>
      </w:pPr>
      <w:r w:rsidRPr="00B306C3">
        <w:rPr>
          <w:rFonts w:ascii="Arial" w:hAnsi="Arial" w:cs="Arial"/>
          <w:sz w:val="22"/>
          <w:szCs w:val="22"/>
        </w:rPr>
        <w:t xml:space="preserve"> All variables </w:t>
      </w:r>
      <w:r w:rsidR="0093263A">
        <w:rPr>
          <w:rFonts w:ascii="Arial" w:hAnsi="Arial" w:cs="Arial"/>
          <w:sz w:val="22"/>
          <w:szCs w:val="22"/>
        </w:rPr>
        <w:t>were</w:t>
      </w:r>
      <w:r w:rsidR="0052324E">
        <w:rPr>
          <w:rFonts w:ascii="Arial" w:hAnsi="Arial" w:cs="Arial"/>
          <w:sz w:val="22"/>
          <w:szCs w:val="22"/>
        </w:rPr>
        <w:t xml:space="preserve"> simulated</w:t>
      </w:r>
      <w:r w:rsidRPr="00B306C3">
        <w:rPr>
          <w:rFonts w:ascii="Arial" w:hAnsi="Arial" w:cs="Arial"/>
          <w:sz w:val="22"/>
          <w:szCs w:val="22"/>
        </w:rPr>
        <w:t xml:space="preserve"> normally distributed with some arbitrary mean</w:t>
      </w:r>
      <w:r w:rsidR="00F22EBB">
        <w:rPr>
          <w:rFonts w:ascii="Arial" w:hAnsi="Arial" w:cs="Arial"/>
          <w:sz w:val="22"/>
          <w:szCs w:val="22"/>
        </w:rPr>
        <w:t>s</w:t>
      </w:r>
      <w:r w:rsidRPr="00B306C3">
        <w:rPr>
          <w:rFonts w:ascii="Arial" w:hAnsi="Arial" w:cs="Arial"/>
          <w:sz w:val="22"/>
          <w:szCs w:val="22"/>
        </w:rPr>
        <w:t xml:space="preserve"> and variance</w:t>
      </w:r>
      <w:r w:rsidR="00F22EBB">
        <w:rPr>
          <w:rFonts w:ascii="Arial" w:hAnsi="Arial" w:cs="Arial"/>
          <w:sz w:val="22"/>
          <w:szCs w:val="22"/>
        </w:rPr>
        <w:t>s</w:t>
      </w:r>
      <w:r w:rsidR="00106D20">
        <w:rPr>
          <w:rFonts w:ascii="Arial" w:hAnsi="Arial" w:cs="Arial"/>
          <w:sz w:val="22"/>
          <w:szCs w:val="22"/>
        </w:rPr>
        <w:t>, and</w:t>
      </w:r>
      <w:r w:rsidRPr="00B306C3">
        <w:rPr>
          <w:rFonts w:ascii="Arial" w:hAnsi="Arial" w:cs="Arial"/>
          <w:sz w:val="22"/>
          <w:szCs w:val="22"/>
        </w:rPr>
        <w:t xml:space="preserve"> </w:t>
      </w:r>
      <w:r w:rsidR="00106D20">
        <w:rPr>
          <w:rFonts w:ascii="Arial" w:hAnsi="Arial" w:cs="Arial"/>
          <w:sz w:val="22"/>
          <w:szCs w:val="22"/>
        </w:rPr>
        <w:t>w</w:t>
      </w:r>
      <w:r w:rsidR="00724873">
        <w:rPr>
          <w:rFonts w:ascii="Arial" w:hAnsi="Arial" w:cs="Arial"/>
          <w:sz w:val="22"/>
          <w:szCs w:val="22"/>
        </w:rPr>
        <w:t xml:space="preserve">e assumed linear </w:t>
      </w:r>
      <w:r w:rsidRPr="00B306C3">
        <w:rPr>
          <w:rFonts w:ascii="Arial" w:hAnsi="Arial" w:cs="Arial"/>
          <w:sz w:val="22"/>
          <w:szCs w:val="22"/>
        </w:rPr>
        <w:t>relationships between variables</w:t>
      </w:r>
      <w:r w:rsidR="00713E13">
        <w:rPr>
          <w:rFonts w:ascii="Arial" w:hAnsi="Arial" w:cs="Arial"/>
          <w:sz w:val="22"/>
          <w:szCs w:val="22"/>
        </w:rPr>
        <w:t xml:space="preserve"> for simplicity</w:t>
      </w:r>
      <w:r w:rsidR="00B819CE">
        <w:rPr>
          <w:rFonts w:ascii="Arial" w:hAnsi="Arial" w:cs="Arial"/>
          <w:sz w:val="22"/>
          <w:szCs w:val="22"/>
        </w:rPr>
        <w:t xml:space="preserve"> in most simulation scenarios </w:t>
      </w:r>
      <w:r w:rsidRPr="00B306C3">
        <w:rPr>
          <w:rFonts w:ascii="Arial" w:hAnsi="Arial" w:cs="Arial"/>
          <w:sz w:val="22"/>
          <w:szCs w:val="22"/>
        </w:rPr>
        <w:t>unless otherwise specified</w:t>
      </w:r>
      <w:r w:rsidR="007807DB">
        <w:rPr>
          <w:rFonts w:ascii="Arial" w:hAnsi="Arial" w:cs="Arial"/>
          <w:sz w:val="22"/>
          <w:szCs w:val="22"/>
        </w:rPr>
        <w:t xml:space="preserve"> in the detailed simulation scenario descriptions below</w:t>
      </w:r>
      <w:r w:rsidR="00B819CE">
        <w:rPr>
          <w:rFonts w:ascii="Arial" w:hAnsi="Arial" w:cs="Arial"/>
          <w:sz w:val="22"/>
          <w:szCs w:val="22"/>
        </w:rPr>
        <w:t xml:space="preserve">. </w:t>
      </w:r>
      <w:r w:rsidRPr="00B306C3">
        <w:rPr>
          <w:rFonts w:ascii="Arial" w:hAnsi="Arial" w:cs="Arial"/>
          <w:sz w:val="22"/>
          <w:szCs w:val="22"/>
        </w:rPr>
        <w:t>In each simulation</w:t>
      </w:r>
      <w:r w:rsidR="006B7E6F">
        <w:rPr>
          <w:rFonts w:ascii="Arial" w:hAnsi="Arial" w:cs="Arial"/>
          <w:sz w:val="22"/>
          <w:szCs w:val="22"/>
        </w:rPr>
        <w:t>,</w:t>
      </w:r>
      <w:r w:rsidRPr="00B306C3">
        <w:rPr>
          <w:rFonts w:ascii="Arial" w:hAnsi="Arial" w:cs="Arial"/>
          <w:sz w:val="22"/>
          <w:szCs w:val="22"/>
        </w:rPr>
        <w:t xml:space="preserve"> </w:t>
      </w:r>
      <w:r w:rsidR="007759C3" w:rsidRPr="00B306C3">
        <w:rPr>
          <w:rFonts w:ascii="Arial" w:hAnsi="Arial" w:cs="Arial"/>
          <w:sz w:val="22"/>
          <w:szCs w:val="22"/>
        </w:rPr>
        <w:t xml:space="preserve">we </w:t>
      </w:r>
      <w:r w:rsidRPr="00B306C3">
        <w:rPr>
          <w:rFonts w:ascii="Arial" w:hAnsi="Arial" w:cs="Arial"/>
          <w:sz w:val="22"/>
          <w:szCs w:val="22"/>
        </w:rPr>
        <w:t>estimate</w:t>
      </w:r>
      <w:r w:rsidR="007759C3">
        <w:rPr>
          <w:rFonts w:ascii="Arial" w:hAnsi="Arial" w:cs="Arial"/>
          <w:sz w:val="22"/>
          <w:szCs w:val="22"/>
        </w:rPr>
        <w:t>d</w:t>
      </w:r>
      <w:r w:rsidRPr="00B306C3">
        <w:rPr>
          <w:rFonts w:ascii="Arial" w:hAnsi="Arial" w:cs="Arial"/>
          <w:sz w:val="22"/>
          <w:szCs w:val="22"/>
        </w:rPr>
        <w:t xml:space="preserve"> the exposure</w:t>
      </w:r>
      <w:r w:rsidR="006B7E6F">
        <w:rPr>
          <w:rFonts w:ascii="Arial" w:hAnsi="Arial" w:cs="Arial"/>
          <w:sz w:val="22"/>
          <w:szCs w:val="22"/>
        </w:rPr>
        <w:t xml:space="preserve"> – </w:t>
      </w:r>
      <w:r w:rsidRPr="00B306C3">
        <w:rPr>
          <w:rFonts w:ascii="Arial" w:hAnsi="Arial" w:cs="Arial"/>
          <w:sz w:val="22"/>
          <w:szCs w:val="22"/>
        </w:rPr>
        <w:t xml:space="preserve">outcome association 100 times, each time using </w:t>
      </w:r>
      <w:r w:rsidR="00994499">
        <w:rPr>
          <w:rFonts w:ascii="Arial" w:hAnsi="Arial" w:cs="Arial"/>
          <w:sz w:val="22"/>
          <w:szCs w:val="22"/>
        </w:rPr>
        <w:t>n</w:t>
      </w:r>
      <w:r w:rsidR="007759C3">
        <w:rPr>
          <w:rFonts w:ascii="Arial" w:hAnsi="Arial" w:cs="Arial"/>
          <w:sz w:val="22"/>
          <w:szCs w:val="22"/>
        </w:rPr>
        <w:t>=</w:t>
      </w:r>
      <w:r w:rsidRPr="00B306C3">
        <w:rPr>
          <w:rFonts w:ascii="Arial" w:hAnsi="Arial" w:cs="Arial"/>
          <w:sz w:val="22"/>
          <w:szCs w:val="22"/>
        </w:rPr>
        <w:t>100 observations.</w:t>
      </w:r>
    </w:p>
    <w:p w14:paraId="6B98EF20" w14:textId="4DE8D55B" w:rsidR="007C759C" w:rsidRDefault="0098322E" w:rsidP="007D3882">
      <w:pPr>
        <w:spacing w:line="360" w:lineRule="auto"/>
        <w:ind w:firstLine="720"/>
        <w:rPr>
          <w:rFonts w:ascii="Arial" w:hAnsi="Arial" w:cs="Arial"/>
          <w:sz w:val="22"/>
          <w:szCs w:val="22"/>
        </w:rPr>
      </w:pPr>
      <w:r>
        <w:rPr>
          <w:rFonts w:ascii="Arial" w:hAnsi="Arial" w:cs="Arial"/>
          <w:sz w:val="22"/>
          <w:szCs w:val="22"/>
        </w:rPr>
        <w:t>Across all scenarios, t</w:t>
      </w:r>
      <w:r w:rsidR="000F2563" w:rsidRPr="000F2563">
        <w:rPr>
          <w:rFonts w:ascii="Arial" w:hAnsi="Arial" w:cs="Arial"/>
          <w:sz w:val="22"/>
          <w:szCs w:val="22"/>
        </w:rPr>
        <w:t xml:space="preserve">he primary association of interest—between </w:t>
      </w:r>
      <w:r w:rsidR="000F2563" w:rsidRPr="000F2563">
        <w:rPr>
          <w:rFonts w:ascii="Arial" w:hAnsi="Arial" w:cs="Arial"/>
          <w:i/>
          <w:iCs/>
          <w:sz w:val="22"/>
          <w:szCs w:val="22"/>
        </w:rPr>
        <w:t>A</w:t>
      </w:r>
      <w:r w:rsidR="000F2563" w:rsidRPr="000F2563">
        <w:rPr>
          <w:rFonts w:ascii="Arial" w:hAnsi="Arial" w:cs="Arial"/>
          <w:sz w:val="22"/>
          <w:szCs w:val="22"/>
        </w:rPr>
        <w:t xml:space="preserve"> and </w:t>
      </w:r>
      <w:r w:rsidR="000F2563" w:rsidRPr="000F2563">
        <w:rPr>
          <w:rFonts w:ascii="Arial" w:hAnsi="Arial" w:cs="Arial"/>
          <w:i/>
          <w:iCs/>
          <w:sz w:val="22"/>
          <w:szCs w:val="22"/>
        </w:rPr>
        <w:t>Y</w:t>
      </w:r>
      <w:r w:rsidR="000F2563" w:rsidRPr="000F2563">
        <w:rPr>
          <w:rFonts w:ascii="Arial" w:hAnsi="Arial" w:cs="Arial"/>
          <w:sz w:val="22"/>
          <w:szCs w:val="22"/>
        </w:rPr>
        <w:t xml:space="preserve">—was consistently subject to upward confounding bias. Across nearly all simulated scenarios, the association between </w:t>
      </w:r>
      <w:r w:rsidR="000F2563" w:rsidRPr="00B87F74">
        <w:rPr>
          <w:rFonts w:ascii="Arial" w:hAnsi="Arial" w:cs="Arial"/>
          <w:i/>
          <w:iCs/>
          <w:sz w:val="22"/>
          <w:szCs w:val="22"/>
        </w:rPr>
        <w:t>A</w:t>
      </w:r>
      <w:r w:rsidR="000F2563" w:rsidRPr="000F2563">
        <w:rPr>
          <w:rFonts w:ascii="Arial" w:hAnsi="Arial" w:cs="Arial"/>
          <w:sz w:val="22"/>
          <w:szCs w:val="22"/>
        </w:rPr>
        <w:t xml:space="preserve"> and the negative control outcome </w:t>
      </w:r>
      <w:r w:rsidR="000F2563" w:rsidRPr="00B87F74">
        <w:rPr>
          <w:rFonts w:ascii="Arial" w:hAnsi="Arial" w:cs="Arial"/>
          <w:i/>
          <w:iCs/>
          <w:sz w:val="22"/>
          <w:szCs w:val="22"/>
        </w:rPr>
        <w:t>N</w:t>
      </w:r>
      <w:r w:rsidR="000F2563" w:rsidRPr="000F2563">
        <w:rPr>
          <w:rFonts w:ascii="Arial" w:hAnsi="Arial" w:cs="Arial"/>
          <w:sz w:val="22"/>
          <w:szCs w:val="22"/>
        </w:rPr>
        <w:t xml:space="preserve"> appeared null, even in the presence of residual confounding in the </w:t>
      </w:r>
      <w:r w:rsidR="000F2563" w:rsidRPr="007A4A07">
        <w:rPr>
          <w:rFonts w:ascii="Arial" w:hAnsi="Arial" w:cs="Arial"/>
          <w:i/>
          <w:iCs/>
          <w:sz w:val="22"/>
          <w:szCs w:val="22"/>
        </w:rPr>
        <w:t>A</w:t>
      </w:r>
      <w:r w:rsidR="000F2563" w:rsidRPr="000F2563">
        <w:rPr>
          <w:rFonts w:ascii="Arial" w:hAnsi="Arial" w:cs="Arial"/>
          <w:sz w:val="22"/>
          <w:szCs w:val="22"/>
        </w:rPr>
        <w:t>–</w:t>
      </w:r>
      <w:r w:rsidR="000F2563" w:rsidRPr="007A4A07">
        <w:rPr>
          <w:rFonts w:ascii="Arial" w:hAnsi="Arial" w:cs="Arial"/>
          <w:i/>
          <w:iCs/>
          <w:sz w:val="22"/>
          <w:szCs w:val="22"/>
        </w:rPr>
        <w:t>Y</w:t>
      </w:r>
      <w:r w:rsidR="000F2563" w:rsidRPr="000F2563">
        <w:rPr>
          <w:rFonts w:ascii="Arial" w:hAnsi="Arial" w:cs="Arial"/>
          <w:sz w:val="22"/>
          <w:szCs w:val="22"/>
        </w:rPr>
        <w:t xml:space="preserve"> model. Thus, in all but one scenario, the negative control analysis failed to reveal the presence of confounding, despite </w:t>
      </w:r>
      <w:r w:rsidR="00A443DF">
        <w:rPr>
          <w:rFonts w:ascii="Arial" w:hAnsi="Arial" w:cs="Arial"/>
          <w:sz w:val="22"/>
          <w:szCs w:val="22"/>
        </w:rPr>
        <w:t>such bias</w:t>
      </w:r>
      <w:r w:rsidR="00B76312" w:rsidRPr="000F2563">
        <w:rPr>
          <w:rFonts w:ascii="Arial" w:hAnsi="Arial" w:cs="Arial"/>
          <w:sz w:val="22"/>
          <w:szCs w:val="22"/>
        </w:rPr>
        <w:t xml:space="preserve"> </w:t>
      </w:r>
      <w:r w:rsidR="000F2563" w:rsidRPr="000F2563">
        <w:rPr>
          <w:rFonts w:ascii="Arial" w:hAnsi="Arial" w:cs="Arial"/>
          <w:sz w:val="22"/>
          <w:szCs w:val="22"/>
        </w:rPr>
        <w:t>being present in the primary</w:t>
      </w:r>
      <w:r w:rsidR="00DA0C93">
        <w:rPr>
          <w:rFonts w:ascii="Arial" w:hAnsi="Arial" w:cs="Arial"/>
          <w:sz w:val="22"/>
          <w:szCs w:val="22"/>
        </w:rPr>
        <w:t xml:space="preserve"> outcome</w:t>
      </w:r>
      <w:r w:rsidR="000F2563" w:rsidRPr="000F2563">
        <w:rPr>
          <w:rFonts w:ascii="Arial" w:hAnsi="Arial" w:cs="Arial"/>
          <w:sz w:val="22"/>
          <w:szCs w:val="22"/>
        </w:rPr>
        <w:t xml:space="preserve"> analysis.</w:t>
      </w:r>
    </w:p>
    <w:p w14:paraId="101D71A8" w14:textId="77777777" w:rsidR="00C54649" w:rsidRPr="00B306C3" w:rsidRDefault="00C54649" w:rsidP="007D3882">
      <w:pPr>
        <w:spacing w:line="360" w:lineRule="auto"/>
        <w:ind w:firstLine="720"/>
        <w:rPr>
          <w:rFonts w:ascii="Arial" w:hAnsi="Arial" w:cs="Arial"/>
          <w:sz w:val="22"/>
          <w:szCs w:val="22"/>
        </w:rPr>
      </w:pPr>
    </w:p>
    <w:p w14:paraId="48DAB4A1" w14:textId="08DE5CF2" w:rsidR="00B07B5C" w:rsidRPr="00DB6F72" w:rsidRDefault="007F434E" w:rsidP="00332D2F">
      <w:pPr>
        <w:spacing w:line="360" w:lineRule="auto"/>
        <w:rPr>
          <w:rFonts w:ascii="Arial" w:hAnsi="Arial" w:cs="Arial"/>
          <w:i/>
          <w:iCs/>
          <w:sz w:val="22"/>
          <w:szCs w:val="22"/>
          <w:u w:val="single"/>
        </w:rPr>
      </w:pPr>
      <w:r w:rsidRPr="00DB6F72">
        <w:rPr>
          <w:rFonts w:ascii="Arial" w:hAnsi="Arial" w:cs="Arial"/>
          <w:i/>
          <w:iCs/>
          <w:sz w:val="22"/>
          <w:szCs w:val="22"/>
          <w:u w:val="single"/>
        </w:rPr>
        <w:t>D</w:t>
      </w:r>
      <w:r w:rsidR="00B82548" w:rsidRPr="00DB6F72">
        <w:rPr>
          <w:rFonts w:ascii="Arial" w:hAnsi="Arial" w:cs="Arial"/>
          <w:i/>
          <w:iCs/>
          <w:sz w:val="22"/>
          <w:szCs w:val="22"/>
          <w:u w:val="single"/>
        </w:rPr>
        <w:t>escription</w:t>
      </w:r>
      <w:r w:rsidRPr="00DB6F72">
        <w:rPr>
          <w:rFonts w:ascii="Arial" w:hAnsi="Arial" w:cs="Arial"/>
          <w:i/>
          <w:iCs/>
          <w:sz w:val="22"/>
          <w:szCs w:val="22"/>
          <w:u w:val="single"/>
        </w:rPr>
        <w:t xml:space="preserve"> of </w:t>
      </w:r>
      <w:r w:rsidR="00D87ED8" w:rsidRPr="00DB6F72">
        <w:rPr>
          <w:rFonts w:ascii="Arial" w:hAnsi="Arial" w:cs="Arial"/>
          <w:i/>
          <w:iCs/>
          <w:sz w:val="22"/>
          <w:szCs w:val="22"/>
          <w:u w:val="single"/>
        </w:rPr>
        <w:t>s</w:t>
      </w:r>
      <w:r w:rsidRPr="00DB6F72">
        <w:rPr>
          <w:rFonts w:ascii="Arial" w:hAnsi="Arial" w:cs="Arial"/>
          <w:i/>
          <w:iCs/>
          <w:sz w:val="22"/>
          <w:szCs w:val="22"/>
          <w:u w:val="single"/>
        </w:rPr>
        <w:t xml:space="preserve">imulation </w:t>
      </w:r>
      <w:r w:rsidR="00D87ED8" w:rsidRPr="00DB6F72">
        <w:rPr>
          <w:rFonts w:ascii="Arial" w:hAnsi="Arial" w:cs="Arial"/>
          <w:i/>
          <w:iCs/>
          <w:sz w:val="22"/>
          <w:szCs w:val="22"/>
          <w:u w:val="single"/>
        </w:rPr>
        <w:t>s</w:t>
      </w:r>
      <w:r w:rsidRPr="00DB6F72">
        <w:rPr>
          <w:rFonts w:ascii="Arial" w:hAnsi="Arial" w:cs="Arial"/>
          <w:i/>
          <w:iCs/>
          <w:sz w:val="22"/>
          <w:szCs w:val="22"/>
          <w:u w:val="single"/>
        </w:rPr>
        <w:t>cenarios</w:t>
      </w:r>
    </w:p>
    <w:p w14:paraId="20071585" w14:textId="784DD654" w:rsidR="00D87ED8" w:rsidRDefault="007F434E" w:rsidP="000944A9">
      <w:pPr>
        <w:spacing w:line="360" w:lineRule="auto"/>
        <w:rPr>
          <w:rFonts w:ascii="Arial" w:hAnsi="Arial" w:cs="Arial"/>
          <w:sz w:val="22"/>
          <w:szCs w:val="22"/>
        </w:rPr>
      </w:pPr>
      <w:r w:rsidRPr="000944A9">
        <w:rPr>
          <w:rFonts w:ascii="Arial" w:hAnsi="Arial" w:cs="Arial"/>
          <w:sz w:val="22"/>
          <w:szCs w:val="22"/>
        </w:rPr>
        <w:t>Details</w:t>
      </w:r>
      <w:r>
        <w:rPr>
          <w:rFonts w:ascii="Arial" w:hAnsi="Arial" w:cs="Arial"/>
          <w:sz w:val="22"/>
          <w:szCs w:val="22"/>
        </w:rPr>
        <w:t xml:space="preserve"> on all simulation scenarios are presented in </w:t>
      </w:r>
      <w:r w:rsidRPr="000944A9">
        <w:rPr>
          <w:rFonts w:ascii="Arial" w:hAnsi="Arial" w:cs="Arial"/>
          <w:b/>
          <w:bCs/>
          <w:sz w:val="22"/>
          <w:szCs w:val="22"/>
        </w:rPr>
        <w:t>Table</w:t>
      </w:r>
      <w:r w:rsidR="00D71DF1">
        <w:rPr>
          <w:rFonts w:ascii="Arial" w:hAnsi="Arial" w:cs="Arial"/>
          <w:b/>
          <w:bCs/>
          <w:sz w:val="22"/>
          <w:szCs w:val="22"/>
        </w:rPr>
        <w:t>s</w:t>
      </w:r>
      <w:r w:rsidRPr="000944A9">
        <w:rPr>
          <w:rFonts w:ascii="Arial" w:hAnsi="Arial" w:cs="Arial"/>
          <w:b/>
          <w:bCs/>
          <w:sz w:val="22"/>
          <w:szCs w:val="22"/>
        </w:rPr>
        <w:t xml:space="preserve"> 1</w:t>
      </w:r>
      <w:r w:rsidR="001C5F2C">
        <w:rPr>
          <w:rFonts w:ascii="Arial" w:hAnsi="Arial" w:cs="Arial"/>
          <w:sz w:val="22"/>
          <w:szCs w:val="22"/>
        </w:rPr>
        <w:t xml:space="preserve"> and </w:t>
      </w:r>
      <w:r w:rsidR="001C5F2C" w:rsidRPr="001C5F2C">
        <w:rPr>
          <w:rFonts w:ascii="Arial" w:hAnsi="Arial" w:cs="Arial"/>
          <w:b/>
          <w:bCs/>
          <w:sz w:val="22"/>
          <w:szCs w:val="22"/>
        </w:rPr>
        <w:t>2</w:t>
      </w:r>
      <w:r w:rsidR="001C5F2C">
        <w:rPr>
          <w:rFonts w:ascii="Arial" w:hAnsi="Arial" w:cs="Arial"/>
          <w:sz w:val="22"/>
          <w:szCs w:val="22"/>
        </w:rPr>
        <w:t>.</w:t>
      </w:r>
    </w:p>
    <w:p w14:paraId="669417BA" w14:textId="77777777" w:rsidR="00507A4E" w:rsidRPr="000944A9" w:rsidRDefault="00507A4E" w:rsidP="000944A9">
      <w:pPr>
        <w:spacing w:line="360" w:lineRule="auto"/>
        <w:rPr>
          <w:rFonts w:ascii="Arial" w:hAnsi="Arial" w:cs="Arial"/>
          <w:sz w:val="22"/>
          <w:szCs w:val="22"/>
        </w:rPr>
      </w:pPr>
    </w:p>
    <w:p w14:paraId="09505F4E" w14:textId="7334953F"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A24C1E">
        <w:rPr>
          <w:rFonts w:ascii="Arial" w:hAnsi="Arial" w:cs="Arial"/>
          <w:i/>
          <w:iCs/>
          <w:sz w:val="22"/>
          <w:szCs w:val="22"/>
        </w:rPr>
        <w:t xml:space="preserve"> Scenario</w:t>
      </w:r>
      <w:r w:rsidRPr="000944A9">
        <w:rPr>
          <w:rFonts w:ascii="Arial" w:hAnsi="Arial" w:cs="Arial"/>
          <w:i/>
          <w:iCs/>
          <w:sz w:val="22"/>
          <w:szCs w:val="22"/>
        </w:rPr>
        <w:t xml:space="preserve"> 1: Correct </w:t>
      </w:r>
      <w:r w:rsidR="00D87ED8" w:rsidRPr="000944A9">
        <w:rPr>
          <w:rFonts w:ascii="Arial" w:hAnsi="Arial" w:cs="Arial"/>
          <w:i/>
          <w:iCs/>
          <w:sz w:val="22"/>
          <w:szCs w:val="22"/>
        </w:rPr>
        <w:t>scenario</w:t>
      </w:r>
    </w:p>
    <w:p w14:paraId="6B64EC81" w14:textId="002FECDA"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In this correct scenario, the exposure and outcome are both caused by an unmeasured confounder</w:t>
      </w:r>
      <w:r w:rsidR="009268F2">
        <w:rPr>
          <w:rFonts w:ascii="Arial" w:hAnsi="Arial" w:cs="Arial"/>
          <w:sz w:val="22"/>
          <w:szCs w:val="22"/>
        </w:rPr>
        <w:t xml:space="preserve"> </w:t>
      </w:r>
      <w:r w:rsidR="009268F2" w:rsidRPr="00860B08">
        <w:rPr>
          <w:rFonts w:ascii="Arial" w:hAnsi="Arial" w:cs="Arial"/>
          <w:i/>
          <w:iCs/>
          <w:sz w:val="22"/>
          <w:szCs w:val="22"/>
        </w:rPr>
        <w:t>U</w:t>
      </w:r>
      <w:r w:rsidRPr="00B306C3">
        <w:rPr>
          <w:rFonts w:ascii="Arial" w:hAnsi="Arial" w:cs="Arial"/>
          <w:sz w:val="22"/>
          <w:szCs w:val="22"/>
        </w:rPr>
        <w:t xml:space="preserve">, as well as measured confounders </w:t>
      </w:r>
      <w:r w:rsidRPr="00860B08">
        <w:rPr>
          <w:rFonts w:ascii="Arial" w:hAnsi="Arial" w:cs="Arial"/>
          <w:i/>
          <w:iCs/>
          <w:sz w:val="22"/>
          <w:szCs w:val="22"/>
        </w:rPr>
        <w:t>L</w:t>
      </w:r>
      <w:r w:rsidRPr="00B306C3">
        <w:rPr>
          <w:rFonts w:ascii="Arial" w:hAnsi="Arial" w:cs="Arial"/>
          <w:sz w:val="22"/>
          <w:szCs w:val="22"/>
        </w:rPr>
        <w:t xml:space="preserve">. </w:t>
      </w:r>
      <w:r w:rsidR="002B7680" w:rsidRPr="00B306C3">
        <w:rPr>
          <w:rFonts w:ascii="Arial" w:hAnsi="Arial" w:cs="Arial"/>
          <w:sz w:val="22"/>
          <w:szCs w:val="22"/>
        </w:rPr>
        <w:t>The exposure</w:t>
      </w:r>
      <w:r w:rsidR="001E3D10">
        <w:rPr>
          <w:rFonts w:ascii="Arial" w:hAnsi="Arial" w:cs="Arial"/>
          <w:sz w:val="22"/>
          <w:szCs w:val="22"/>
        </w:rPr>
        <w:t xml:space="preserve"> – primary </w:t>
      </w:r>
      <w:r w:rsidR="002B7680" w:rsidRPr="00B306C3">
        <w:rPr>
          <w:rFonts w:ascii="Arial" w:hAnsi="Arial" w:cs="Arial"/>
          <w:sz w:val="22"/>
          <w:szCs w:val="22"/>
        </w:rPr>
        <w:t>outcome association is biased</w:t>
      </w:r>
      <w:r w:rsidR="005C2FFA">
        <w:rPr>
          <w:rFonts w:ascii="Arial" w:hAnsi="Arial" w:cs="Arial"/>
          <w:sz w:val="22"/>
          <w:szCs w:val="22"/>
        </w:rPr>
        <w:t xml:space="preserve"> upward by confou</w:t>
      </w:r>
      <w:r w:rsidR="00513485">
        <w:rPr>
          <w:rFonts w:ascii="Arial" w:hAnsi="Arial" w:cs="Arial"/>
          <w:sz w:val="22"/>
          <w:szCs w:val="22"/>
        </w:rPr>
        <w:t>nding</w:t>
      </w:r>
      <w:r w:rsidR="001E3D10">
        <w:rPr>
          <w:rFonts w:ascii="Arial" w:hAnsi="Arial" w:cs="Arial"/>
          <w:sz w:val="22"/>
          <w:szCs w:val="22"/>
        </w:rPr>
        <w:t>, and</w:t>
      </w:r>
      <w:r w:rsidR="002B7680">
        <w:rPr>
          <w:rFonts w:ascii="Arial" w:hAnsi="Arial" w:cs="Arial"/>
          <w:sz w:val="22"/>
          <w:szCs w:val="22"/>
        </w:rPr>
        <w:t xml:space="preserve"> </w:t>
      </w:r>
      <w:r w:rsidR="001E3D10">
        <w:rPr>
          <w:rFonts w:ascii="Arial" w:hAnsi="Arial" w:cs="Arial"/>
          <w:sz w:val="22"/>
          <w:szCs w:val="22"/>
        </w:rPr>
        <w:t>the</w:t>
      </w:r>
      <w:r w:rsidRPr="00B306C3">
        <w:rPr>
          <w:rFonts w:ascii="Arial" w:hAnsi="Arial" w:cs="Arial"/>
          <w:sz w:val="22"/>
          <w:szCs w:val="22"/>
        </w:rPr>
        <w:t xml:space="preserve"> negative control outcome </w:t>
      </w:r>
      <w:r w:rsidR="001E3D10">
        <w:rPr>
          <w:rFonts w:ascii="Arial" w:hAnsi="Arial" w:cs="Arial"/>
          <w:sz w:val="22"/>
          <w:szCs w:val="22"/>
        </w:rPr>
        <w:t xml:space="preserve">is </w:t>
      </w:r>
      <w:r w:rsidRPr="00B306C3">
        <w:rPr>
          <w:rFonts w:ascii="Arial" w:hAnsi="Arial" w:cs="Arial"/>
          <w:sz w:val="22"/>
          <w:szCs w:val="22"/>
        </w:rPr>
        <w:t xml:space="preserve">perfectly u-comparable to the primary outcome. </w:t>
      </w:r>
    </w:p>
    <w:p w14:paraId="548B99C2" w14:textId="77777777" w:rsidR="001E3D10" w:rsidRPr="00B306C3" w:rsidRDefault="001E3D10" w:rsidP="000944A9">
      <w:pPr>
        <w:spacing w:line="360" w:lineRule="auto"/>
        <w:ind w:firstLine="720"/>
        <w:rPr>
          <w:rFonts w:ascii="Arial" w:hAnsi="Arial" w:cs="Arial"/>
          <w:sz w:val="22"/>
          <w:szCs w:val="22"/>
        </w:rPr>
      </w:pPr>
    </w:p>
    <w:p w14:paraId="19D20169" w14:textId="6119EA5C"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4C1E">
        <w:rPr>
          <w:rFonts w:ascii="Arial" w:hAnsi="Arial" w:cs="Arial"/>
          <w:i/>
          <w:iCs/>
          <w:sz w:val="22"/>
          <w:szCs w:val="22"/>
        </w:rPr>
        <w:t xml:space="preserve">Scenario </w:t>
      </w:r>
      <w:r w:rsidRPr="000944A9">
        <w:rPr>
          <w:rFonts w:ascii="Arial" w:hAnsi="Arial" w:cs="Arial"/>
          <w:i/>
          <w:iCs/>
          <w:sz w:val="22"/>
          <w:szCs w:val="22"/>
        </w:rPr>
        <w:t xml:space="preserve">2: </w:t>
      </w:r>
      <w:r w:rsidR="00233F1D">
        <w:rPr>
          <w:rFonts w:ascii="Arial" w:hAnsi="Arial" w:cs="Arial"/>
          <w:i/>
          <w:iCs/>
          <w:sz w:val="22"/>
          <w:szCs w:val="22"/>
        </w:rPr>
        <w:t>Different unobserved confounding mechanisms</w:t>
      </w:r>
    </w:p>
    <w:p w14:paraId="19890D7B" w14:textId="1AAD46D4" w:rsidR="00A24C1E" w:rsidRDefault="00B07B5C" w:rsidP="00C90C8E">
      <w:pPr>
        <w:spacing w:line="360" w:lineRule="auto"/>
        <w:ind w:firstLine="720"/>
        <w:rPr>
          <w:rFonts w:ascii="Arial" w:hAnsi="Arial" w:cs="Arial"/>
          <w:sz w:val="22"/>
          <w:szCs w:val="22"/>
        </w:rPr>
      </w:pPr>
      <w:r w:rsidRPr="00B306C3">
        <w:rPr>
          <w:rFonts w:ascii="Arial" w:hAnsi="Arial" w:cs="Arial"/>
          <w:sz w:val="22"/>
          <w:szCs w:val="22"/>
        </w:rPr>
        <w:t>In this scenario, the exposure and</w:t>
      </w:r>
      <w:r w:rsidR="00A24C1E">
        <w:rPr>
          <w:rFonts w:ascii="Arial" w:hAnsi="Arial" w:cs="Arial"/>
          <w:sz w:val="22"/>
          <w:szCs w:val="22"/>
        </w:rPr>
        <w:t xml:space="preserve"> primary</w:t>
      </w:r>
      <w:r w:rsidRPr="00B306C3">
        <w:rPr>
          <w:rFonts w:ascii="Arial" w:hAnsi="Arial" w:cs="Arial"/>
          <w:sz w:val="22"/>
          <w:szCs w:val="22"/>
        </w:rPr>
        <w:t xml:space="preserve"> outcome are both caused by an unmeasured confounder </w:t>
      </w:r>
      <w:r w:rsidRPr="00283543">
        <w:rPr>
          <w:rFonts w:ascii="Arial" w:hAnsi="Arial" w:cs="Arial"/>
          <w:i/>
          <w:iCs/>
          <w:sz w:val="22"/>
          <w:szCs w:val="22"/>
        </w:rPr>
        <w:t>U</w:t>
      </w:r>
      <w:r w:rsidRPr="00B306C3">
        <w:rPr>
          <w:rFonts w:ascii="Arial" w:hAnsi="Arial" w:cs="Arial"/>
          <w:sz w:val="22"/>
          <w:szCs w:val="22"/>
        </w:rPr>
        <w:t xml:space="preserve"> and measured confounders </w:t>
      </w:r>
      <w:r w:rsidRPr="00283543">
        <w:rPr>
          <w:rFonts w:ascii="Arial" w:hAnsi="Arial" w:cs="Arial"/>
          <w:i/>
          <w:iCs/>
          <w:sz w:val="22"/>
          <w:szCs w:val="22"/>
        </w:rPr>
        <w:t>L</w:t>
      </w:r>
      <w:r w:rsidRPr="00B306C3">
        <w:rPr>
          <w:rFonts w:ascii="Arial" w:hAnsi="Arial" w:cs="Arial"/>
          <w:sz w:val="22"/>
          <w:szCs w:val="22"/>
        </w:rPr>
        <w:t>. The exposure</w:t>
      </w:r>
      <w:r w:rsidR="00A24C1E">
        <w:rPr>
          <w:rFonts w:ascii="Arial" w:hAnsi="Arial" w:cs="Arial"/>
          <w:sz w:val="22"/>
          <w:szCs w:val="22"/>
        </w:rPr>
        <w:t xml:space="preserve"> – primary </w:t>
      </w:r>
      <w:r w:rsidRPr="00B306C3">
        <w:rPr>
          <w:rFonts w:ascii="Arial" w:hAnsi="Arial" w:cs="Arial"/>
          <w:sz w:val="22"/>
          <w:szCs w:val="22"/>
        </w:rPr>
        <w:t xml:space="preserve">outcome association is </w:t>
      </w:r>
      <w:r w:rsidRPr="00B306C3">
        <w:rPr>
          <w:rFonts w:ascii="Arial" w:hAnsi="Arial" w:cs="Arial"/>
          <w:sz w:val="22"/>
          <w:szCs w:val="22"/>
        </w:rPr>
        <w:lastRenderedPageBreak/>
        <w:t>biased</w:t>
      </w:r>
      <w:r w:rsidR="00657EE2">
        <w:rPr>
          <w:rFonts w:ascii="Arial" w:hAnsi="Arial" w:cs="Arial"/>
          <w:sz w:val="22"/>
          <w:szCs w:val="22"/>
        </w:rPr>
        <w:t xml:space="preserve"> upward by confounding</w:t>
      </w:r>
      <w:r w:rsidRPr="00B306C3">
        <w:rPr>
          <w:rFonts w:ascii="Arial" w:hAnsi="Arial" w:cs="Arial"/>
          <w:sz w:val="22"/>
          <w:szCs w:val="22"/>
        </w:rPr>
        <w:t xml:space="preserve">, and </w:t>
      </w:r>
      <w:r w:rsidR="00A24C1E">
        <w:rPr>
          <w:rFonts w:ascii="Arial" w:hAnsi="Arial" w:cs="Arial"/>
          <w:sz w:val="22"/>
          <w:szCs w:val="22"/>
        </w:rPr>
        <w:t>the</w:t>
      </w:r>
      <w:r w:rsidRPr="00B306C3">
        <w:rPr>
          <w:rFonts w:ascii="Arial" w:hAnsi="Arial" w:cs="Arial"/>
          <w:sz w:val="22"/>
          <w:szCs w:val="22"/>
        </w:rPr>
        <w:t xml:space="preserve"> negative control outcome shares all confounders with </w:t>
      </w:r>
      <w:r w:rsidRPr="00B01E38">
        <w:rPr>
          <w:rFonts w:ascii="Arial" w:hAnsi="Arial" w:cs="Arial"/>
          <w:i/>
          <w:iCs/>
          <w:sz w:val="22"/>
          <w:szCs w:val="22"/>
        </w:rPr>
        <w:t>A</w:t>
      </w:r>
      <w:r w:rsidRPr="00B306C3">
        <w:rPr>
          <w:rFonts w:ascii="Arial" w:hAnsi="Arial" w:cs="Arial"/>
          <w:sz w:val="22"/>
          <w:szCs w:val="22"/>
        </w:rPr>
        <w:t xml:space="preserve"> and </w:t>
      </w:r>
      <w:r w:rsidRPr="00B01E38">
        <w:rPr>
          <w:rFonts w:ascii="Arial" w:hAnsi="Arial" w:cs="Arial"/>
          <w:i/>
          <w:iCs/>
          <w:sz w:val="22"/>
          <w:szCs w:val="22"/>
        </w:rPr>
        <w:t>Y</w:t>
      </w:r>
      <w:r w:rsidRPr="00B306C3">
        <w:rPr>
          <w:rFonts w:ascii="Arial" w:hAnsi="Arial" w:cs="Arial"/>
          <w:sz w:val="22"/>
          <w:szCs w:val="22"/>
        </w:rPr>
        <w:t xml:space="preserve"> except </w:t>
      </w:r>
      <w:r w:rsidRPr="00B01E38">
        <w:rPr>
          <w:rFonts w:ascii="Arial" w:hAnsi="Arial" w:cs="Arial"/>
          <w:i/>
          <w:iCs/>
          <w:sz w:val="22"/>
          <w:szCs w:val="22"/>
        </w:rPr>
        <w:t>U</w:t>
      </w:r>
      <w:r w:rsidRPr="00B306C3">
        <w:rPr>
          <w:rFonts w:ascii="Arial" w:hAnsi="Arial" w:cs="Arial"/>
          <w:sz w:val="22"/>
          <w:szCs w:val="22"/>
        </w:rPr>
        <w:t xml:space="preserve">. </w:t>
      </w:r>
      <w:r w:rsidR="00A24C1E">
        <w:rPr>
          <w:rFonts w:ascii="Arial" w:hAnsi="Arial" w:cs="Arial"/>
          <w:sz w:val="22"/>
          <w:szCs w:val="22"/>
        </w:rPr>
        <w:t xml:space="preserve">Therefore, </w:t>
      </w:r>
      <w:r w:rsidR="003A354F" w:rsidRPr="00B01E38">
        <w:rPr>
          <w:rFonts w:ascii="Arial" w:hAnsi="Arial" w:cs="Arial"/>
          <w:i/>
          <w:iCs/>
          <w:sz w:val="22"/>
          <w:szCs w:val="22"/>
        </w:rPr>
        <w:t>N</w:t>
      </w:r>
      <w:r w:rsidR="00A24C1E" w:rsidRPr="00B306C3">
        <w:rPr>
          <w:rFonts w:ascii="Arial" w:hAnsi="Arial" w:cs="Arial"/>
          <w:sz w:val="22"/>
          <w:szCs w:val="22"/>
        </w:rPr>
        <w:t xml:space="preserve"> </w:t>
      </w:r>
      <w:r w:rsidRPr="00B306C3">
        <w:rPr>
          <w:rFonts w:ascii="Arial" w:hAnsi="Arial" w:cs="Arial"/>
          <w:sz w:val="22"/>
          <w:szCs w:val="22"/>
        </w:rPr>
        <w:t>is not u-comparable</w:t>
      </w:r>
      <w:r w:rsidR="002849C7">
        <w:rPr>
          <w:rFonts w:ascii="Arial" w:hAnsi="Arial" w:cs="Arial"/>
          <w:sz w:val="22"/>
          <w:szCs w:val="22"/>
        </w:rPr>
        <w:t xml:space="preserve"> with</w:t>
      </w:r>
      <w:r w:rsidR="003A354F">
        <w:rPr>
          <w:rFonts w:ascii="Arial" w:hAnsi="Arial" w:cs="Arial"/>
          <w:sz w:val="22"/>
          <w:szCs w:val="22"/>
        </w:rPr>
        <w:t xml:space="preserve"> </w:t>
      </w:r>
      <w:r w:rsidR="003A354F" w:rsidRPr="00B01E38">
        <w:rPr>
          <w:rFonts w:ascii="Arial" w:hAnsi="Arial" w:cs="Arial"/>
          <w:i/>
          <w:iCs/>
          <w:sz w:val="22"/>
          <w:szCs w:val="22"/>
        </w:rPr>
        <w:t>Y</w:t>
      </w:r>
      <w:r w:rsidRPr="00B306C3">
        <w:rPr>
          <w:rFonts w:ascii="Arial" w:hAnsi="Arial" w:cs="Arial"/>
          <w:sz w:val="22"/>
          <w:szCs w:val="22"/>
        </w:rPr>
        <w:t>.</w:t>
      </w:r>
    </w:p>
    <w:p w14:paraId="0690E28D" w14:textId="77777777" w:rsidR="00507A4E" w:rsidRPr="00B306C3" w:rsidRDefault="00507A4E" w:rsidP="00C90C8E">
      <w:pPr>
        <w:spacing w:line="360" w:lineRule="auto"/>
        <w:ind w:firstLine="720"/>
        <w:rPr>
          <w:rFonts w:ascii="Arial" w:hAnsi="Arial" w:cs="Arial"/>
          <w:sz w:val="22"/>
          <w:szCs w:val="22"/>
        </w:rPr>
      </w:pPr>
    </w:p>
    <w:p w14:paraId="13024076" w14:textId="31B73781"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571BBA">
        <w:rPr>
          <w:rFonts w:ascii="Arial" w:hAnsi="Arial" w:cs="Arial"/>
          <w:i/>
          <w:iCs/>
          <w:sz w:val="22"/>
          <w:szCs w:val="22"/>
        </w:rPr>
        <w:t xml:space="preserve"> Scenario</w:t>
      </w:r>
      <w:r w:rsidRPr="000944A9">
        <w:rPr>
          <w:rFonts w:ascii="Arial" w:hAnsi="Arial" w:cs="Arial"/>
          <w:i/>
          <w:iCs/>
          <w:sz w:val="22"/>
          <w:szCs w:val="22"/>
        </w:rPr>
        <w:t xml:space="preserve"> </w:t>
      </w:r>
      <w:r w:rsidR="008C6789" w:rsidRPr="000944A9">
        <w:rPr>
          <w:rFonts w:ascii="Arial" w:hAnsi="Arial" w:cs="Arial"/>
          <w:i/>
          <w:iCs/>
          <w:sz w:val="22"/>
          <w:szCs w:val="22"/>
        </w:rPr>
        <w:t>3</w:t>
      </w:r>
      <w:r w:rsidRPr="000944A9">
        <w:rPr>
          <w:rFonts w:ascii="Arial" w:hAnsi="Arial" w:cs="Arial"/>
          <w:i/>
          <w:iCs/>
          <w:sz w:val="22"/>
          <w:szCs w:val="22"/>
        </w:rPr>
        <w:t xml:space="preserve">: </w:t>
      </w:r>
      <w:r w:rsidR="00571BBA">
        <w:rPr>
          <w:rFonts w:ascii="Arial" w:hAnsi="Arial" w:cs="Arial"/>
          <w:i/>
          <w:iCs/>
          <w:sz w:val="22"/>
          <w:szCs w:val="22"/>
        </w:rPr>
        <w:t>Confounder m</w:t>
      </w:r>
      <w:r w:rsidR="00571BBA" w:rsidRPr="000944A9">
        <w:rPr>
          <w:rFonts w:ascii="Arial" w:hAnsi="Arial" w:cs="Arial"/>
          <w:i/>
          <w:iCs/>
          <w:sz w:val="22"/>
          <w:szCs w:val="22"/>
        </w:rPr>
        <w:t xml:space="preserve">easurement </w:t>
      </w:r>
      <w:r w:rsidRPr="000944A9">
        <w:rPr>
          <w:rFonts w:ascii="Arial" w:hAnsi="Arial" w:cs="Arial"/>
          <w:i/>
          <w:iCs/>
          <w:sz w:val="22"/>
          <w:szCs w:val="22"/>
        </w:rPr>
        <w:t>error</w:t>
      </w:r>
    </w:p>
    <w:p w14:paraId="586F9E4C" w14:textId="6A42FF2F"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the exposure, primary outcome, and negative control outcome are all influenced by a confounder </w:t>
      </w:r>
      <w:r w:rsidRPr="00902DD9">
        <w:rPr>
          <w:rFonts w:ascii="Arial" w:hAnsi="Arial" w:cs="Arial"/>
          <w:i/>
          <w:iCs/>
          <w:sz w:val="22"/>
          <w:szCs w:val="22"/>
        </w:rPr>
        <w:t>L</w:t>
      </w:r>
      <w:r w:rsidRPr="00B306C3">
        <w:rPr>
          <w:rFonts w:ascii="Arial" w:hAnsi="Arial" w:cs="Arial"/>
          <w:sz w:val="22"/>
          <w:szCs w:val="22"/>
        </w:rPr>
        <w:t xml:space="preserve"> with</w:t>
      </w:r>
      <w:r w:rsidR="00523D45">
        <w:rPr>
          <w:rFonts w:ascii="Arial" w:hAnsi="Arial" w:cs="Arial"/>
          <w:sz w:val="22"/>
          <w:szCs w:val="22"/>
        </w:rPr>
        <w:t xml:space="preserve"> integer</w:t>
      </w:r>
      <w:r w:rsidRPr="00B306C3">
        <w:rPr>
          <w:rFonts w:ascii="Arial" w:hAnsi="Arial" w:cs="Arial"/>
          <w:sz w:val="22"/>
          <w:szCs w:val="22"/>
        </w:rPr>
        <w:t xml:space="preserve"> values between 1 and </w:t>
      </w:r>
      <w:r w:rsidR="00A872E0">
        <w:rPr>
          <w:rFonts w:ascii="Arial" w:hAnsi="Arial" w:cs="Arial"/>
          <w:sz w:val="22"/>
          <w:szCs w:val="22"/>
        </w:rPr>
        <w:t>10</w:t>
      </w:r>
      <w:r w:rsidR="003E75C4">
        <w:rPr>
          <w:rFonts w:ascii="Arial" w:hAnsi="Arial" w:cs="Arial"/>
          <w:sz w:val="22"/>
          <w:szCs w:val="22"/>
        </w:rPr>
        <w:t xml:space="preserve">, making </w:t>
      </w:r>
      <w:r w:rsidR="003E75C4" w:rsidRPr="003E75C4">
        <w:rPr>
          <w:rFonts w:ascii="Arial" w:hAnsi="Arial" w:cs="Arial"/>
          <w:i/>
          <w:iCs/>
          <w:sz w:val="22"/>
          <w:szCs w:val="22"/>
        </w:rPr>
        <w:t>Y</w:t>
      </w:r>
      <w:r w:rsidR="003E75C4">
        <w:rPr>
          <w:rFonts w:ascii="Arial" w:hAnsi="Arial" w:cs="Arial"/>
          <w:sz w:val="22"/>
          <w:szCs w:val="22"/>
        </w:rPr>
        <w:t xml:space="preserve"> and </w:t>
      </w:r>
      <w:r w:rsidR="003E75C4" w:rsidRPr="003E75C4">
        <w:rPr>
          <w:rFonts w:ascii="Arial" w:hAnsi="Arial" w:cs="Arial"/>
          <w:i/>
          <w:iCs/>
          <w:sz w:val="22"/>
          <w:szCs w:val="22"/>
        </w:rPr>
        <w:t>N</w:t>
      </w:r>
      <w:r w:rsidR="003E75C4">
        <w:rPr>
          <w:rFonts w:ascii="Arial" w:hAnsi="Arial" w:cs="Arial"/>
          <w:sz w:val="22"/>
          <w:szCs w:val="22"/>
        </w:rPr>
        <w:t xml:space="preserve"> u-comparable</w:t>
      </w:r>
      <w:r w:rsidR="00B44439">
        <w:rPr>
          <w:rFonts w:ascii="Arial" w:hAnsi="Arial" w:cs="Arial"/>
          <w:sz w:val="22"/>
          <w:szCs w:val="22"/>
        </w:rPr>
        <w:t xml:space="preserve">. </w:t>
      </w:r>
      <w:r w:rsidR="001437A5">
        <w:rPr>
          <w:rFonts w:ascii="Arial" w:hAnsi="Arial" w:cs="Arial"/>
          <w:sz w:val="22"/>
          <w:szCs w:val="22"/>
        </w:rPr>
        <w:t xml:space="preserve">However, this </w:t>
      </w:r>
      <w:r w:rsidR="00B44439">
        <w:rPr>
          <w:rFonts w:ascii="Arial" w:hAnsi="Arial" w:cs="Arial"/>
          <w:sz w:val="22"/>
          <w:szCs w:val="22"/>
        </w:rPr>
        <w:t>confounder is</w:t>
      </w:r>
      <w:r w:rsidRPr="00B306C3">
        <w:rPr>
          <w:rFonts w:ascii="Arial" w:hAnsi="Arial" w:cs="Arial"/>
          <w:sz w:val="22"/>
          <w:szCs w:val="22"/>
        </w:rPr>
        <w:t xml:space="preserve"> </w:t>
      </w:r>
      <w:r w:rsidR="00CE18B6">
        <w:rPr>
          <w:rFonts w:ascii="Arial" w:hAnsi="Arial" w:cs="Arial"/>
          <w:sz w:val="22"/>
          <w:szCs w:val="22"/>
        </w:rPr>
        <w:t>assessed</w:t>
      </w:r>
      <w:r w:rsidR="001437A5">
        <w:rPr>
          <w:rFonts w:ascii="Arial" w:hAnsi="Arial" w:cs="Arial"/>
          <w:sz w:val="22"/>
          <w:szCs w:val="22"/>
        </w:rPr>
        <w:t xml:space="preserve"> with error</w:t>
      </w:r>
      <w:r w:rsidR="00571BBA" w:rsidRPr="00B306C3">
        <w:rPr>
          <w:rFonts w:ascii="Arial" w:hAnsi="Arial" w:cs="Arial"/>
          <w:sz w:val="22"/>
          <w:szCs w:val="22"/>
        </w:rPr>
        <w:t xml:space="preserve"> </w:t>
      </w:r>
      <w:r w:rsidRPr="00B306C3">
        <w:rPr>
          <w:rFonts w:ascii="Arial" w:hAnsi="Arial" w:cs="Arial"/>
          <w:sz w:val="22"/>
          <w:szCs w:val="22"/>
        </w:rPr>
        <w:t xml:space="preserve">as a </w:t>
      </w:r>
      <w:r w:rsidR="00571BBA">
        <w:rPr>
          <w:rFonts w:ascii="Arial" w:hAnsi="Arial" w:cs="Arial"/>
          <w:sz w:val="22"/>
          <w:szCs w:val="22"/>
        </w:rPr>
        <w:t>binary</w:t>
      </w:r>
      <w:r w:rsidR="00571BBA" w:rsidRPr="00B306C3">
        <w:rPr>
          <w:rFonts w:ascii="Arial" w:hAnsi="Arial" w:cs="Arial"/>
          <w:sz w:val="22"/>
          <w:szCs w:val="22"/>
        </w:rPr>
        <w:t xml:space="preserve"> </w:t>
      </w:r>
      <w:r w:rsidRPr="00B306C3">
        <w:rPr>
          <w:rFonts w:ascii="Arial" w:hAnsi="Arial" w:cs="Arial"/>
          <w:sz w:val="22"/>
          <w:szCs w:val="22"/>
        </w:rPr>
        <w:t>variable</w:t>
      </w:r>
      <w:r w:rsidR="006E6E18">
        <w:rPr>
          <w:rFonts w:ascii="Arial" w:hAnsi="Arial" w:cs="Arial"/>
          <w:sz w:val="22"/>
          <w:szCs w:val="22"/>
        </w:rPr>
        <w:t xml:space="preserve"> </w:t>
      </w:r>
      <w:r w:rsidR="00BF44DD" w:rsidRPr="00902DD9">
        <w:rPr>
          <w:rFonts w:ascii="Arial" w:hAnsi="Arial" w:cs="Arial"/>
          <w:i/>
          <w:iCs/>
          <w:sz w:val="22"/>
          <w:szCs w:val="22"/>
        </w:rPr>
        <w:t>L</w:t>
      </w:r>
      <w:r w:rsidR="00BF44DD">
        <w:rPr>
          <w:rFonts w:ascii="Arial" w:hAnsi="Arial" w:cs="Arial"/>
          <w:sz w:val="22"/>
          <w:szCs w:val="22"/>
        </w:rPr>
        <w:t>*:</w:t>
      </w:r>
      <w:r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0</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w:t>
      </w:r>
      <w:r w:rsidR="00C861C8">
        <w:rPr>
          <w:rFonts w:ascii="Arial" w:hAnsi="Arial" w:cs="Arial"/>
          <w:sz w:val="22"/>
          <w:szCs w:val="22"/>
        </w:rPr>
        <w:t>1</w:t>
      </w:r>
      <w:r w:rsidR="00BF44DD">
        <w:rPr>
          <w:rFonts w:ascii="Arial" w:hAnsi="Arial" w:cs="Arial"/>
          <w:sz w:val="22"/>
          <w:szCs w:val="22"/>
        </w:rPr>
        <w:t xml:space="preserve"> and</w:t>
      </w:r>
      <w:r w:rsidR="00571BBA"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1</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&gt;</w:t>
      </w:r>
      <w:r w:rsidR="00571BBA">
        <w:rPr>
          <w:rFonts w:ascii="Arial" w:hAnsi="Arial" w:cs="Arial"/>
          <w:sz w:val="22"/>
          <w:szCs w:val="22"/>
        </w:rPr>
        <w:t>1</w:t>
      </w:r>
      <w:r w:rsidRPr="00B306C3">
        <w:rPr>
          <w:rFonts w:ascii="Arial" w:hAnsi="Arial" w:cs="Arial"/>
          <w:sz w:val="22"/>
          <w:szCs w:val="22"/>
        </w:rPr>
        <w:t xml:space="preserve">. </w:t>
      </w:r>
      <w:r w:rsidR="00A505D8">
        <w:rPr>
          <w:rFonts w:ascii="Arial" w:hAnsi="Arial" w:cs="Arial"/>
          <w:sz w:val="22"/>
          <w:szCs w:val="22"/>
        </w:rPr>
        <w:t>Assuming a step function</w:t>
      </w:r>
      <w:r w:rsidR="008D5F11">
        <w:rPr>
          <w:rFonts w:ascii="Arial" w:hAnsi="Arial" w:cs="Arial"/>
          <w:sz w:val="22"/>
          <w:szCs w:val="22"/>
        </w:rPr>
        <w:t xml:space="preserve"> for simplicity</w:t>
      </w:r>
      <w:r w:rsidR="00A505D8">
        <w:rPr>
          <w:rFonts w:ascii="Arial" w:hAnsi="Arial" w:cs="Arial"/>
          <w:sz w:val="22"/>
          <w:szCs w:val="22"/>
        </w:rPr>
        <w:t xml:space="preserve">, </w:t>
      </w:r>
      <w:r w:rsidR="00CE18B6" w:rsidRPr="000944A9">
        <w:rPr>
          <w:rFonts w:ascii="Arial" w:hAnsi="Arial" w:cs="Arial"/>
          <w:kern w:val="2"/>
          <w:sz w:val="22"/>
          <w:szCs w:val="22"/>
        </w:rPr>
        <w:t xml:space="preserve">the relative dichotomization for the </w:t>
      </w:r>
      <w:r w:rsidR="00CE18B6" w:rsidRPr="007C16C1">
        <w:rPr>
          <w:rFonts w:ascii="Arial" w:hAnsi="Arial" w:cs="Arial"/>
          <w:i/>
          <w:iCs/>
          <w:kern w:val="2"/>
          <w:sz w:val="22"/>
          <w:szCs w:val="22"/>
        </w:rPr>
        <w:t>L</w:t>
      </w:r>
      <w:r w:rsidR="00A505D8">
        <w:rPr>
          <w:rFonts w:ascii="Arial" w:hAnsi="Arial" w:cs="Arial"/>
          <w:sz w:val="22"/>
          <w:szCs w:val="22"/>
        </w:rPr>
        <w:t xml:space="preserve"> – </w:t>
      </w:r>
      <w:r w:rsidR="00CE18B6" w:rsidRPr="007C16C1">
        <w:rPr>
          <w:rFonts w:ascii="Arial" w:hAnsi="Arial" w:cs="Arial"/>
          <w:i/>
          <w:iCs/>
          <w:kern w:val="2"/>
          <w:sz w:val="22"/>
          <w:szCs w:val="22"/>
        </w:rPr>
        <w:t>N</w:t>
      </w:r>
      <w:r w:rsidR="00CE18B6" w:rsidRPr="000944A9">
        <w:rPr>
          <w:rFonts w:ascii="Arial" w:hAnsi="Arial" w:cs="Arial"/>
          <w:kern w:val="2"/>
          <w:sz w:val="22"/>
          <w:szCs w:val="22"/>
        </w:rPr>
        <w:t xml:space="preserve"> relationship is at </w:t>
      </w:r>
      <w:r w:rsidR="00CE18B6" w:rsidRPr="007C16C1">
        <w:rPr>
          <w:rFonts w:ascii="Arial" w:hAnsi="Arial" w:cs="Arial"/>
          <w:i/>
          <w:iCs/>
          <w:kern w:val="2"/>
          <w:sz w:val="22"/>
          <w:szCs w:val="22"/>
        </w:rPr>
        <w:t>L</w:t>
      </w:r>
      <w:r w:rsidR="00CE18B6" w:rsidRPr="000944A9">
        <w:rPr>
          <w:rFonts w:ascii="Arial" w:hAnsi="Arial" w:cs="Arial"/>
          <w:kern w:val="2"/>
          <w:sz w:val="22"/>
          <w:szCs w:val="22"/>
        </w:rPr>
        <w:t xml:space="preserve">=1, thus adequately captured </w:t>
      </w:r>
      <w:r w:rsidR="00D208F1">
        <w:rPr>
          <w:rFonts w:ascii="Arial" w:hAnsi="Arial" w:cs="Arial"/>
          <w:sz w:val="22"/>
          <w:szCs w:val="22"/>
        </w:rPr>
        <w:t>with</w:t>
      </w:r>
      <w:r w:rsidR="00CE18B6" w:rsidRPr="000944A9">
        <w:rPr>
          <w:rFonts w:ascii="Arial" w:hAnsi="Arial" w:cs="Arial"/>
          <w:kern w:val="2"/>
          <w:sz w:val="22"/>
          <w:szCs w:val="22"/>
        </w:rPr>
        <w:t xml:space="preserve"> </w:t>
      </w:r>
      <w:r w:rsidR="00CE18B6" w:rsidRPr="007C16C1">
        <w:rPr>
          <w:rFonts w:ascii="Arial" w:hAnsi="Arial" w:cs="Arial"/>
          <w:i/>
          <w:iCs/>
          <w:kern w:val="2"/>
          <w:sz w:val="22"/>
          <w:szCs w:val="22"/>
        </w:rPr>
        <w:t>L</w:t>
      </w:r>
      <w:r w:rsidR="00CE18B6" w:rsidRPr="000944A9">
        <w:rPr>
          <w:rFonts w:ascii="Arial" w:hAnsi="Arial" w:cs="Arial"/>
          <w:kern w:val="2"/>
          <w:sz w:val="22"/>
          <w:szCs w:val="22"/>
        </w:rPr>
        <w:t>*,</w:t>
      </w:r>
      <w:r w:rsidR="00A505D8">
        <w:rPr>
          <w:rFonts w:ascii="Arial" w:hAnsi="Arial" w:cs="Arial"/>
          <w:sz w:val="22"/>
          <w:szCs w:val="22"/>
        </w:rPr>
        <w:t xml:space="preserve"> but</w:t>
      </w:r>
      <w:r w:rsidR="00CE18B6" w:rsidRPr="000944A9">
        <w:rPr>
          <w:rFonts w:ascii="Arial" w:hAnsi="Arial" w:cs="Arial"/>
          <w:kern w:val="2"/>
          <w:sz w:val="22"/>
          <w:szCs w:val="22"/>
        </w:rPr>
        <w:t xml:space="preserve"> the relative dichotomization for the </w:t>
      </w:r>
      <w:r w:rsidR="00CE18B6" w:rsidRPr="007C16C1">
        <w:rPr>
          <w:rFonts w:ascii="Arial" w:hAnsi="Arial" w:cs="Arial"/>
          <w:i/>
          <w:iCs/>
          <w:kern w:val="2"/>
          <w:sz w:val="22"/>
          <w:szCs w:val="22"/>
        </w:rPr>
        <w:t>L</w:t>
      </w:r>
      <w:r w:rsidR="00CE18B6" w:rsidRPr="000944A9">
        <w:rPr>
          <w:rFonts w:ascii="Arial" w:hAnsi="Arial" w:cs="Arial"/>
          <w:kern w:val="2"/>
          <w:sz w:val="22"/>
          <w:szCs w:val="22"/>
        </w:rPr>
        <w:t>-</w:t>
      </w:r>
      <w:r w:rsidR="00CE18B6" w:rsidRPr="007C16C1">
        <w:rPr>
          <w:rFonts w:ascii="Arial" w:hAnsi="Arial" w:cs="Arial"/>
          <w:i/>
          <w:iCs/>
          <w:kern w:val="2"/>
          <w:sz w:val="22"/>
          <w:szCs w:val="22"/>
        </w:rPr>
        <w:t>Y</w:t>
      </w:r>
      <w:r w:rsidR="00CE18B6" w:rsidRPr="000944A9">
        <w:rPr>
          <w:rFonts w:ascii="Arial" w:hAnsi="Arial" w:cs="Arial"/>
          <w:kern w:val="2"/>
          <w:sz w:val="22"/>
          <w:szCs w:val="22"/>
        </w:rPr>
        <w:t xml:space="preserve"> relationship is at </w:t>
      </w:r>
      <w:r w:rsidR="00CE18B6" w:rsidRPr="00975CC3">
        <w:rPr>
          <w:rFonts w:ascii="Arial" w:hAnsi="Arial" w:cs="Arial"/>
          <w:i/>
          <w:iCs/>
          <w:kern w:val="2"/>
          <w:sz w:val="22"/>
          <w:szCs w:val="22"/>
        </w:rPr>
        <w:t>L</w:t>
      </w:r>
      <w:r w:rsidR="00CE18B6" w:rsidRPr="000944A9">
        <w:rPr>
          <w:rFonts w:ascii="Arial" w:hAnsi="Arial" w:cs="Arial"/>
          <w:kern w:val="2"/>
          <w:sz w:val="22"/>
          <w:szCs w:val="22"/>
        </w:rPr>
        <w:t>=9</w:t>
      </w:r>
      <w:r w:rsidR="00D208F1">
        <w:rPr>
          <w:rFonts w:ascii="Arial" w:hAnsi="Arial" w:cs="Arial"/>
          <w:sz w:val="22"/>
          <w:szCs w:val="22"/>
        </w:rPr>
        <w:t>,</w:t>
      </w:r>
      <w:r w:rsidR="00CE18B6" w:rsidRPr="000944A9">
        <w:rPr>
          <w:rFonts w:ascii="Arial" w:hAnsi="Arial" w:cs="Arial"/>
          <w:kern w:val="2"/>
          <w:sz w:val="22"/>
          <w:szCs w:val="22"/>
        </w:rPr>
        <w:t xml:space="preserve"> not adequately captured with </w:t>
      </w:r>
      <w:r w:rsidR="00CE18B6" w:rsidRPr="00975CC3">
        <w:rPr>
          <w:rFonts w:ascii="Arial" w:hAnsi="Arial" w:cs="Arial"/>
          <w:i/>
          <w:iCs/>
          <w:kern w:val="2"/>
          <w:sz w:val="22"/>
          <w:szCs w:val="22"/>
        </w:rPr>
        <w:t>L</w:t>
      </w:r>
      <w:r w:rsidR="00CE18B6" w:rsidRPr="000944A9">
        <w:rPr>
          <w:rFonts w:ascii="Arial" w:hAnsi="Arial" w:cs="Arial"/>
          <w:kern w:val="2"/>
          <w:sz w:val="22"/>
          <w:szCs w:val="22"/>
        </w:rPr>
        <w:t xml:space="preserve">*. </w:t>
      </w:r>
      <w:r w:rsidR="002A2CE4">
        <w:rPr>
          <w:rFonts w:ascii="Arial" w:hAnsi="Arial" w:cs="Arial"/>
          <w:sz w:val="22"/>
          <w:szCs w:val="22"/>
        </w:rPr>
        <w:t xml:space="preserve"> </w:t>
      </w:r>
      <w:r w:rsidR="00C010B5">
        <w:rPr>
          <w:rFonts w:ascii="Arial" w:hAnsi="Arial" w:cs="Arial"/>
          <w:sz w:val="22"/>
          <w:szCs w:val="22"/>
        </w:rPr>
        <w:t xml:space="preserve">This means </w:t>
      </w:r>
      <w:r w:rsidR="00660A6C">
        <w:rPr>
          <w:rFonts w:ascii="Arial" w:hAnsi="Arial" w:cs="Arial"/>
          <w:sz w:val="22"/>
          <w:szCs w:val="22"/>
        </w:rPr>
        <w:t xml:space="preserve">that </w:t>
      </w:r>
      <w:r w:rsidR="00CC369E" w:rsidRPr="00975CC3">
        <w:rPr>
          <w:rFonts w:ascii="Arial" w:hAnsi="Arial" w:cs="Arial"/>
          <w:i/>
          <w:iCs/>
          <w:sz w:val="22"/>
          <w:szCs w:val="22"/>
        </w:rPr>
        <w:t>L</w:t>
      </w:r>
      <w:r w:rsidR="00CC369E">
        <w:rPr>
          <w:rFonts w:ascii="Arial" w:hAnsi="Arial" w:cs="Arial"/>
          <w:sz w:val="22"/>
          <w:szCs w:val="22"/>
        </w:rPr>
        <w:t xml:space="preserve"> is </w:t>
      </w:r>
      <w:r w:rsidR="00A505D8">
        <w:rPr>
          <w:rFonts w:ascii="Arial" w:hAnsi="Arial" w:cs="Arial"/>
          <w:sz w:val="22"/>
          <w:szCs w:val="22"/>
        </w:rPr>
        <w:t>misclassified</w:t>
      </w:r>
      <w:r w:rsidR="00CC369E">
        <w:rPr>
          <w:rFonts w:ascii="Arial" w:hAnsi="Arial" w:cs="Arial"/>
          <w:sz w:val="22"/>
          <w:szCs w:val="22"/>
        </w:rPr>
        <w:t xml:space="preserve"> in the primary</w:t>
      </w:r>
      <w:r w:rsidR="0040469B">
        <w:rPr>
          <w:rFonts w:ascii="Arial" w:hAnsi="Arial" w:cs="Arial"/>
          <w:sz w:val="22"/>
          <w:szCs w:val="22"/>
        </w:rPr>
        <w:t xml:space="preserve"> outcome</w:t>
      </w:r>
      <w:r w:rsidR="00CC369E">
        <w:rPr>
          <w:rFonts w:ascii="Arial" w:hAnsi="Arial" w:cs="Arial"/>
          <w:sz w:val="22"/>
          <w:szCs w:val="22"/>
        </w:rPr>
        <w:t xml:space="preserve"> analysis,</w:t>
      </w:r>
      <w:r w:rsidR="00C010B5">
        <w:rPr>
          <w:rFonts w:ascii="Arial" w:hAnsi="Arial" w:cs="Arial"/>
          <w:sz w:val="22"/>
          <w:szCs w:val="22"/>
        </w:rPr>
        <w:t xml:space="preserve"> </w:t>
      </w:r>
      <w:r w:rsidR="00CC369E">
        <w:rPr>
          <w:rFonts w:ascii="Arial" w:hAnsi="Arial" w:cs="Arial"/>
          <w:sz w:val="22"/>
          <w:szCs w:val="22"/>
        </w:rPr>
        <w:t xml:space="preserve">but the effect of </w:t>
      </w:r>
      <w:r w:rsidR="00CC369E" w:rsidRPr="00975CC3">
        <w:rPr>
          <w:rFonts w:ascii="Arial" w:hAnsi="Arial" w:cs="Arial"/>
          <w:i/>
          <w:iCs/>
          <w:sz w:val="22"/>
          <w:szCs w:val="22"/>
        </w:rPr>
        <w:t>L</w:t>
      </w:r>
      <w:r w:rsidR="00CC369E">
        <w:rPr>
          <w:rFonts w:ascii="Arial" w:hAnsi="Arial" w:cs="Arial"/>
          <w:sz w:val="22"/>
          <w:szCs w:val="22"/>
        </w:rPr>
        <w:t xml:space="preserve"> on </w:t>
      </w:r>
      <w:r w:rsidR="006D71DB" w:rsidRPr="00975CC3">
        <w:rPr>
          <w:rFonts w:ascii="Arial" w:hAnsi="Arial" w:cs="Arial"/>
          <w:i/>
          <w:iCs/>
          <w:sz w:val="22"/>
          <w:szCs w:val="22"/>
        </w:rPr>
        <w:t>N</w:t>
      </w:r>
      <w:r w:rsidR="006D71DB">
        <w:rPr>
          <w:rFonts w:ascii="Arial" w:hAnsi="Arial" w:cs="Arial"/>
          <w:sz w:val="22"/>
          <w:szCs w:val="22"/>
        </w:rPr>
        <w:t xml:space="preserve"> is captured fully in the negative control analysis. </w:t>
      </w:r>
    </w:p>
    <w:p w14:paraId="3DF7F6AF" w14:textId="77777777" w:rsidR="00383F21" w:rsidRDefault="00383F21" w:rsidP="000944A9">
      <w:pPr>
        <w:spacing w:line="360" w:lineRule="auto"/>
        <w:ind w:firstLine="720"/>
        <w:rPr>
          <w:rFonts w:ascii="Arial" w:hAnsi="Arial" w:cs="Arial"/>
          <w:sz w:val="22"/>
          <w:szCs w:val="22"/>
        </w:rPr>
      </w:pPr>
    </w:p>
    <w:p w14:paraId="5DE146FC" w14:textId="2112AB81" w:rsidR="009E0A2C" w:rsidRPr="000944A9" w:rsidRDefault="009E0A2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3718C3">
        <w:rPr>
          <w:rFonts w:ascii="Arial" w:hAnsi="Arial" w:cs="Arial"/>
          <w:i/>
          <w:iCs/>
          <w:sz w:val="22"/>
          <w:szCs w:val="22"/>
        </w:rPr>
        <w:t xml:space="preserve">Scenario </w:t>
      </w:r>
      <w:r w:rsidRPr="000944A9">
        <w:rPr>
          <w:rFonts w:ascii="Arial" w:hAnsi="Arial" w:cs="Arial"/>
          <w:i/>
          <w:iCs/>
          <w:sz w:val="22"/>
          <w:szCs w:val="22"/>
        </w:rPr>
        <w:t xml:space="preserve">4: </w:t>
      </w:r>
      <w:r w:rsidR="008E1F10">
        <w:rPr>
          <w:rFonts w:ascii="Arial" w:hAnsi="Arial" w:cs="Arial"/>
          <w:i/>
          <w:iCs/>
          <w:sz w:val="22"/>
          <w:szCs w:val="22"/>
        </w:rPr>
        <w:t>Model misspecification</w:t>
      </w:r>
    </w:p>
    <w:p w14:paraId="6A8828ED" w14:textId="5D243F49" w:rsidR="008E1F10" w:rsidRDefault="00D461A9" w:rsidP="002F7DC5">
      <w:pPr>
        <w:spacing w:line="360" w:lineRule="auto"/>
        <w:ind w:firstLine="720"/>
        <w:rPr>
          <w:rFonts w:ascii="Arial" w:hAnsi="Arial" w:cs="Arial"/>
          <w:sz w:val="22"/>
          <w:szCs w:val="22"/>
        </w:rPr>
      </w:pPr>
      <w:r>
        <w:rPr>
          <w:rFonts w:ascii="Arial" w:hAnsi="Arial" w:cs="Arial"/>
          <w:sz w:val="22"/>
          <w:szCs w:val="22"/>
        </w:rPr>
        <w:t>In this scenario</w:t>
      </w:r>
      <w:r w:rsidR="009E0A2C" w:rsidRPr="00B306C3">
        <w:rPr>
          <w:rFonts w:ascii="Arial" w:hAnsi="Arial" w:cs="Arial"/>
          <w:sz w:val="22"/>
          <w:szCs w:val="22"/>
        </w:rPr>
        <w:t>, the exposure</w:t>
      </w:r>
      <w:r w:rsidR="00D9053D">
        <w:rPr>
          <w:rFonts w:ascii="Arial" w:hAnsi="Arial" w:cs="Arial"/>
          <w:sz w:val="22"/>
          <w:szCs w:val="22"/>
        </w:rPr>
        <w:t>, primary</w:t>
      </w:r>
      <w:r w:rsidR="009E0A2C" w:rsidRPr="00B306C3">
        <w:rPr>
          <w:rFonts w:ascii="Arial" w:hAnsi="Arial" w:cs="Arial"/>
          <w:sz w:val="22"/>
          <w:szCs w:val="22"/>
        </w:rPr>
        <w:t xml:space="preserve"> outcome</w:t>
      </w:r>
      <w:r w:rsidR="00D9053D">
        <w:rPr>
          <w:rFonts w:ascii="Arial" w:hAnsi="Arial" w:cs="Arial"/>
          <w:sz w:val="22"/>
          <w:szCs w:val="22"/>
        </w:rPr>
        <w:t>, and negative control outcome</w:t>
      </w:r>
      <w:r w:rsidR="009E0A2C" w:rsidRPr="00B306C3">
        <w:rPr>
          <w:rFonts w:ascii="Arial" w:hAnsi="Arial" w:cs="Arial"/>
          <w:sz w:val="22"/>
          <w:szCs w:val="22"/>
        </w:rPr>
        <w:t xml:space="preserve"> are </w:t>
      </w:r>
      <w:r w:rsidR="00D9053D">
        <w:rPr>
          <w:rFonts w:ascii="Arial" w:hAnsi="Arial" w:cs="Arial"/>
          <w:sz w:val="22"/>
          <w:szCs w:val="22"/>
        </w:rPr>
        <w:t>all</w:t>
      </w:r>
      <w:r w:rsidR="009E0A2C" w:rsidRPr="00B306C3">
        <w:rPr>
          <w:rFonts w:ascii="Arial" w:hAnsi="Arial" w:cs="Arial"/>
          <w:sz w:val="22"/>
          <w:szCs w:val="22"/>
        </w:rPr>
        <w:t xml:space="preserve"> caused by </w:t>
      </w:r>
      <w:r w:rsidR="00957790">
        <w:rPr>
          <w:rFonts w:ascii="Arial" w:hAnsi="Arial" w:cs="Arial"/>
          <w:sz w:val="22"/>
          <w:szCs w:val="22"/>
        </w:rPr>
        <w:t>the</w:t>
      </w:r>
      <w:r w:rsidR="009E0A2C" w:rsidRPr="00B306C3">
        <w:rPr>
          <w:rFonts w:ascii="Arial" w:hAnsi="Arial" w:cs="Arial"/>
          <w:sz w:val="22"/>
          <w:szCs w:val="22"/>
        </w:rPr>
        <w:t xml:space="preserve"> measured confounder </w:t>
      </w:r>
      <w:r w:rsidR="009E0A2C" w:rsidRPr="00A32060">
        <w:rPr>
          <w:rFonts w:ascii="Arial" w:hAnsi="Arial" w:cs="Arial"/>
          <w:i/>
          <w:iCs/>
          <w:sz w:val="22"/>
          <w:szCs w:val="22"/>
        </w:rPr>
        <w:t>L</w:t>
      </w:r>
      <w:r w:rsidR="00DE6393">
        <w:rPr>
          <w:rFonts w:ascii="Arial" w:hAnsi="Arial" w:cs="Arial"/>
          <w:sz w:val="22"/>
          <w:szCs w:val="22"/>
        </w:rPr>
        <w:t>, making the primary and negative control outcomes</w:t>
      </w:r>
      <w:r w:rsidR="00385ECE">
        <w:rPr>
          <w:rFonts w:ascii="Arial" w:hAnsi="Arial" w:cs="Arial"/>
          <w:sz w:val="22"/>
          <w:szCs w:val="22"/>
        </w:rPr>
        <w:t xml:space="preserve"> </w:t>
      </w:r>
      <w:r w:rsidR="00DE6393">
        <w:rPr>
          <w:rFonts w:ascii="Arial" w:hAnsi="Arial" w:cs="Arial"/>
          <w:sz w:val="22"/>
          <w:szCs w:val="22"/>
        </w:rPr>
        <w:t>u-comparable. However,</w:t>
      </w:r>
      <w:r w:rsidR="00F27423">
        <w:rPr>
          <w:rFonts w:ascii="Arial" w:hAnsi="Arial" w:cs="Arial"/>
          <w:sz w:val="22"/>
          <w:szCs w:val="22"/>
        </w:rPr>
        <w:t xml:space="preserve"> </w:t>
      </w:r>
      <w:r w:rsidR="00687271" w:rsidRPr="009E76CA">
        <w:rPr>
          <w:rFonts w:ascii="Arial" w:hAnsi="Arial" w:cs="Arial"/>
          <w:i/>
          <w:iCs/>
          <w:sz w:val="22"/>
          <w:szCs w:val="22"/>
        </w:rPr>
        <w:t>L</w:t>
      </w:r>
      <w:r w:rsidR="00687271">
        <w:rPr>
          <w:rFonts w:ascii="Arial" w:hAnsi="Arial" w:cs="Arial"/>
          <w:sz w:val="22"/>
          <w:szCs w:val="22"/>
        </w:rPr>
        <w:t xml:space="preserve"> </w:t>
      </w:r>
      <w:r w:rsidR="00687271" w:rsidRPr="00B306C3">
        <w:rPr>
          <w:rFonts w:ascii="Arial" w:hAnsi="Arial" w:cs="Arial"/>
          <w:sz w:val="22"/>
          <w:szCs w:val="22"/>
        </w:rPr>
        <w:t xml:space="preserve">has a </w:t>
      </w:r>
      <w:r w:rsidR="00687271">
        <w:rPr>
          <w:rFonts w:ascii="Arial" w:hAnsi="Arial" w:cs="Arial"/>
          <w:sz w:val="22"/>
          <w:szCs w:val="22"/>
        </w:rPr>
        <w:t>cubic</w:t>
      </w:r>
      <w:r w:rsidR="00687271" w:rsidRPr="00B306C3">
        <w:rPr>
          <w:rFonts w:ascii="Arial" w:hAnsi="Arial" w:cs="Arial"/>
          <w:sz w:val="22"/>
          <w:szCs w:val="22"/>
        </w:rPr>
        <w:t xml:space="preserve"> relationship with the </w:t>
      </w:r>
      <w:r w:rsidR="00687271">
        <w:rPr>
          <w:rFonts w:ascii="Arial" w:hAnsi="Arial" w:cs="Arial"/>
          <w:sz w:val="22"/>
          <w:szCs w:val="22"/>
        </w:rPr>
        <w:t>exposure</w:t>
      </w:r>
      <w:r w:rsidR="00B06631">
        <w:rPr>
          <w:rFonts w:ascii="Arial" w:hAnsi="Arial" w:cs="Arial"/>
          <w:sz w:val="22"/>
          <w:szCs w:val="22"/>
        </w:rPr>
        <w:t xml:space="preserve"> and primary outcome</w:t>
      </w:r>
      <w:r w:rsidR="00687271" w:rsidRPr="00B306C3">
        <w:rPr>
          <w:rFonts w:ascii="Arial" w:hAnsi="Arial" w:cs="Arial"/>
          <w:sz w:val="22"/>
          <w:szCs w:val="22"/>
        </w:rPr>
        <w:t xml:space="preserve"> </w:t>
      </w:r>
      <w:r w:rsidR="001758E5">
        <w:rPr>
          <w:rFonts w:ascii="Arial" w:hAnsi="Arial" w:cs="Arial"/>
          <w:sz w:val="22"/>
          <w:szCs w:val="22"/>
        </w:rPr>
        <w:t>but</w:t>
      </w:r>
      <w:r w:rsidR="001758E5" w:rsidRPr="00B306C3">
        <w:rPr>
          <w:rFonts w:ascii="Arial" w:hAnsi="Arial" w:cs="Arial"/>
          <w:sz w:val="22"/>
          <w:szCs w:val="22"/>
        </w:rPr>
        <w:t xml:space="preserve"> </w:t>
      </w:r>
      <w:r w:rsidR="00687271" w:rsidRPr="00B306C3">
        <w:rPr>
          <w:rFonts w:ascii="Arial" w:hAnsi="Arial" w:cs="Arial"/>
          <w:sz w:val="22"/>
          <w:szCs w:val="22"/>
        </w:rPr>
        <w:t>a linear relationship with the negative control outcome</w:t>
      </w:r>
      <w:r w:rsidR="000A6A8F">
        <w:rPr>
          <w:rFonts w:ascii="Arial" w:hAnsi="Arial" w:cs="Arial"/>
          <w:sz w:val="22"/>
          <w:szCs w:val="22"/>
        </w:rPr>
        <w:t>.</w:t>
      </w:r>
      <w:r w:rsidR="00084125">
        <w:rPr>
          <w:rFonts w:ascii="Arial" w:hAnsi="Arial" w:cs="Arial"/>
          <w:sz w:val="22"/>
          <w:szCs w:val="22"/>
        </w:rPr>
        <w:t xml:space="preserve"> </w:t>
      </w:r>
      <w:r w:rsidR="00084125" w:rsidRPr="00084125">
        <w:rPr>
          <w:rFonts w:ascii="Arial" w:hAnsi="Arial" w:cs="Arial"/>
          <w:sz w:val="22"/>
          <w:szCs w:val="22"/>
        </w:rPr>
        <w:t xml:space="preserve">The effects of </w:t>
      </w:r>
      <w:r w:rsidR="00084125" w:rsidRPr="00690C49">
        <w:rPr>
          <w:rFonts w:ascii="Arial" w:hAnsi="Arial" w:cs="Arial"/>
          <w:i/>
          <w:iCs/>
          <w:sz w:val="22"/>
          <w:szCs w:val="22"/>
        </w:rPr>
        <w:t>L</w:t>
      </w:r>
      <w:r w:rsidR="00084125" w:rsidRPr="00084125">
        <w:rPr>
          <w:rFonts w:ascii="Arial" w:hAnsi="Arial" w:cs="Arial"/>
          <w:sz w:val="22"/>
          <w:szCs w:val="22"/>
        </w:rPr>
        <w:t xml:space="preserve"> on </w:t>
      </w:r>
      <w:r w:rsidR="00084125" w:rsidRPr="00690C49">
        <w:rPr>
          <w:rFonts w:ascii="Arial" w:hAnsi="Arial" w:cs="Arial"/>
          <w:i/>
          <w:iCs/>
          <w:sz w:val="22"/>
          <w:szCs w:val="22"/>
        </w:rPr>
        <w:t>A</w:t>
      </w:r>
      <w:r w:rsidR="00084125" w:rsidRPr="00084125">
        <w:rPr>
          <w:rFonts w:ascii="Arial" w:hAnsi="Arial" w:cs="Arial"/>
          <w:sz w:val="22"/>
          <w:szCs w:val="22"/>
        </w:rPr>
        <w:t xml:space="preserve"> and </w:t>
      </w:r>
      <w:r w:rsidR="00084125" w:rsidRPr="00690C49">
        <w:rPr>
          <w:rFonts w:ascii="Arial" w:hAnsi="Arial" w:cs="Arial"/>
          <w:i/>
          <w:iCs/>
          <w:sz w:val="22"/>
          <w:szCs w:val="22"/>
        </w:rPr>
        <w:t>L</w:t>
      </w:r>
      <w:r w:rsidR="00084125" w:rsidRPr="00084125">
        <w:rPr>
          <w:rFonts w:ascii="Arial" w:hAnsi="Arial" w:cs="Arial"/>
          <w:sz w:val="22"/>
          <w:szCs w:val="22"/>
        </w:rPr>
        <w:t xml:space="preserve"> on </w:t>
      </w:r>
      <w:r w:rsidR="00084125" w:rsidRPr="00690C49">
        <w:rPr>
          <w:rFonts w:ascii="Arial" w:hAnsi="Arial" w:cs="Arial"/>
          <w:i/>
          <w:iCs/>
          <w:sz w:val="22"/>
          <w:szCs w:val="22"/>
        </w:rPr>
        <w:t>Y</w:t>
      </w:r>
      <w:r w:rsidR="00084125" w:rsidRPr="00084125">
        <w:rPr>
          <w:rFonts w:ascii="Arial" w:hAnsi="Arial" w:cs="Arial"/>
          <w:sz w:val="22"/>
          <w:szCs w:val="22"/>
        </w:rPr>
        <w:t xml:space="preserve"> are incorrectly modelled as linear, while the relationship between L and N is correctly modeled as linear. This means the </w:t>
      </w:r>
      <w:r w:rsidR="00084125" w:rsidRPr="00690C49">
        <w:rPr>
          <w:rFonts w:ascii="Arial" w:hAnsi="Arial" w:cs="Arial"/>
          <w:i/>
          <w:iCs/>
          <w:sz w:val="22"/>
          <w:szCs w:val="22"/>
        </w:rPr>
        <w:t>L</w:t>
      </w:r>
      <w:r w:rsidR="00084125" w:rsidRPr="00084125">
        <w:rPr>
          <w:rFonts w:ascii="Arial" w:hAnsi="Arial" w:cs="Arial"/>
          <w:sz w:val="22"/>
          <w:szCs w:val="22"/>
        </w:rPr>
        <w:t xml:space="preserve"> </w:t>
      </w:r>
      <w:r w:rsidR="00690C49">
        <w:rPr>
          <w:rFonts w:ascii="Arial" w:hAnsi="Arial" w:cs="Arial"/>
          <w:sz w:val="22"/>
          <w:szCs w:val="22"/>
        </w:rPr>
        <w:t>–</w:t>
      </w:r>
      <w:r w:rsidR="00084125" w:rsidRPr="00084125">
        <w:rPr>
          <w:rFonts w:ascii="Arial" w:hAnsi="Arial" w:cs="Arial"/>
          <w:sz w:val="22"/>
          <w:szCs w:val="22"/>
        </w:rPr>
        <w:t xml:space="preserve"> </w:t>
      </w:r>
      <w:r w:rsidR="00084125" w:rsidRPr="00690C49">
        <w:rPr>
          <w:rFonts w:ascii="Arial" w:hAnsi="Arial" w:cs="Arial"/>
          <w:i/>
          <w:iCs/>
          <w:sz w:val="22"/>
          <w:szCs w:val="22"/>
        </w:rPr>
        <w:t>N</w:t>
      </w:r>
      <w:r w:rsidR="00084125" w:rsidRPr="00084125">
        <w:rPr>
          <w:rFonts w:ascii="Arial" w:hAnsi="Arial" w:cs="Arial"/>
          <w:sz w:val="22"/>
          <w:szCs w:val="22"/>
        </w:rPr>
        <w:t xml:space="preserve"> </w:t>
      </w:r>
      <w:r w:rsidR="00084125">
        <w:rPr>
          <w:rFonts w:ascii="Arial" w:hAnsi="Arial" w:cs="Arial"/>
          <w:sz w:val="22"/>
          <w:szCs w:val="22"/>
        </w:rPr>
        <w:t xml:space="preserve">relationship </w:t>
      </w:r>
      <w:r w:rsidR="00084125" w:rsidRPr="00084125">
        <w:rPr>
          <w:rFonts w:ascii="Arial" w:hAnsi="Arial" w:cs="Arial"/>
          <w:sz w:val="22"/>
          <w:szCs w:val="22"/>
        </w:rPr>
        <w:t xml:space="preserve">is modelled correctly in the negative control outcome analysis but the </w:t>
      </w:r>
      <w:r w:rsidR="00084125" w:rsidRPr="00690C49">
        <w:rPr>
          <w:rFonts w:ascii="Arial" w:hAnsi="Arial" w:cs="Arial"/>
          <w:i/>
          <w:iCs/>
          <w:sz w:val="22"/>
          <w:szCs w:val="22"/>
        </w:rPr>
        <w:t>L</w:t>
      </w:r>
      <w:r w:rsidR="00084125">
        <w:rPr>
          <w:rFonts w:ascii="Arial" w:hAnsi="Arial" w:cs="Arial"/>
          <w:sz w:val="22"/>
          <w:szCs w:val="22"/>
        </w:rPr>
        <w:t xml:space="preserve"> – </w:t>
      </w:r>
      <w:r w:rsidR="00084125" w:rsidRPr="00690C49">
        <w:rPr>
          <w:rFonts w:ascii="Arial" w:hAnsi="Arial" w:cs="Arial"/>
          <w:i/>
          <w:iCs/>
          <w:sz w:val="22"/>
          <w:szCs w:val="22"/>
        </w:rPr>
        <w:t>Y</w:t>
      </w:r>
      <w:r w:rsidR="00084125">
        <w:rPr>
          <w:rFonts w:ascii="Arial" w:hAnsi="Arial" w:cs="Arial"/>
          <w:sz w:val="22"/>
          <w:szCs w:val="22"/>
        </w:rPr>
        <w:t xml:space="preserve"> </w:t>
      </w:r>
      <w:r w:rsidR="00084125" w:rsidRPr="00084125">
        <w:rPr>
          <w:rFonts w:ascii="Arial" w:hAnsi="Arial" w:cs="Arial"/>
          <w:sz w:val="22"/>
          <w:szCs w:val="22"/>
        </w:rPr>
        <w:t>relationshi</w:t>
      </w:r>
      <w:r w:rsidR="00084125">
        <w:rPr>
          <w:rFonts w:ascii="Arial" w:hAnsi="Arial" w:cs="Arial"/>
          <w:sz w:val="22"/>
          <w:szCs w:val="22"/>
        </w:rPr>
        <w:t>p</w:t>
      </w:r>
      <w:r w:rsidR="00084125" w:rsidRPr="00084125">
        <w:rPr>
          <w:rFonts w:ascii="Arial" w:hAnsi="Arial" w:cs="Arial"/>
          <w:sz w:val="22"/>
          <w:szCs w:val="22"/>
        </w:rPr>
        <w:t xml:space="preserve"> is modelled incorrectly in the primary </w:t>
      </w:r>
      <w:r w:rsidR="001758E5">
        <w:rPr>
          <w:rFonts w:ascii="Arial" w:hAnsi="Arial" w:cs="Arial"/>
          <w:sz w:val="22"/>
          <w:szCs w:val="22"/>
        </w:rPr>
        <w:t xml:space="preserve">outcome </w:t>
      </w:r>
      <w:r w:rsidR="00084125" w:rsidRPr="00084125">
        <w:rPr>
          <w:rFonts w:ascii="Arial" w:hAnsi="Arial" w:cs="Arial"/>
          <w:sz w:val="22"/>
          <w:szCs w:val="22"/>
        </w:rPr>
        <w:t>analysis.</w:t>
      </w:r>
    </w:p>
    <w:p w14:paraId="443E961D" w14:textId="77777777" w:rsidR="002F7DC5" w:rsidRPr="00B306C3" w:rsidRDefault="002F7DC5" w:rsidP="002F7DC5">
      <w:pPr>
        <w:spacing w:line="360" w:lineRule="auto"/>
        <w:ind w:firstLine="720"/>
        <w:rPr>
          <w:rFonts w:ascii="Arial" w:hAnsi="Arial" w:cs="Arial"/>
          <w:sz w:val="22"/>
          <w:szCs w:val="22"/>
        </w:rPr>
      </w:pPr>
    </w:p>
    <w:p w14:paraId="4D18A2A0" w14:textId="2B0DA84A"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CD4D1A">
        <w:rPr>
          <w:rFonts w:ascii="Arial" w:hAnsi="Arial" w:cs="Arial"/>
          <w:i/>
          <w:iCs/>
          <w:sz w:val="22"/>
          <w:szCs w:val="22"/>
        </w:rPr>
        <w:t xml:space="preserve">Scenario </w:t>
      </w:r>
      <w:r w:rsidR="00E94784" w:rsidRPr="000944A9">
        <w:rPr>
          <w:rFonts w:ascii="Arial" w:hAnsi="Arial" w:cs="Arial"/>
          <w:i/>
          <w:iCs/>
          <w:sz w:val="22"/>
          <w:szCs w:val="22"/>
        </w:rPr>
        <w:t>5</w:t>
      </w:r>
      <w:r w:rsidRPr="000944A9">
        <w:rPr>
          <w:rFonts w:ascii="Arial" w:hAnsi="Arial" w:cs="Arial"/>
          <w:i/>
          <w:iCs/>
          <w:sz w:val="22"/>
          <w:szCs w:val="22"/>
        </w:rPr>
        <w:t>: Weak</w:t>
      </w:r>
      <w:r w:rsidR="001111A9">
        <w:rPr>
          <w:rFonts w:ascii="Arial" w:hAnsi="Arial" w:cs="Arial"/>
          <w:i/>
          <w:iCs/>
          <w:sz w:val="22"/>
          <w:szCs w:val="22"/>
        </w:rPr>
        <w:t>er</w:t>
      </w:r>
      <w:r w:rsidR="008916E9">
        <w:rPr>
          <w:rFonts w:ascii="Arial" w:hAnsi="Arial" w:cs="Arial"/>
          <w:i/>
          <w:iCs/>
          <w:sz w:val="22"/>
          <w:szCs w:val="22"/>
        </w:rPr>
        <w:t xml:space="preserve"> confounding in</w:t>
      </w:r>
      <w:r w:rsidRPr="000944A9">
        <w:rPr>
          <w:rFonts w:ascii="Arial" w:hAnsi="Arial" w:cs="Arial"/>
          <w:i/>
          <w:iCs/>
          <w:sz w:val="22"/>
          <w:szCs w:val="22"/>
        </w:rPr>
        <w:t xml:space="preserve"> negative control</w:t>
      </w:r>
      <w:r w:rsidR="006B7E6F">
        <w:rPr>
          <w:rFonts w:ascii="Arial" w:hAnsi="Arial" w:cs="Arial"/>
          <w:i/>
          <w:iCs/>
          <w:sz w:val="22"/>
          <w:szCs w:val="22"/>
        </w:rPr>
        <w:t xml:space="preserve"> outcome</w:t>
      </w:r>
      <w:r w:rsidRPr="000944A9">
        <w:rPr>
          <w:rFonts w:ascii="Arial" w:hAnsi="Arial" w:cs="Arial"/>
          <w:i/>
          <w:iCs/>
          <w:sz w:val="22"/>
          <w:szCs w:val="22"/>
        </w:rPr>
        <w:t xml:space="preserve"> </w:t>
      </w:r>
    </w:p>
    <w:p w14:paraId="4523A5DF" w14:textId="70A4D9FF"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the exposure, outcome, and negative control outcome are all influenced by an unmeasured confounder </w:t>
      </w:r>
      <w:r w:rsidRPr="0072199A">
        <w:rPr>
          <w:rFonts w:ascii="Arial" w:hAnsi="Arial" w:cs="Arial"/>
          <w:i/>
          <w:iCs/>
          <w:sz w:val="22"/>
          <w:szCs w:val="22"/>
        </w:rPr>
        <w:t>U</w:t>
      </w:r>
      <w:r w:rsidRPr="00B306C3">
        <w:rPr>
          <w:rFonts w:ascii="Arial" w:hAnsi="Arial" w:cs="Arial"/>
          <w:sz w:val="22"/>
          <w:szCs w:val="22"/>
        </w:rPr>
        <w:t xml:space="preserve">. The association between </w:t>
      </w:r>
      <w:r w:rsidRPr="0072199A">
        <w:rPr>
          <w:rFonts w:ascii="Arial" w:hAnsi="Arial" w:cs="Arial"/>
          <w:i/>
          <w:iCs/>
          <w:sz w:val="22"/>
          <w:szCs w:val="22"/>
        </w:rPr>
        <w:t>U</w:t>
      </w:r>
      <w:r w:rsidRPr="00B306C3">
        <w:rPr>
          <w:rFonts w:ascii="Arial" w:hAnsi="Arial" w:cs="Arial"/>
          <w:sz w:val="22"/>
          <w:szCs w:val="22"/>
        </w:rPr>
        <w:t xml:space="preserve"> and </w:t>
      </w:r>
      <w:r w:rsidRPr="0072199A">
        <w:rPr>
          <w:rFonts w:ascii="Arial" w:hAnsi="Arial" w:cs="Arial"/>
          <w:i/>
          <w:iCs/>
          <w:sz w:val="22"/>
          <w:szCs w:val="22"/>
        </w:rPr>
        <w:t>Y</w:t>
      </w:r>
      <w:r w:rsidRPr="00B306C3">
        <w:rPr>
          <w:rFonts w:ascii="Arial" w:hAnsi="Arial" w:cs="Arial"/>
          <w:sz w:val="22"/>
          <w:szCs w:val="22"/>
        </w:rPr>
        <w:t xml:space="preserve"> is positive and strong, while the association between </w:t>
      </w:r>
      <w:r w:rsidRPr="000A0223">
        <w:rPr>
          <w:rFonts w:ascii="Arial" w:hAnsi="Arial" w:cs="Arial"/>
          <w:i/>
          <w:iCs/>
          <w:sz w:val="22"/>
          <w:szCs w:val="22"/>
        </w:rPr>
        <w:t>U</w:t>
      </w:r>
      <w:r w:rsidRPr="00B306C3">
        <w:rPr>
          <w:rFonts w:ascii="Arial" w:hAnsi="Arial" w:cs="Arial"/>
          <w:sz w:val="22"/>
          <w:szCs w:val="22"/>
        </w:rPr>
        <w:t xml:space="preserve"> and </w:t>
      </w:r>
      <w:r w:rsidRPr="000A0223">
        <w:rPr>
          <w:rFonts w:ascii="Arial" w:hAnsi="Arial" w:cs="Arial"/>
          <w:i/>
          <w:iCs/>
          <w:sz w:val="22"/>
          <w:szCs w:val="22"/>
        </w:rPr>
        <w:t>N</w:t>
      </w:r>
      <w:r w:rsidRPr="00B306C3">
        <w:rPr>
          <w:rFonts w:ascii="Arial" w:hAnsi="Arial" w:cs="Arial"/>
          <w:sz w:val="22"/>
          <w:szCs w:val="22"/>
        </w:rPr>
        <w:t xml:space="preserve"> is positive but </w:t>
      </w:r>
      <w:r w:rsidR="005B03E7">
        <w:rPr>
          <w:rFonts w:ascii="Arial" w:hAnsi="Arial" w:cs="Arial"/>
          <w:sz w:val="22"/>
          <w:szCs w:val="22"/>
        </w:rPr>
        <w:t xml:space="preserve">very </w:t>
      </w:r>
      <w:r w:rsidRPr="00B306C3">
        <w:rPr>
          <w:rFonts w:ascii="Arial" w:hAnsi="Arial" w:cs="Arial"/>
          <w:sz w:val="22"/>
          <w:szCs w:val="22"/>
        </w:rPr>
        <w:t xml:space="preserve">weak. They are u-comparable since they share all common causes. </w:t>
      </w:r>
    </w:p>
    <w:p w14:paraId="2B96EF51" w14:textId="77777777" w:rsidR="00345123" w:rsidRPr="00B306C3" w:rsidRDefault="00345123" w:rsidP="000944A9">
      <w:pPr>
        <w:spacing w:line="360" w:lineRule="auto"/>
        <w:ind w:firstLine="720"/>
        <w:rPr>
          <w:rFonts w:ascii="Arial" w:hAnsi="Arial" w:cs="Arial"/>
          <w:sz w:val="22"/>
          <w:szCs w:val="22"/>
        </w:rPr>
      </w:pPr>
    </w:p>
    <w:p w14:paraId="70B5C61C" w14:textId="77777777" w:rsidR="00E11C86" w:rsidRPr="000944A9" w:rsidRDefault="00E11C86" w:rsidP="00E11C86">
      <w:pPr>
        <w:spacing w:line="360" w:lineRule="auto"/>
        <w:rPr>
          <w:rFonts w:ascii="Arial" w:hAnsi="Arial" w:cs="Arial"/>
          <w:i/>
          <w:iCs/>
          <w:sz w:val="22"/>
          <w:szCs w:val="22"/>
        </w:rPr>
      </w:pPr>
      <w:r w:rsidRPr="000944A9">
        <w:rPr>
          <w:rFonts w:ascii="Arial" w:hAnsi="Arial" w:cs="Arial"/>
          <w:i/>
          <w:iCs/>
          <w:sz w:val="22"/>
          <w:szCs w:val="22"/>
        </w:rPr>
        <w:t xml:space="preserve">Simulation </w:t>
      </w:r>
      <w:r w:rsidRPr="00A21AE5">
        <w:rPr>
          <w:rFonts w:ascii="Arial" w:hAnsi="Arial" w:cs="Arial"/>
          <w:i/>
          <w:iCs/>
          <w:sz w:val="22"/>
          <w:szCs w:val="22"/>
        </w:rPr>
        <w:t>Scenario 6</w:t>
      </w:r>
      <w:r w:rsidRPr="000944A9">
        <w:rPr>
          <w:rFonts w:ascii="Arial" w:hAnsi="Arial" w:cs="Arial"/>
          <w:i/>
          <w:iCs/>
          <w:sz w:val="22"/>
          <w:szCs w:val="22"/>
        </w:rPr>
        <w:t xml:space="preserve">: </w:t>
      </w:r>
      <w:r>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Pr>
          <w:rFonts w:ascii="Arial" w:hAnsi="Arial" w:cs="Arial"/>
          <w:i/>
          <w:iCs/>
          <w:sz w:val="22"/>
          <w:szCs w:val="22"/>
        </w:rPr>
        <w:t>outcome</w:t>
      </w:r>
    </w:p>
    <w:p w14:paraId="6CF9726A" w14:textId="529CCD94" w:rsidR="002A1D50" w:rsidRDefault="00B07B5C" w:rsidP="002A1D50">
      <w:pPr>
        <w:spacing w:line="360" w:lineRule="auto"/>
        <w:ind w:firstLine="720"/>
        <w:rPr>
          <w:rFonts w:ascii="Arial" w:hAnsi="Arial" w:cs="Arial"/>
          <w:sz w:val="22"/>
          <w:szCs w:val="22"/>
        </w:rPr>
      </w:pPr>
      <w:r w:rsidRPr="00B306C3">
        <w:rPr>
          <w:rFonts w:ascii="Arial" w:hAnsi="Arial" w:cs="Arial"/>
          <w:sz w:val="22"/>
          <w:szCs w:val="22"/>
        </w:rPr>
        <w:t>In this final scenario</w:t>
      </w:r>
      <w:r w:rsidR="00F2569B">
        <w:rPr>
          <w:rFonts w:ascii="Arial" w:hAnsi="Arial" w:cs="Arial"/>
          <w:sz w:val="22"/>
          <w:szCs w:val="22"/>
        </w:rPr>
        <w:t>,</w:t>
      </w:r>
      <w:r w:rsidRPr="00B306C3">
        <w:rPr>
          <w:rFonts w:ascii="Arial" w:hAnsi="Arial" w:cs="Arial"/>
          <w:sz w:val="22"/>
          <w:szCs w:val="22"/>
        </w:rPr>
        <w:t xml:space="preserve"> the exposure, outcome, and negative control outcome are all influenced by an unmeasured confounder </w:t>
      </w:r>
      <w:r w:rsidRPr="004F64DE">
        <w:rPr>
          <w:rFonts w:ascii="Arial" w:hAnsi="Arial" w:cs="Arial"/>
          <w:i/>
          <w:iCs/>
          <w:sz w:val="22"/>
          <w:szCs w:val="22"/>
        </w:rPr>
        <w:t>U</w:t>
      </w:r>
      <w:r w:rsidRPr="00B306C3">
        <w:rPr>
          <w:rFonts w:ascii="Arial" w:hAnsi="Arial" w:cs="Arial"/>
          <w:sz w:val="22"/>
          <w:szCs w:val="22"/>
        </w:rPr>
        <w:t xml:space="preserve">. </w:t>
      </w:r>
      <w:r w:rsidRPr="004F64DE">
        <w:rPr>
          <w:rFonts w:ascii="Arial" w:hAnsi="Arial" w:cs="Arial"/>
          <w:i/>
          <w:iCs/>
          <w:sz w:val="22"/>
          <w:szCs w:val="22"/>
        </w:rPr>
        <w:t>N</w:t>
      </w:r>
      <w:r w:rsidRPr="00B306C3">
        <w:rPr>
          <w:rFonts w:ascii="Arial" w:hAnsi="Arial" w:cs="Arial"/>
          <w:sz w:val="22"/>
          <w:szCs w:val="22"/>
        </w:rPr>
        <w:t xml:space="preserve"> and </w:t>
      </w:r>
      <w:r w:rsidRPr="004F64DE">
        <w:rPr>
          <w:rFonts w:ascii="Arial" w:hAnsi="Arial" w:cs="Arial"/>
          <w:i/>
          <w:iCs/>
          <w:sz w:val="22"/>
          <w:szCs w:val="22"/>
        </w:rPr>
        <w:t>Y</w:t>
      </w:r>
      <w:r w:rsidRPr="00B306C3">
        <w:rPr>
          <w:rFonts w:ascii="Arial" w:hAnsi="Arial" w:cs="Arial"/>
          <w:sz w:val="22"/>
          <w:szCs w:val="22"/>
        </w:rPr>
        <w:t xml:space="preserve"> therefore </w:t>
      </w:r>
      <w:r w:rsidR="00D308B7">
        <w:rPr>
          <w:rFonts w:ascii="Arial" w:hAnsi="Arial" w:cs="Arial"/>
          <w:sz w:val="22"/>
          <w:szCs w:val="22"/>
        </w:rPr>
        <w:t>share the same common causes</w:t>
      </w:r>
      <w:r w:rsidRPr="00B306C3">
        <w:rPr>
          <w:rFonts w:ascii="Arial" w:hAnsi="Arial" w:cs="Arial"/>
          <w:sz w:val="22"/>
          <w:szCs w:val="22"/>
        </w:rPr>
        <w:t xml:space="preserve">, but </w:t>
      </w:r>
      <w:r w:rsidRPr="004F64DE">
        <w:rPr>
          <w:rFonts w:ascii="Arial" w:hAnsi="Arial" w:cs="Arial"/>
          <w:i/>
          <w:iCs/>
          <w:sz w:val="22"/>
          <w:szCs w:val="22"/>
        </w:rPr>
        <w:t>U</w:t>
      </w:r>
      <w:r w:rsidRPr="00B306C3">
        <w:rPr>
          <w:rFonts w:ascii="Arial" w:hAnsi="Arial" w:cs="Arial"/>
          <w:sz w:val="22"/>
          <w:szCs w:val="22"/>
        </w:rPr>
        <w:t xml:space="preserve"> and </w:t>
      </w:r>
      <w:r w:rsidRPr="004F64DE">
        <w:rPr>
          <w:rFonts w:ascii="Arial" w:hAnsi="Arial" w:cs="Arial"/>
          <w:i/>
          <w:iCs/>
          <w:sz w:val="22"/>
          <w:szCs w:val="22"/>
        </w:rPr>
        <w:t>N</w:t>
      </w:r>
      <w:r w:rsidRPr="00B306C3">
        <w:rPr>
          <w:rFonts w:ascii="Arial" w:hAnsi="Arial" w:cs="Arial"/>
          <w:sz w:val="22"/>
          <w:szCs w:val="22"/>
        </w:rPr>
        <w:t xml:space="preserve"> are negatively associated, while </w:t>
      </w:r>
      <w:r w:rsidRPr="004F64DE">
        <w:rPr>
          <w:rFonts w:ascii="Arial" w:hAnsi="Arial" w:cs="Arial"/>
          <w:i/>
          <w:iCs/>
          <w:sz w:val="22"/>
          <w:szCs w:val="22"/>
        </w:rPr>
        <w:t>U</w:t>
      </w:r>
      <w:r w:rsidRPr="00B306C3">
        <w:rPr>
          <w:rFonts w:ascii="Arial" w:hAnsi="Arial" w:cs="Arial"/>
          <w:sz w:val="22"/>
          <w:szCs w:val="22"/>
        </w:rPr>
        <w:t xml:space="preserve"> and </w:t>
      </w:r>
      <w:r w:rsidRPr="004F64DE">
        <w:rPr>
          <w:rFonts w:ascii="Arial" w:hAnsi="Arial" w:cs="Arial"/>
          <w:i/>
          <w:iCs/>
          <w:sz w:val="22"/>
          <w:szCs w:val="22"/>
        </w:rPr>
        <w:t>Y</w:t>
      </w:r>
      <w:r w:rsidRPr="00B306C3">
        <w:rPr>
          <w:rFonts w:ascii="Arial" w:hAnsi="Arial" w:cs="Arial"/>
          <w:sz w:val="22"/>
          <w:szCs w:val="22"/>
        </w:rPr>
        <w:t xml:space="preserve"> are positively associated</w:t>
      </w:r>
      <w:r w:rsidR="002A1D50">
        <w:rPr>
          <w:rFonts w:ascii="Arial" w:hAnsi="Arial" w:cs="Arial"/>
          <w:sz w:val="22"/>
          <w:szCs w:val="22"/>
        </w:rPr>
        <w:t>.</w:t>
      </w:r>
    </w:p>
    <w:p w14:paraId="6BA5A147" w14:textId="77777777" w:rsidR="002A1D50" w:rsidRDefault="002A1D50" w:rsidP="002A1D50">
      <w:pPr>
        <w:spacing w:line="360" w:lineRule="auto"/>
        <w:rPr>
          <w:rFonts w:ascii="Arial" w:hAnsi="Arial" w:cs="Arial"/>
          <w:sz w:val="22"/>
          <w:szCs w:val="22"/>
        </w:rPr>
      </w:pPr>
    </w:p>
    <w:p w14:paraId="3239A4B0" w14:textId="41C2DD03" w:rsidR="00B07B5C" w:rsidRPr="00A926DB" w:rsidRDefault="00B07B5C" w:rsidP="002A1D50">
      <w:pPr>
        <w:spacing w:line="360" w:lineRule="auto"/>
        <w:rPr>
          <w:rFonts w:ascii="Arial" w:hAnsi="Arial" w:cs="Arial"/>
          <w:b/>
          <w:bCs/>
          <w:sz w:val="28"/>
          <w:szCs w:val="28"/>
        </w:rPr>
      </w:pPr>
      <w:r w:rsidRPr="00A926DB">
        <w:rPr>
          <w:rFonts w:ascii="Arial" w:hAnsi="Arial" w:cs="Arial"/>
          <w:b/>
          <w:bCs/>
          <w:sz w:val="28"/>
          <w:szCs w:val="28"/>
        </w:rPr>
        <w:lastRenderedPageBreak/>
        <w:t>Results and discussio</w:t>
      </w:r>
      <w:r w:rsidR="007D6FF5">
        <w:rPr>
          <w:rFonts w:ascii="Arial" w:hAnsi="Arial" w:cs="Arial"/>
          <w:b/>
          <w:bCs/>
          <w:sz w:val="28"/>
          <w:szCs w:val="28"/>
        </w:rPr>
        <w:t>n</w:t>
      </w:r>
    </w:p>
    <w:p w14:paraId="1DFE53D7" w14:textId="485849EE" w:rsidR="00F2569B" w:rsidRPr="000944A9" w:rsidRDefault="00F2569B" w:rsidP="000944A9">
      <w:pPr>
        <w:spacing w:line="360" w:lineRule="auto"/>
        <w:rPr>
          <w:rFonts w:ascii="Arial" w:hAnsi="Arial" w:cs="Arial"/>
          <w:sz w:val="22"/>
          <w:szCs w:val="22"/>
        </w:rPr>
      </w:pPr>
      <w:r w:rsidRPr="000944A9">
        <w:rPr>
          <w:rFonts w:ascii="Arial" w:hAnsi="Arial" w:cs="Arial"/>
          <w:sz w:val="22"/>
          <w:szCs w:val="22"/>
        </w:rPr>
        <w:t xml:space="preserve">All results are presented in </w:t>
      </w:r>
      <w:r w:rsidRPr="006D001C">
        <w:rPr>
          <w:rFonts w:ascii="Arial" w:hAnsi="Arial" w:cs="Arial"/>
          <w:b/>
          <w:bCs/>
          <w:sz w:val="22"/>
          <w:szCs w:val="22"/>
        </w:rPr>
        <w:t>Figure 2</w:t>
      </w:r>
      <w:r w:rsidRPr="000944A9">
        <w:rPr>
          <w:rFonts w:ascii="Arial" w:hAnsi="Arial" w:cs="Arial"/>
          <w:sz w:val="22"/>
          <w:szCs w:val="22"/>
        </w:rPr>
        <w:t xml:space="preserve"> and </w:t>
      </w:r>
      <w:r w:rsidRPr="006D001C">
        <w:rPr>
          <w:rFonts w:ascii="Arial" w:hAnsi="Arial" w:cs="Arial"/>
          <w:b/>
          <w:bCs/>
          <w:sz w:val="22"/>
          <w:szCs w:val="22"/>
        </w:rPr>
        <w:t xml:space="preserve">Table </w:t>
      </w:r>
      <w:r w:rsidR="001C5F2C">
        <w:rPr>
          <w:rFonts w:ascii="Arial" w:hAnsi="Arial" w:cs="Arial"/>
          <w:b/>
          <w:bCs/>
          <w:sz w:val="22"/>
          <w:szCs w:val="22"/>
        </w:rPr>
        <w:t>3</w:t>
      </w:r>
      <w:r w:rsidRPr="000944A9">
        <w:rPr>
          <w:rFonts w:ascii="Arial" w:hAnsi="Arial" w:cs="Arial"/>
          <w:sz w:val="22"/>
          <w:szCs w:val="22"/>
        </w:rPr>
        <w:t>.</w:t>
      </w:r>
    </w:p>
    <w:p w14:paraId="72BE62C2" w14:textId="77777777" w:rsidR="00F2569B" w:rsidRDefault="00F2569B" w:rsidP="00332D2F">
      <w:pPr>
        <w:spacing w:line="360" w:lineRule="auto"/>
        <w:rPr>
          <w:rFonts w:ascii="Arial" w:hAnsi="Arial" w:cs="Arial"/>
          <w:sz w:val="22"/>
          <w:szCs w:val="22"/>
        </w:rPr>
      </w:pPr>
    </w:p>
    <w:p w14:paraId="686FB80C" w14:textId="2CF23C0C"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712E39">
        <w:rPr>
          <w:rFonts w:ascii="Arial" w:hAnsi="Arial" w:cs="Arial"/>
          <w:i/>
          <w:iCs/>
          <w:sz w:val="22"/>
          <w:szCs w:val="22"/>
        </w:rPr>
        <w:t xml:space="preserve">Scenario </w:t>
      </w:r>
      <w:r w:rsidRPr="000944A9">
        <w:rPr>
          <w:rFonts w:ascii="Arial" w:hAnsi="Arial" w:cs="Arial"/>
          <w:i/>
          <w:iCs/>
          <w:sz w:val="22"/>
          <w:szCs w:val="22"/>
        </w:rPr>
        <w:t>1: Correct case</w:t>
      </w:r>
    </w:p>
    <w:p w14:paraId="20F48279" w14:textId="17AF3597" w:rsidR="00425DD8" w:rsidRDefault="00BB34E9" w:rsidP="00332D2F">
      <w:pPr>
        <w:spacing w:line="360" w:lineRule="auto"/>
        <w:ind w:firstLine="720"/>
        <w:rPr>
          <w:rFonts w:ascii="Arial" w:hAnsi="Arial" w:cs="Arial"/>
          <w:sz w:val="22"/>
          <w:szCs w:val="22"/>
        </w:rPr>
      </w:pPr>
      <w:r>
        <w:rPr>
          <w:rFonts w:ascii="Arial" w:hAnsi="Arial" w:cs="Arial"/>
          <w:sz w:val="22"/>
          <w:szCs w:val="22"/>
        </w:rPr>
        <w:t>I</w:t>
      </w:r>
      <w:r w:rsidR="003D5717">
        <w:rPr>
          <w:rFonts w:ascii="Arial" w:hAnsi="Arial" w:cs="Arial"/>
          <w:sz w:val="22"/>
          <w:szCs w:val="22"/>
        </w:rPr>
        <w:t>n</w:t>
      </w:r>
      <w:r w:rsidR="006B7E6F">
        <w:rPr>
          <w:rFonts w:ascii="Arial" w:hAnsi="Arial" w:cs="Arial"/>
          <w:sz w:val="22"/>
          <w:szCs w:val="22"/>
        </w:rPr>
        <w:t xml:space="preserve"> this scenario’s</w:t>
      </w:r>
      <w:r w:rsidR="003D5717">
        <w:rPr>
          <w:rFonts w:ascii="Arial" w:hAnsi="Arial" w:cs="Arial"/>
          <w:sz w:val="22"/>
          <w:szCs w:val="22"/>
        </w:rPr>
        <w:t xml:space="preserve"> primary </w:t>
      </w:r>
      <w:r w:rsidR="00D208F1">
        <w:rPr>
          <w:rFonts w:ascii="Arial" w:hAnsi="Arial" w:cs="Arial"/>
          <w:sz w:val="22"/>
          <w:szCs w:val="22"/>
        </w:rPr>
        <w:t xml:space="preserve">outcome </w:t>
      </w:r>
      <w:r w:rsidR="003D5717">
        <w:rPr>
          <w:rFonts w:ascii="Arial" w:hAnsi="Arial" w:cs="Arial"/>
          <w:sz w:val="22"/>
          <w:szCs w:val="22"/>
        </w:rPr>
        <w:t xml:space="preserve">analysis, the effect of </w:t>
      </w:r>
      <w:r w:rsidR="003D5717" w:rsidRPr="006D48C4">
        <w:rPr>
          <w:rFonts w:ascii="Arial" w:hAnsi="Arial" w:cs="Arial"/>
          <w:i/>
          <w:iCs/>
          <w:sz w:val="22"/>
          <w:szCs w:val="22"/>
        </w:rPr>
        <w:t>A</w:t>
      </w:r>
      <w:r w:rsidR="003D5717">
        <w:rPr>
          <w:rFonts w:ascii="Arial" w:hAnsi="Arial" w:cs="Arial"/>
          <w:sz w:val="22"/>
          <w:szCs w:val="22"/>
        </w:rPr>
        <w:t xml:space="preserve"> and </w:t>
      </w:r>
      <w:r w:rsidR="003D5717" w:rsidRPr="006D48C4">
        <w:rPr>
          <w:rFonts w:ascii="Arial" w:hAnsi="Arial" w:cs="Arial"/>
          <w:i/>
          <w:iCs/>
          <w:sz w:val="22"/>
          <w:szCs w:val="22"/>
        </w:rPr>
        <w:t>Y</w:t>
      </w:r>
      <w:r w:rsidR="003D5717">
        <w:rPr>
          <w:rFonts w:ascii="Arial" w:hAnsi="Arial" w:cs="Arial"/>
          <w:sz w:val="22"/>
          <w:szCs w:val="22"/>
        </w:rPr>
        <w:t xml:space="preserve"> was </w:t>
      </w:r>
      <w:r w:rsidR="0059680C">
        <w:rPr>
          <w:rFonts w:ascii="Arial" w:hAnsi="Arial" w:cs="Arial"/>
          <w:sz w:val="22"/>
          <w:szCs w:val="22"/>
        </w:rPr>
        <w:t xml:space="preserve">biased upwards </w:t>
      </w:r>
      <w:r w:rsidR="003D5717">
        <w:rPr>
          <w:rFonts w:ascii="Arial" w:hAnsi="Arial" w:cs="Arial"/>
          <w:sz w:val="22"/>
          <w:szCs w:val="22"/>
        </w:rPr>
        <w:t>due to confounding</w:t>
      </w:r>
      <w:r w:rsidR="0059680C">
        <w:rPr>
          <w:rFonts w:ascii="Arial" w:hAnsi="Arial" w:cs="Arial"/>
          <w:sz w:val="22"/>
          <w:szCs w:val="22"/>
        </w:rPr>
        <w:t xml:space="preserve"> bias</w:t>
      </w:r>
      <w:r w:rsidR="003D5717">
        <w:rPr>
          <w:rFonts w:ascii="Arial" w:hAnsi="Arial" w:cs="Arial"/>
          <w:sz w:val="22"/>
          <w:szCs w:val="22"/>
        </w:rPr>
        <w:t xml:space="preserve"> by </w:t>
      </w:r>
      <w:r w:rsidR="003D5717" w:rsidRPr="006D48C4">
        <w:rPr>
          <w:rFonts w:ascii="Arial" w:hAnsi="Arial" w:cs="Arial"/>
          <w:i/>
          <w:iCs/>
          <w:sz w:val="22"/>
          <w:szCs w:val="22"/>
        </w:rPr>
        <w:t>U</w:t>
      </w:r>
      <w:r w:rsidR="003D5717">
        <w:rPr>
          <w:rFonts w:ascii="Arial" w:hAnsi="Arial" w:cs="Arial"/>
          <w:sz w:val="22"/>
          <w:szCs w:val="22"/>
        </w:rPr>
        <w:t>.</w:t>
      </w:r>
      <w:r w:rsidR="00B07B5C" w:rsidRPr="009A02BE">
        <w:rPr>
          <w:rFonts w:ascii="Arial" w:hAnsi="Arial" w:cs="Arial"/>
          <w:sz w:val="22"/>
          <w:szCs w:val="22"/>
        </w:rPr>
        <w:t xml:space="preserve"> </w:t>
      </w:r>
      <w:r>
        <w:rPr>
          <w:rFonts w:ascii="Arial" w:hAnsi="Arial" w:cs="Arial"/>
          <w:sz w:val="22"/>
          <w:szCs w:val="22"/>
        </w:rPr>
        <w:t>The association between</w:t>
      </w:r>
      <w:r w:rsidR="00BD4477">
        <w:rPr>
          <w:rFonts w:ascii="Arial" w:hAnsi="Arial" w:cs="Arial"/>
          <w:sz w:val="22"/>
          <w:szCs w:val="22"/>
        </w:rPr>
        <w:t xml:space="preserve"> </w:t>
      </w:r>
      <w:r w:rsidR="00BD4477" w:rsidRPr="006D48C4">
        <w:rPr>
          <w:rFonts w:ascii="Arial" w:hAnsi="Arial" w:cs="Arial"/>
          <w:i/>
          <w:iCs/>
          <w:sz w:val="22"/>
          <w:szCs w:val="22"/>
        </w:rPr>
        <w:t>A</w:t>
      </w:r>
      <w:r w:rsidR="00BD4477">
        <w:rPr>
          <w:rFonts w:ascii="Arial" w:hAnsi="Arial" w:cs="Arial"/>
          <w:sz w:val="22"/>
          <w:szCs w:val="22"/>
        </w:rPr>
        <w:t xml:space="preserve"> and </w:t>
      </w:r>
      <w:r w:rsidR="00BD4477" w:rsidRPr="006D48C4">
        <w:rPr>
          <w:rFonts w:ascii="Arial" w:hAnsi="Arial" w:cs="Arial"/>
          <w:i/>
          <w:iCs/>
          <w:sz w:val="22"/>
          <w:szCs w:val="22"/>
        </w:rPr>
        <w:t>N</w:t>
      </w:r>
      <w:r>
        <w:rPr>
          <w:rFonts w:ascii="Arial" w:hAnsi="Arial" w:cs="Arial"/>
          <w:sz w:val="22"/>
          <w:szCs w:val="22"/>
        </w:rPr>
        <w:t xml:space="preserve"> was also biased</w:t>
      </w:r>
      <w:r w:rsidR="000472C5">
        <w:rPr>
          <w:rFonts w:ascii="Arial" w:hAnsi="Arial" w:cs="Arial"/>
          <w:sz w:val="22"/>
          <w:szCs w:val="22"/>
        </w:rPr>
        <w:t xml:space="preserve"> upwards</w:t>
      </w:r>
      <w:r w:rsidR="00B07B5C" w:rsidRPr="009A02BE">
        <w:rPr>
          <w:rFonts w:ascii="Arial" w:hAnsi="Arial" w:cs="Arial"/>
          <w:sz w:val="22"/>
          <w:szCs w:val="22"/>
        </w:rPr>
        <w:t xml:space="preserve">. </w:t>
      </w:r>
      <w:r w:rsidR="006B7E6F">
        <w:rPr>
          <w:rFonts w:ascii="Arial" w:hAnsi="Arial" w:cs="Arial"/>
          <w:sz w:val="22"/>
          <w:szCs w:val="22"/>
        </w:rPr>
        <w:t xml:space="preserve">Therefore, using a negative outcome control </w:t>
      </w:r>
      <w:r>
        <w:rPr>
          <w:rFonts w:ascii="Arial" w:hAnsi="Arial" w:cs="Arial"/>
          <w:sz w:val="22"/>
          <w:szCs w:val="22"/>
        </w:rPr>
        <w:t xml:space="preserve">correctly </w:t>
      </w:r>
      <w:r w:rsidR="001111A9">
        <w:rPr>
          <w:rFonts w:ascii="Arial" w:hAnsi="Arial" w:cs="Arial"/>
          <w:sz w:val="22"/>
          <w:szCs w:val="22"/>
        </w:rPr>
        <w:t>indicated</w:t>
      </w:r>
      <w:r w:rsidR="001111A9" w:rsidRPr="009A02BE">
        <w:rPr>
          <w:rFonts w:ascii="Arial" w:hAnsi="Arial" w:cs="Arial"/>
          <w:sz w:val="22"/>
          <w:szCs w:val="22"/>
        </w:rPr>
        <w:t xml:space="preserve"> </w:t>
      </w:r>
      <w:r>
        <w:rPr>
          <w:rFonts w:ascii="Arial" w:hAnsi="Arial" w:cs="Arial"/>
          <w:sz w:val="22"/>
          <w:szCs w:val="22"/>
        </w:rPr>
        <w:t>presence</w:t>
      </w:r>
      <w:r w:rsidRPr="009A02BE">
        <w:rPr>
          <w:rFonts w:ascii="Arial" w:hAnsi="Arial" w:cs="Arial"/>
          <w:sz w:val="22"/>
          <w:szCs w:val="22"/>
        </w:rPr>
        <w:t xml:space="preserve"> </w:t>
      </w:r>
      <w:r w:rsidR="00B07B5C" w:rsidRPr="009A02BE">
        <w:rPr>
          <w:rFonts w:ascii="Arial" w:hAnsi="Arial" w:cs="Arial"/>
          <w:sz w:val="22"/>
          <w:szCs w:val="22"/>
        </w:rPr>
        <w:t>of residual confounding</w:t>
      </w:r>
      <w:r w:rsidR="006B7E6F">
        <w:rPr>
          <w:rFonts w:ascii="Arial" w:hAnsi="Arial" w:cs="Arial"/>
          <w:sz w:val="22"/>
          <w:szCs w:val="22"/>
        </w:rPr>
        <w:t>.</w:t>
      </w:r>
      <w:r w:rsidR="00B07B5C" w:rsidRPr="009A02BE">
        <w:rPr>
          <w:rFonts w:ascii="Arial" w:hAnsi="Arial" w:cs="Arial"/>
          <w:sz w:val="22"/>
          <w:szCs w:val="22"/>
        </w:rPr>
        <w:t xml:space="preserve"> </w:t>
      </w:r>
      <w:r w:rsidR="006B7E6F">
        <w:rPr>
          <w:rFonts w:ascii="Arial" w:hAnsi="Arial" w:cs="Arial"/>
          <w:sz w:val="22"/>
          <w:szCs w:val="22"/>
        </w:rPr>
        <w:t>M</w:t>
      </w:r>
      <w:r w:rsidR="00D2136E">
        <w:rPr>
          <w:rFonts w:ascii="Arial" w:hAnsi="Arial" w:cs="Arial"/>
          <w:sz w:val="22"/>
          <w:szCs w:val="22"/>
        </w:rPr>
        <w:t>ore investigation is warranted</w:t>
      </w:r>
      <w:r w:rsidR="00FF409C" w:rsidRPr="009A02BE">
        <w:rPr>
          <w:rFonts w:ascii="Arial" w:hAnsi="Arial" w:cs="Arial"/>
          <w:sz w:val="22"/>
          <w:szCs w:val="22"/>
        </w:rPr>
        <w:t xml:space="preserve"> to </w:t>
      </w:r>
      <w:r w:rsidR="0012697C">
        <w:rPr>
          <w:rFonts w:ascii="Arial" w:hAnsi="Arial" w:cs="Arial"/>
          <w:sz w:val="22"/>
          <w:szCs w:val="22"/>
        </w:rPr>
        <w:t>identify</w:t>
      </w:r>
      <w:r w:rsidR="0012697C" w:rsidRPr="009A02BE">
        <w:rPr>
          <w:rFonts w:ascii="Arial" w:hAnsi="Arial" w:cs="Arial"/>
          <w:sz w:val="22"/>
          <w:szCs w:val="22"/>
        </w:rPr>
        <w:t xml:space="preserve"> </w:t>
      </w:r>
      <w:r w:rsidR="00FF409C" w:rsidRPr="009A02BE">
        <w:rPr>
          <w:rFonts w:ascii="Arial" w:hAnsi="Arial" w:cs="Arial"/>
          <w:sz w:val="22"/>
          <w:szCs w:val="22"/>
        </w:rPr>
        <w:t xml:space="preserve">the missing </w:t>
      </w:r>
      <w:r w:rsidR="00FF409C" w:rsidRPr="006D48C4">
        <w:rPr>
          <w:rFonts w:ascii="Arial" w:hAnsi="Arial" w:cs="Arial"/>
          <w:i/>
          <w:iCs/>
          <w:sz w:val="22"/>
          <w:szCs w:val="22"/>
        </w:rPr>
        <w:t>U</w:t>
      </w:r>
      <w:r w:rsidR="00FF409C" w:rsidRPr="009A02BE">
        <w:rPr>
          <w:rFonts w:ascii="Arial" w:hAnsi="Arial" w:cs="Arial"/>
          <w:i/>
          <w:iCs/>
          <w:sz w:val="22"/>
          <w:szCs w:val="22"/>
        </w:rPr>
        <w:t xml:space="preserve"> </w:t>
      </w:r>
      <w:r w:rsidR="00FF409C" w:rsidRPr="009A02BE">
        <w:rPr>
          <w:rFonts w:ascii="Arial" w:hAnsi="Arial" w:cs="Arial"/>
          <w:sz w:val="22"/>
          <w:szCs w:val="22"/>
        </w:rPr>
        <w:t xml:space="preserve">in this best-case scenario. This </w:t>
      </w:r>
      <w:r w:rsidR="00CA5A04" w:rsidRPr="009A02BE">
        <w:rPr>
          <w:rFonts w:ascii="Arial" w:hAnsi="Arial" w:cs="Arial"/>
          <w:sz w:val="22"/>
          <w:szCs w:val="22"/>
        </w:rPr>
        <w:t xml:space="preserve">analysis worked </w:t>
      </w:r>
      <w:r w:rsidR="006B7E6F">
        <w:rPr>
          <w:rFonts w:ascii="Arial" w:hAnsi="Arial" w:cs="Arial"/>
          <w:sz w:val="22"/>
          <w:szCs w:val="22"/>
        </w:rPr>
        <w:t xml:space="preserve">as intended </w:t>
      </w:r>
      <w:r w:rsidR="00CA5A04" w:rsidRPr="009A02BE">
        <w:rPr>
          <w:rFonts w:ascii="Arial" w:hAnsi="Arial" w:cs="Arial"/>
          <w:sz w:val="22"/>
          <w:szCs w:val="22"/>
        </w:rPr>
        <w:t xml:space="preserve">because </w:t>
      </w:r>
      <w:r w:rsidR="00CA5A04" w:rsidRPr="006D48C4">
        <w:rPr>
          <w:rFonts w:ascii="Arial" w:hAnsi="Arial" w:cs="Arial"/>
          <w:i/>
          <w:iCs/>
          <w:sz w:val="22"/>
          <w:szCs w:val="22"/>
        </w:rPr>
        <w:t>Y</w:t>
      </w:r>
      <w:r w:rsidR="00CA5A04" w:rsidRPr="009A02BE">
        <w:rPr>
          <w:rFonts w:ascii="Arial" w:hAnsi="Arial" w:cs="Arial"/>
          <w:sz w:val="22"/>
          <w:szCs w:val="22"/>
        </w:rPr>
        <w:t xml:space="preserve"> and </w:t>
      </w:r>
      <w:r w:rsidR="00CA5A04" w:rsidRPr="006D48C4">
        <w:rPr>
          <w:rFonts w:ascii="Arial" w:hAnsi="Arial" w:cs="Arial"/>
          <w:i/>
          <w:iCs/>
          <w:sz w:val="22"/>
          <w:szCs w:val="22"/>
        </w:rPr>
        <w:t>N</w:t>
      </w:r>
      <w:r w:rsidR="00CA5A04" w:rsidRPr="009A02BE">
        <w:rPr>
          <w:rFonts w:ascii="Arial" w:hAnsi="Arial" w:cs="Arial"/>
          <w:sz w:val="22"/>
          <w:szCs w:val="22"/>
        </w:rPr>
        <w:t xml:space="preserve"> were perfectly u-comparable.</w:t>
      </w:r>
    </w:p>
    <w:p w14:paraId="29708B75" w14:textId="77777777" w:rsidR="0059680C" w:rsidRPr="009A02BE" w:rsidRDefault="0059680C" w:rsidP="000944A9">
      <w:pPr>
        <w:spacing w:line="360" w:lineRule="auto"/>
        <w:ind w:firstLine="720"/>
        <w:rPr>
          <w:rFonts w:ascii="Arial" w:hAnsi="Arial" w:cs="Arial"/>
          <w:sz w:val="22"/>
          <w:szCs w:val="22"/>
        </w:rPr>
      </w:pPr>
    </w:p>
    <w:p w14:paraId="5F3E14D3" w14:textId="1486B9DA" w:rsidR="00EA5CF6" w:rsidRPr="000944A9" w:rsidRDefault="00EA5CF6"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 xml:space="preserve">2: </w:t>
      </w:r>
      <w:r w:rsidR="00AC7AC0">
        <w:rPr>
          <w:rFonts w:ascii="Arial" w:hAnsi="Arial" w:cs="Arial"/>
          <w:i/>
          <w:iCs/>
          <w:sz w:val="22"/>
          <w:szCs w:val="22"/>
        </w:rPr>
        <w:t>Different unobserved confounding mechanisms</w:t>
      </w:r>
    </w:p>
    <w:p w14:paraId="6BB1DDAF" w14:textId="340464F2" w:rsidR="006D0276" w:rsidRDefault="00414546" w:rsidP="00332D2F">
      <w:pPr>
        <w:spacing w:line="360" w:lineRule="auto"/>
        <w:ind w:firstLine="360"/>
        <w:rPr>
          <w:rFonts w:ascii="Arial" w:hAnsi="Arial" w:cs="Arial"/>
          <w:sz w:val="22"/>
          <w:szCs w:val="22"/>
        </w:rPr>
      </w:pPr>
      <w:r w:rsidRPr="009A02BE">
        <w:rPr>
          <w:rFonts w:ascii="Arial" w:hAnsi="Arial" w:cs="Arial"/>
          <w:sz w:val="22"/>
          <w:szCs w:val="22"/>
        </w:rPr>
        <w:t>In contrast, here,</w:t>
      </w:r>
      <w:r w:rsidR="00253A93">
        <w:rPr>
          <w:rFonts w:ascii="Arial" w:hAnsi="Arial" w:cs="Arial"/>
          <w:sz w:val="22"/>
          <w:szCs w:val="22"/>
        </w:rPr>
        <w:t xml:space="preserve"> even though the effect estimate </w:t>
      </w:r>
      <w:r w:rsidR="003068A8">
        <w:rPr>
          <w:rFonts w:ascii="Arial" w:hAnsi="Arial" w:cs="Arial"/>
          <w:sz w:val="22"/>
          <w:szCs w:val="22"/>
        </w:rPr>
        <w:t xml:space="preserve">for the primary outcome </w:t>
      </w:r>
      <w:r w:rsidR="00253A93">
        <w:rPr>
          <w:rFonts w:ascii="Arial" w:hAnsi="Arial" w:cs="Arial"/>
          <w:sz w:val="22"/>
          <w:szCs w:val="22"/>
        </w:rPr>
        <w:t>was biased upward,</w:t>
      </w:r>
      <w:r w:rsidRPr="009A02BE">
        <w:rPr>
          <w:rFonts w:ascii="Arial" w:hAnsi="Arial" w:cs="Arial"/>
          <w:sz w:val="22"/>
          <w:szCs w:val="22"/>
        </w:rPr>
        <w:t xml:space="preserve"> the </w:t>
      </w:r>
      <w:r w:rsidR="00CE4554" w:rsidRPr="009A02BE">
        <w:rPr>
          <w:rFonts w:ascii="Arial" w:hAnsi="Arial" w:cs="Arial"/>
          <w:sz w:val="22"/>
          <w:szCs w:val="22"/>
        </w:rPr>
        <w:t xml:space="preserve">negative control outcome analysis </w:t>
      </w:r>
      <w:r w:rsidR="00D9004B">
        <w:rPr>
          <w:rFonts w:ascii="Arial" w:hAnsi="Arial" w:cs="Arial"/>
          <w:sz w:val="22"/>
          <w:szCs w:val="22"/>
        </w:rPr>
        <w:t>detected</w:t>
      </w:r>
      <w:r w:rsidR="00CE4554" w:rsidRPr="009A02BE">
        <w:rPr>
          <w:rFonts w:ascii="Arial" w:hAnsi="Arial" w:cs="Arial"/>
          <w:sz w:val="22"/>
          <w:szCs w:val="22"/>
        </w:rPr>
        <w:t xml:space="preserve"> no association between </w:t>
      </w:r>
      <w:r w:rsidR="00D9004B" w:rsidRPr="00DF2B90">
        <w:rPr>
          <w:rFonts w:ascii="Arial" w:hAnsi="Arial" w:cs="Arial"/>
          <w:i/>
          <w:iCs/>
          <w:sz w:val="22"/>
          <w:szCs w:val="22"/>
        </w:rPr>
        <w:t>A</w:t>
      </w:r>
      <w:r w:rsidR="00D9004B">
        <w:rPr>
          <w:rFonts w:ascii="Arial" w:hAnsi="Arial" w:cs="Arial"/>
          <w:sz w:val="22"/>
          <w:szCs w:val="22"/>
        </w:rPr>
        <w:t xml:space="preserve"> and </w:t>
      </w:r>
      <w:r w:rsidR="00D9004B" w:rsidRPr="00BF24E1">
        <w:rPr>
          <w:rFonts w:ascii="Arial" w:hAnsi="Arial" w:cs="Arial"/>
          <w:i/>
          <w:iCs/>
          <w:sz w:val="22"/>
          <w:szCs w:val="22"/>
        </w:rPr>
        <w:t>N</w:t>
      </w:r>
      <w:r w:rsidR="00712ED3">
        <w:rPr>
          <w:rFonts w:ascii="Arial" w:hAnsi="Arial" w:cs="Arial"/>
          <w:sz w:val="22"/>
          <w:szCs w:val="22"/>
        </w:rPr>
        <w:t xml:space="preserve"> (</w:t>
      </w:r>
      <w:r w:rsidR="00712ED3" w:rsidRPr="003673A7">
        <w:rPr>
          <w:rFonts w:ascii="Arial" w:hAnsi="Arial" w:cs="Arial"/>
          <w:b/>
          <w:bCs/>
          <w:sz w:val="22"/>
          <w:szCs w:val="22"/>
        </w:rPr>
        <w:t>Figure 2</w:t>
      </w:r>
      <w:r w:rsidR="00AC1624">
        <w:rPr>
          <w:rFonts w:ascii="Arial" w:hAnsi="Arial" w:cs="Arial"/>
          <w:b/>
          <w:bCs/>
          <w:sz w:val="22"/>
          <w:szCs w:val="22"/>
        </w:rPr>
        <w:t>,</w:t>
      </w:r>
      <w:r w:rsidR="00A423DC">
        <w:rPr>
          <w:rFonts w:ascii="Arial" w:hAnsi="Arial" w:cs="Arial"/>
          <w:b/>
          <w:bCs/>
          <w:sz w:val="22"/>
          <w:szCs w:val="22"/>
        </w:rPr>
        <w:t xml:space="preserve"> panel 2</w:t>
      </w:r>
      <w:r w:rsidR="00712ED3">
        <w:rPr>
          <w:rFonts w:ascii="Arial" w:hAnsi="Arial" w:cs="Arial"/>
          <w:sz w:val="22"/>
          <w:szCs w:val="22"/>
        </w:rPr>
        <w:t>)</w:t>
      </w:r>
      <w:r w:rsidR="00635F33" w:rsidRPr="009A02BE">
        <w:rPr>
          <w:rFonts w:ascii="Arial" w:hAnsi="Arial" w:cs="Arial"/>
          <w:sz w:val="22"/>
          <w:szCs w:val="22"/>
        </w:rPr>
        <w:t xml:space="preserve">. This could </w:t>
      </w:r>
      <w:r w:rsidR="003469DB">
        <w:rPr>
          <w:rFonts w:ascii="Arial" w:hAnsi="Arial" w:cs="Arial"/>
          <w:sz w:val="22"/>
          <w:szCs w:val="22"/>
        </w:rPr>
        <w:t>give a researcher</w:t>
      </w:r>
      <w:r w:rsidR="00635F33" w:rsidRPr="009A02BE">
        <w:rPr>
          <w:rFonts w:ascii="Arial" w:hAnsi="Arial" w:cs="Arial"/>
          <w:sz w:val="22"/>
          <w:szCs w:val="22"/>
        </w:rPr>
        <w:t xml:space="preserve"> false confidence</w:t>
      </w:r>
      <w:r w:rsidR="0073765A" w:rsidRPr="009A02BE">
        <w:rPr>
          <w:rFonts w:ascii="Arial" w:hAnsi="Arial" w:cs="Arial"/>
          <w:sz w:val="22"/>
          <w:szCs w:val="22"/>
        </w:rPr>
        <w:t xml:space="preserve">, </w:t>
      </w:r>
      <w:r w:rsidR="006B7E6F">
        <w:rPr>
          <w:rFonts w:ascii="Arial" w:hAnsi="Arial" w:cs="Arial"/>
          <w:sz w:val="22"/>
          <w:szCs w:val="22"/>
        </w:rPr>
        <w:t>as</w:t>
      </w:r>
      <w:r w:rsidR="006B7E6F" w:rsidRPr="009A02BE">
        <w:rPr>
          <w:rFonts w:ascii="Arial" w:hAnsi="Arial" w:cs="Arial"/>
          <w:sz w:val="22"/>
          <w:szCs w:val="22"/>
        </w:rPr>
        <w:t xml:space="preserve"> </w:t>
      </w:r>
      <w:r w:rsidR="0073765A" w:rsidRPr="009A02BE">
        <w:rPr>
          <w:rFonts w:ascii="Arial" w:hAnsi="Arial" w:cs="Arial"/>
          <w:sz w:val="22"/>
          <w:szCs w:val="22"/>
        </w:rPr>
        <w:t>there</w:t>
      </w:r>
      <w:r w:rsidR="00D9004B">
        <w:rPr>
          <w:rFonts w:ascii="Arial" w:hAnsi="Arial" w:cs="Arial"/>
          <w:sz w:val="22"/>
          <w:szCs w:val="22"/>
        </w:rPr>
        <w:t xml:space="preserve"> is</w:t>
      </w:r>
      <w:r w:rsidR="0073765A" w:rsidRPr="009A02BE">
        <w:rPr>
          <w:rFonts w:ascii="Arial" w:hAnsi="Arial" w:cs="Arial"/>
          <w:sz w:val="22"/>
          <w:szCs w:val="22"/>
        </w:rPr>
        <w:t xml:space="preserve"> in fact residual confounding in the primary </w:t>
      </w:r>
      <w:r w:rsidR="00D9004B">
        <w:rPr>
          <w:rFonts w:ascii="Arial" w:hAnsi="Arial" w:cs="Arial"/>
          <w:sz w:val="22"/>
          <w:szCs w:val="22"/>
        </w:rPr>
        <w:t xml:space="preserve">outcome </w:t>
      </w:r>
      <w:r w:rsidR="0073765A" w:rsidRPr="009A02BE">
        <w:rPr>
          <w:rFonts w:ascii="Arial" w:hAnsi="Arial" w:cs="Arial"/>
          <w:sz w:val="22"/>
          <w:szCs w:val="22"/>
        </w:rPr>
        <w:t xml:space="preserve">analysis. </w:t>
      </w:r>
      <w:r w:rsidR="00F15ABF" w:rsidRPr="009A02BE">
        <w:rPr>
          <w:rFonts w:ascii="Arial" w:hAnsi="Arial" w:cs="Arial"/>
          <w:sz w:val="22"/>
          <w:szCs w:val="22"/>
        </w:rPr>
        <w:t xml:space="preserve">In practice, this scenario could arise if </w:t>
      </w:r>
      <w:r w:rsidR="00467EAB">
        <w:rPr>
          <w:rFonts w:ascii="Arial" w:hAnsi="Arial" w:cs="Arial"/>
          <w:sz w:val="22"/>
          <w:szCs w:val="22"/>
        </w:rPr>
        <w:t>a</w:t>
      </w:r>
      <w:r w:rsidR="00467EAB" w:rsidRPr="009A02BE">
        <w:rPr>
          <w:rFonts w:ascii="Arial" w:hAnsi="Arial" w:cs="Arial"/>
          <w:sz w:val="22"/>
          <w:szCs w:val="22"/>
        </w:rPr>
        <w:t xml:space="preserve"> </w:t>
      </w:r>
      <w:r w:rsidR="00F15ABF" w:rsidRPr="009A02BE">
        <w:rPr>
          <w:rFonts w:ascii="Arial" w:hAnsi="Arial" w:cs="Arial"/>
          <w:sz w:val="22"/>
          <w:szCs w:val="22"/>
        </w:rPr>
        <w:t xml:space="preserve">researcher </w:t>
      </w:r>
      <w:r w:rsidR="006B7E6F">
        <w:rPr>
          <w:rFonts w:ascii="Arial" w:hAnsi="Arial" w:cs="Arial"/>
          <w:sz w:val="22"/>
          <w:szCs w:val="22"/>
        </w:rPr>
        <w:t>lacks</w:t>
      </w:r>
      <w:r w:rsidR="00F15ABF" w:rsidRPr="009A02BE">
        <w:rPr>
          <w:rFonts w:ascii="Arial" w:hAnsi="Arial" w:cs="Arial"/>
          <w:sz w:val="22"/>
          <w:szCs w:val="22"/>
        </w:rPr>
        <w:t xml:space="preserve"> adequate background knowledge about </w:t>
      </w:r>
      <w:r w:rsidR="004A5AD8" w:rsidRPr="009A02BE">
        <w:rPr>
          <w:rFonts w:ascii="Arial" w:hAnsi="Arial" w:cs="Arial"/>
          <w:sz w:val="22"/>
          <w:szCs w:val="22"/>
        </w:rPr>
        <w:t xml:space="preserve">the common causes of the exposure, outcome, and negative control, or if </w:t>
      </w:r>
      <w:r w:rsidR="0083451E">
        <w:rPr>
          <w:rFonts w:ascii="Arial" w:hAnsi="Arial" w:cs="Arial"/>
          <w:sz w:val="22"/>
          <w:szCs w:val="22"/>
        </w:rPr>
        <w:t>they</w:t>
      </w:r>
      <w:r w:rsidR="004A5AD8" w:rsidRPr="009A02BE">
        <w:rPr>
          <w:rFonts w:ascii="Arial" w:hAnsi="Arial" w:cs="Arial"/>
          <w:sz w:val="22"/>
          <w:szCs w:val="22"/>
        </w:rPr>
        <w:t xml:space="preserve"> choose a negative control outcome that does not </w:t>
      </w:r>
      <w:r w:rsidR="00C55B70">
        <w:rPr>
          <w:rFonts w:ascii="Arial" w:hAnsi="Arial" w:cs="Arial"/>
          <w:sz w:val="22"/>
          <w:szCs w:val="22"/>
        </w:rPr>
        <w:t xml:space="preserve">exactly </w:t>
      </w:r>
      <w:r w:rsidR="004A5AD8" w:rsidRPr="009A02BE">
        <w:rPr>
          <w:rFonts w:ascii="Arial" w:hAnsi="Arial" w:cs="Arial"/>
          <w:sz w:val="22"/>
          <w:szCs w:val="22"/>
        </w:rPr>
        <w:t>share</w:t>
      </w:r>
      <w:r w:rsidR="001857BB">
        <w:rPr>
          <w:rFonts w:ascii="Arial" w:hAnsi="Arial" w:cs="Arial"/>
          <w:sz w:val="22"/>
          <w:szCs w:val="22"/>
        </w:rPr>
        <w:t xml:space="preserve"> the same </w:t>
      </w:r>
      <w:r w:rsidR="0083451E">
        <w:rPr>
          <w:rFonts w:ascii="Arial" w:hAnsi="Arial" w:cs="Arial"/>
          <w:sz w:val="22"/>
          <w:szCs w:val="22"/>
        </w:rPr>
        <w:t>unmeasured</w:t>
      </w:r>
      <w:r w:rsidR="001857BB">
        <w:rPr>
          <w:rFonts w:ascii="Arial" w:hAnsi="Arial" w:cs="Arial"/>
          <w:sz w:val="22"/>
          <w:szCs w:val="22"/>
        </w:rPr>
        <w:t xml:space="preserve"> confounding mechanism</w:t>
      </w:r>
      <w:r w:rsidR="004A5AD8" w:rsidRPr="009A02BE">
        <w:rPr>
          <w:rFonts w:ascii="Arial" w:hAnsi="Arial" w:cs="Arial"/>
          <w:sz w:val="22"/>
          <w:szCs w:val="22"/>
        </w:rPr>
        <w:t xml:space="preserve"> </w:t>
      </w:r>
      <w:r w:rsidR="00887DF6">
        <w:rPr>
          <w:rFonts w:ascii="Arial" w:hAnsi="Arial" w:cs="Arial"/>
          <w:sz w:val="22"/>
          <w:szCs w:val="22"/>
        </w:rPr>
        <w:t>with</w:t>
      </w:r>
      <w:r w:rsidR="00887DF6" w:rsidRPr="009A02BE">
        <w:rPr>
          <w:rFonts w:ascii="Arial" w:hAnsi="Arial" w:cs="Arial"/>
          <w:sz w:val="22"/>
          <w:szCs w:val="22"/>
        </w:rPr>
        <w:t xml:space="preserve"> </w:t>
      </w:r>
      <w:r w:rsidR="004A5AD8" w:rsidRPr="009A02BE">
        <w:rPr>
          <w:rFonts w:ascii="Arial" w:hAnsi="Arial" w:cs="Arial"/>
          <w:sz w:val="22"/>
          <w:szCs w:val="22"/>
        </w:rPr>
        <w:t>the primary outcome.</w:t>
      </w:r>
    </w:p>
    <w:p w14:paraId="07792AE6" w14:textId="77777777" w:rsidR="00A21AE5" w:rsidRPr="009A02BE" w:rsidRDefault="00A21AE5" w:rsidP="00790436">
      <w:pPr>
        <w:spacing w:line="360" w:lineRule="auto"/>
        <w:rPr>
          <w:rFonts w:ascii="Arial" w:hAnsi="Arial" w:cs="Arial"/>
          <w:sz w:val="22"/>
          <w:szCs w:val="22"/>
        </w:rPr>
      </w:pPr>
    </w:p>
    <w:p w14:paraId="44D403C2" w14:textId="616DA836" w:rsidR="00F85B6A" w:rsidRPr="000944A9" w:rsidRDefault="00F85B6A"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00B8264B" w:rsidRPr="000944A9">
        <w:rPr>
          <w:rFonts w:ascii="Arial" w:hAnsi="Arial" w:cs="Arial"/>
          <w:i/>
          <w:iCs/>
          <w:sz w:val="22"/>
          <w:szCs w:val="22"/>
        </w:rPr>
        <w:t>3</w:t>
      </w:r>
      <w:r w:rsidRPr="000944A9">
        <w:rPr>
          <w:rFonts w:ascii="Arial" w:hAnsi="Arial" w:cs="Arial"/>
          <w:i/>
          <w:iCs/>
          <w:sz w:val="22"/>
          <w:szCs w:val="22"/>
        </w:rPr>
        <w:t xml:space="preserve">: </w:t>
      </w:r>
      <w:r w:rsidR="00972154">
        <w:rPr>
          <w:rFonts w:ascii="Arial" w:hAnsi="Arial" w:cs="Arial"/>
          <w:i/>
          <w:iCs/>
          <w:sz w:val="22"/>
          <w:szCs w:val="22"/>
        </w:rPr>
        <w:t>Confounder m</w:t>
      </w:r>
      <w:r w:rsidR="00972154" w:rsidRPr="000944A9">
        <w:rPr>
          <w:rFonts w:ascii="Arial" w:hAnsi="Arial" w:cs="Arial"/>
          <w:i/>
          <w:iCs/>
          <w:sz w:val="22"/>
          <w:szCs w:val="22"/>
        </w:rPr>
        <w:t xml:space="preserve">easurement </w:t>
      </w:r>
      <w:r w:rsidRPr="000944A9">
        <w:rPr>
          <w:rFonts w:ascii="Arial" w:hAnsi="Arial" w:cs="Arial"/>
          <w:i/>
          <w:iCs/>
          <w:sz w:val="22"/>
          <w:szCs w:val="22"/>
        </w:rPr>
        <w:t>error</w:t>
      </w:r>
    </w:p>
    <w:p w14:paraId="078756F1" w14:textId="39B04BAB" w:rsidR="008B7683" w:rsidRDefault="00790195" w:rsidP="00332D2F">
      <w:pPr>
        <w:spacing w:line="360" w:lineRule="auto"/>
        <w:ind w:firstLine="360"/>
        <w:rPr>
          <w:rFonts w:ascii="Arial" w:hAnsi="Arial" w:cs="Arial"/>
          <w:sz w:val="22"/>
          <w:szCs w:val="22"/>
        </w:rPr>
      </w:pPr>
      <w:r w:rsidRPr="009A02BE">
        <w:rPr>
          <w:rFonts w:ascii="Arial" w:hAnsi="Arial" w:cs="Arial"/>
          <w:sz w:val="22"/>
          <w:szCs w:val="22"/>
        </w:rPr>
        <w:t>Here, t</w:t>
      </w:r>
      <w:r w:rsidR="00E345AF" w:rsidRPr="009A02BE">
        <w:rPr>
          <w:rFonts w:ascii="Arial" w:hAnsi="Arial" w:cs="Arial"/>
          <w:sz w:val="22"/>
          <w:szCs w:val="22"/>
        </w:rPr>
        <w:t xml:space="preserve">here </w:t>
      </w:r>
      <w:r w:rsidRPr="009A02BE">
        <w:rPr>
          <w:rFonts w:ascii="Arial" w:hAnsi="Arial" w:cs="Arial"/>
          <w:sz w:val="22"/>
          <w:szCs w:val="22"/>
        </w:rPr>
        <w:t>was</w:t>
      </w:r>
      <w:r w:rsidR="00E345AF" w:rsidRPr="009A02BE">
        <w:rPr>
          <w:rFonts w:ascii="Arial" w:hAnsi="Arial" w:cs="Arial"/>
          <w:sz w:val="22"/>
          <w:szCs w:val="22"/>
        </w:rPr>
        <w:t xml:space="preserve"> </w:t>
      </w:r>
      <w:r w:rsidR="00F51EBD">
        <w:rPr>
          <w:rFonts w:ascii="Arial" w:hAnsi="Arial" w:cs="Arial"/>
          <w:sz w:val="22"/>
          <w:szCs w:val="22"/>
        </w:rPr>
        <w:t xml:space="preserve">upward </w:t>
      </w:r>
      <w:r w:rsidR="00E345AF" w:rsidRPr="009A02BE">
        <w:rPr>
          <w:rFonts w:ascii="Arial" w:hAnsi="Arial" w:cs="Arial"/>
          <w:sz w:val="22"/>
          <w:szCs w:val="22"/>
        </w:rPr>
        <w:t xml:space="preserve">residual confounding </w:t>
      </w:r>
      <w:r w:rsidR="00AC1624">
        <w:rPr>
          <w:rFonts w:ascii="Arial" w:hAnsi="Arial" w:cs="Arial"/>
          <w:sz w:val="22"/>
          <w:szCs w:val="22"/>
        </w:rPr>
        <w:t xml:space="preserve">bias </w:t>
      </w:r>
      <w:r w:rsidR="00E345AF" w:rsidRPr="009A02BE">
        <w:rPr>
          <w:rFonts w:ascii="Arial" w:hAnsi="Arial" w:cs="Arial"/>
          <w:sz w:val="22"/>
          <w:szCs w:val="22"/>
        </w:rPr>
        <w:t xml:space="preserve">in the </w:t>
      </w:r>
      <w:r w:rsidR="008E4E9B">
        <w:rPr>
          <w:rFonts w:ascii="Arial" w:hAnsi="Arial" w:cs="Arial"/>
          <w:sz w:val="22"/>
          <w:szCs w:val="22"/>
        </w:rPr>
        <w:t>primary outcome analysis</w:t>
      </w:r>
      <w:r w:rsidR="00E345AF" w:rsidRPr="009A02BE">
        <w:rPr>
          <w:rFonts w:ascii="Arial" w:hAnsi="Arial" w:cs="Arial"/>
          <w:sz w:val="22"/>
          <w:szCs w:val="22"/>
        </w:rPr>
        <w:t xml:space="preserve"> </w:t>
      </w:r>
      <w:r w:rsidR="00D23201" w:rsidRPr="009A02BE">
        <w:rPr>
          <w:rFonts w:ascii="Arial" w:hAnsi="Arial" w:cs="Arial"/>
          <w:sz w:val="22"/>
          <w:szCs w:val="22"/>
        </w:rPr>
        <w:t xml:space="preserve">due to </w:t>
      </w:r>
      <w:r w:rsidR="00972154">
        <w:rPr>
          <w:rFonts w:ascii="Arial" w:hAnsi="Arial" w:cs="Arial"/>
          <w:sz w:val="22"/>
          <w:szCs w:val="22"/>
        </w:rPr>
        <w:t xml:space="preserve">confounder </w:t>
      </w:r>
      <w:r w:rsidR="00D23201" w:rsidRPr="009A02BE">
        <w:rPr>
          <w:rFonts w:ascii="Arial" w:hAnsi="Arial" w:cs="Arial"/>
          <w:sz w:val="22"/>
          <w:szCs w:val="22"/>
        </w:rPr>
        <w:t>measurement error.</w:t>
      </w:r>
      <w:r w:rsidR="0049642C" w:rsidRPr="009A02BE">
        <w:rPr>
          <w:rFonts w:ascii="Arial" w:hAnsi="Arial" w:cs="Arial"/>
          <w:sz w:val="22"/>
          <w:szCs w:val="22"/>
        </w:rPr>
        <w:t xml:space="preserve"> Still, the negative control analysis </w:t>
      </w:r>
      <w:r w:rsidR="00972154">
        <w:rPr>
          <w:rFonts w:ascii="Arial" w:hAnsi="Arial" w:cs="Arial"/>
          <w:sz w:val="22"/>
          <w:szCs w:val="22"/>
        </w:rPr>
        <w:t>detected</w:t>
      </w:r>
      <w:r w:rsidR="00972154" w:rsidRPr="009A02BE">
        <w:rPr>
          <w:rFonts w:ascii="Arial" w:hAnsi="Arial" w:cs="Arial"/>
          <w:sz w:val="22"/>
          <w:szCs w:val="22"/>
        </w:rPr>
        <w:t xml:space="preserve"> </w:t>
      </w:r>
      <w:r w:rsidR="0049642C" w:rsidRPr="009A02BE">
        <w:rPr>
          <w:rFonts w:ascii="Arial" w:hAnsi="Arial" w:cs="Arial"/>
          <w:sz w:val="22"/>
          <w:szCs w:val="22"/>
        </w:rPr>
        <w:t xml:space="preserve">no association between the </w:t>
      </w:r>
      <w:r w:rsidR="00D826B2" w:rsidRPr="009A02BE">
        <w:rPr>
          <w:rFonts w:ascii="Arial" w:hAnsi="Arial" w:cs="Arial"/>
          <w:sz w:val="22"/>
          <w:szCs w:val="22"/>
        </w:rPr>
        <w:t xml:space="preserve">exposure and </w:t>
      </w:r>
      <w:r w:rsidR="000A2E85" w:rsidRPr="009A02BE">
        <w:rPr>
          <w:rFonts w:ascii="Arial" w:hAnsi="Arial" w:cs="Arial"/>
          <w:sz w:val="22"/>
          <w:szCs w:val="22"/>
        </w:rPr>
        <w:t xml:space="preserve">negative control </w:t>
      </w:r>
      <w:r w:rsidR="00D826B2" w:rsidRPr="009A02BE">
        <w:rPr>
          <w:rFonts w:ascii="Arial" w:hAnsi="Arial" w:cs="Arial"/>
          <w:sz w:val="22"/>
          <w:szCs w:val="22"/>
        </w:rPr>
        <w:t>outcome</w:t>
      </w:r>
      <w:r w:rsidR="00972154">
        <w:rPr>
          <w:rFonts w:ascii="Arial" w:hAnsi="Arial" w:cs="Arial"/>
          <w:sz w:val="22"/>
          <w:szCs w:val="22"/>
        </w:rPr>
        <w:t xml:space="preserve">, since </w:t>
      </w:r>
      <w:r w:rsidR="006B7E6F">
        <w:rPr>
          <w:rFonts w:ascii="Arial" w:hAnsi="Arial" w:cs="Arial"/>
          <w:sz w:val="22"/>
          <w:szCs w:val="22"/>
        </w:rPr>
        <w:t xml:space="preserve">the confounder was only </w:t>
      </w:r>
      <w:r w:rsidR="00972154">
        <w:rPr>
          <w:rFonts w:ascii="Arial" w:hAnsi="Arial" w:cs="Arial"/>
          <w:sz w:val="22"/>
          <w:szCs w:val="22"/>
        </w:rPr>
        <w:t>misclassifi</w:t>
      </w:r>
      <w:r w:rsidR="006B7E6F">
        <w:rPr>
          <w:rFonts w:ascii="Arial" w:hAnsi="Arial" w:cs="Arial"/>
          <w:sz w:val="22"/>
          <w:szCs w:val="22"/>
        </w:rPr>
        <w:t>ed in the primary outcome analysis</w:t>
      </w:r>
      <w:r w:rsidR="00972154">
        <w:rPr>
          <w:rFonts w:ascii="Arial" w:hAnsi="Arial" w:cs="Arial"/>
          <w:sz w:val="22"/>
          <w:szCs w:val="22"/>
        </w:rPr>
        <w:t xml:space="preserve"> </w:t>
      </w:r>
      <w:r w:rsidR="009B0804">
        <w:rPr>
          <w:rFonts w:ascii="Arial" w:hAnsi="Arial" w:cs="Arial"/>
          <w:sz w:val="22"/>
          <w:szCs w:val="22"/>
        </w:rPr>
        <w:t xml:space="preserve">and not in the negative control analysis </w:t>
      </w:r>
      <w:r w:rsidR="00217C80">
        <w:rPr>
          <w:rFonts w:ascii="Arial" w:hAnsi="Arial" w:cs="Arial"/>
          <w:sz w:val="22"/>
          <w:szCs w:val="22"/>
        </w:rPr>
        <w:t>(</w:t>
      </w:r>
      <w:r w:rsidR="00217C80" w:rsidRPr="003673A7">
        <w:rPr>
          <w:rFonts w:ascii="Arial" w:hAnsi="Arial" w:cs="Arial"/>
          <w:b/>
          <w:bCs/>
          <w:sz w:val="22"/>
          <w:szCs w:val="22"/>
        </w:rPr>
        <w:t>Figure 2</w:t>
      </w:r>
      <w:r w:rsidR="00AC1624">
        <w:rPr>
          <w:rFonts w:ascii="Arial" w:hAnsi="Arial" w:cs="Arial"/>
          <w:b/>
          <w:bCs/>
          <w:sz w:val="22"/>
          <w:szCs w:val="22"/>
        </w:rPr>
        <w:t>,</w:t>
      </w:r>
      <w:r w:rsidR="00A423DC">
        <w:rPr>
          <w:rFonts w:ascii="Arial" w:hAnsi="Arial" w:cs="Arial"/>
          <w:b/>
          <w:bCs/>
          <w:sz w:val="22"/>
          <w:szCs w:val="22"/>
        </w:rPr>
        <w:t xml:space="preserve"> panel </w:t>
      </w:r>
      <w:r w:rsidR="009520A2">
        <w:rPr>
          <w:rFonts w:ascii="Arial" w:hAnsi="Arial" w:cs="Arial"/>
          <w:b/>
          <w:bCs/>
          <w:sz w:val="22"/>
          <w:szCs w:val="22"/>
        </w:rPr>
        <w:t>3</w:t>
      </w:r>
      <w:r w:rsidR="00217C80">
        <w:rPr>
          <w:rFonts w:ascii="Arial" w:hAnsi="Arial" w:cs="Arial"/>
          <w:sz w:val="22"/>
          <w:szCs w:val="22"/>
        </w:rPr>
        <w:t>)</w:t>
      </w:r>
      <w:r w:rsidR="00D826B2" w:rsidRPr="009A02BE">
        <w:rPr>
          <w:rFonts w:ascii="Arial" w:hAnsi="Arial" w:cs="Arial"/>
          <w:sz w:val="22"/>
          <w:szCs w:val="22"/>
        </w:rPr>
        <w:t xml:space="preserve">. </w:t>
      </w:r>
      <w:r w:rsidR="00B0276D" w:rsidRPr="009A02BE">
        <w:rPr>
          <w:rFonts w:ascii="Arial" w:hAnsi="Arial" w:cs="Arial"/>
          <w:sz w:val="22"/>
          <w:szCs w:val="22"/>
        </w:rPr>
        <w:t xml:space="preserve">In the presence of </w:t>
      </w:r>
      <w:r w:rsidR="00972154">
        <w:rPr>
          <w:rFonts w:ascii="Arial" w:hAnsi="Arial" w:cs="Arial"/>
          <w:sz w:val="22"/>
          <w:szCs w:val="22"/>
        </w:rPr>
        <w:t xml:space="preserve">confounder </w:t>
      </w:r>
      <w:r w:rsidR="00B0276D" w:rsidRPr="009A02BE">
        <w:rPr>
          <w:rFonts w:ascii="Arial" w:hAnsi="Arial" w:cs="Arial"/>
          <w:sz w:val="22"/>
          <w:szCs w:val="22"/>
        </w:rPr>
        <w:t>measurement error,</w:t>
      </w:r>
      <w:r w:rsidR="00B37AFA" w:rsidRPr="009A02BE">
        <w:rPr>
          <w:rFonts w:ascii="Arial" w:hAnsi="Arial" w:cs="Arial"/>
          <w:sz w:val="22"/>
          <w:szCs w:val="22"/>
        </w:rPr>
        <w:t xml:space="preserve"> including error from </w:t>
      </w:r>
      <w:r w:rsidR="00972154">
        <w:rPr>
          <w:rFonts w:ascii="Arial" w:hAnsi="Arial" w:cs="Arial"/>
          <w:sz w:val="22"/>
          <w:szCs w:val="22"/>
        </w:rPr>
        <w:t>dichotomizing/classifying potential</w:t>
      </w:r>
      <w:r w:rsidR="00972154" w:rsidRPr="009A02BE">
        <w:rPr>
          <w:rFonts w:ascii="Arial" w:hAnsi="Arial" w:cs="Arial"/>
          <w:sz w:val="22"/>
          <w:szCs w:val="22"/>
        </w:rPr>
        <w:t xml:space="preserve"> </w:t>
      </w:r>
      <w:r w:rsidR="00B37AFA" w:rsidRPr="009A02BE">
        <w:rPr>
          <w:rFonts w:ascii="Arial" w:hAnsi="Arial" w:cs="Arial"/>
          <w:sz w:val="22"/>
          <w:szCs w:val="22"/>
        </w:rPr>
        <w:t>confounders when they</w:t>
      </w:r>
      <w:r w:rsidR="00044261">
        <w:rPr>
          <w:rFonts w:ascii="Arial" w:hAnsi="Arial" w:cs="Arial"/>
          <w:sz w:val="22"/>
          <w:szCs w:val="22"/>
        </w:rPr>
        <w:t xml:space="preserve"> are</w:t>
      </w:r>
      <w:r w:rsidR="00B37AFA" w:rsidRPr="009A02BE">
        <w:rPr>
          <w:rFonts w:ascii="Arial" w:hAnsi="Arial" w:cs="Arial"/>
          <w:sz w:val="22"/>
          <w:szCs w:val="22"/>
        </w:rPr>
        <w:t xml:space="preserve"> </w:t>
      </w:r>
      <w:r w:rsidR="00930B02">
        <w:rPr>
          <w:rFonts w:ascii="Arial" w:hAnsi="Arial" w:cs="Arial"/>
          <w:sz w:val="22"/>
          <w:szCs w:val="22"/>
        </w:rPr>
        <w:t xml:space="preserve">integers or </w:t>
      </w:r>
      <w:r w:rsidR="00B37AFA" w:rsidRPr="009A02BE">
        <w:rPr>
          <w:rFonts w:ascii="Arial" w:hAnsi="Arial" w:cs="Arial"/>
          <w:sz w:val="22"/>
          <w:szCs w:val="22"/>
        </w:rPr>
        <w:t>continuous</w:t>
      </w:r>
      <w:r w:rsidR="00972154">
        <w:rPr>
          <w:rFonts w:ascii="Arial" w:hAnsi="Arial" w:cs="Arial"/>
          <w:sz w:val="22"/>
          <w:szCs w:val="22"/>
        </w:rPr>
        <w:t>, such as education</w:t>
      </w:r>
      <w:r w:rsidR="00940573">
        <w:rPr>
          <w:rFonts w:ascii="Arial" w:hAnsi="Arial" w:cs="Arial"/>
          <w:sz w:val="22"/>
          <w:szCs w:val="22"/>
        </w:rPr>
        <w:t xml:space="preserve"> (e.g., </w:t>
      </w:r>
      <w:r w:rsidR="00940573" w:rsidRPr="00BA1E24">
        <w:rPr>
          <w:rFonts w:ascii="Arial" w:hAnsi="Arial" w:cs="Arial"/>
          <w:i/>
          <w:iCs/>
          <w:sz w:val="22"/>
          <w:szCs w:val="22"/>
        </w:rPr>
        <w:t>L</w:t>
      </w:r>
      <w:r w:rsidR="00940573">
        <w:rPr>
          <w:rFonts w:ascii="Arial" w:hAnsi="Arial" w:cs="Arial"/>
          <w:sz w:val="22"/>
          <w:szCs w:val="22"/>
        </w:rPr>
        <w:t xml:space="preserve">: </w:t>
      </w:r>
      <w:r w:rsidR="006468F5">
        <w:rPr>
          <w:rFonts w:ascii="Arial" w:hAnsi="Arial" w:cs="Arial"/>
          <w:sz w:val="22"/>
          <w:szCs w:val="22"/>
        </w:rPr>
        <w:t xml:space="preserve">total </w:t>
      </w:r>
      <w:r w:rsidR="00940573">
        <w:rPr>
          <w:rFonts w:ascii="Arial" w:hAnsi="Arial" w:cs="Arial"/>
          <w:sz w:val="22"/>
          <w:szCs w:val="22"/>
        </w:rPr>
        <w:t xml:space="preserve">years in school vs. </w:t>
      </w:r>
      <w:r w:rsidR="00940573" w:rsidRPr="00BA1E24">
        <w:rPr>
          <w:rFonts w:ascii="Arial" w:hAnsi="Arial" w:cs="Arial"/>
          <w:i/>
          <w:iCs/>
          <w:sz w:val="22"/>
          <w:szCs w:val="22"/>
        </w:rPr>
        <w:t>L</w:t>
      </w:r>
      <w:r w:rsidR="00940573">
        <w:rPr>
          <w:rFonts w:ascii="Arial" w:hAnsi="Arial" w:cs="Arial"/>
          <w:sz w:val="22"/>
          <w:szCs w:val="22"/>
        </w:rPr>
        <w:t>*: graduated from high school)</w:t>
      </w:r>
      <w:r w:rsidR="00B37AFA" w:rsidRPr="009A02BE">
        <w:rPr>
          <w:rFonts w:ascii="Arial" w:hAnsi="Arial" w:cs="Arial"/>
          <w:sz w:val="22"/>
          <w:szCs w:val="22"/>
        </w:rPr>
        <w:t xml:space="preserve">, </w:t>
      </w:r>
      <w:r w:rsidR="00B723B5" w:rsidRPr="009A02BE">
        <w:rPr>
          <w:rFonts w:ascii="Arial" w:hAnsi="Arial" w:cs="Arial"/>
          <w:sz w:val="22"/>
          <w:szCs w:val="22"/>
        </w:rPr>
        <w:t xml:space="preserve">a negative control analysis may not always detect residual </w:t>
      </w:r>
      <w:r w:rsidR="00FD05AE" w:rsidRPr="009A02BE">
        <w:rPr>
          <w:rFonts w:ascii="Arial" w:hAnsi="Arial" w:cs="Arial"/>
          <w:sz w:val="22"/>
          <w:szCs w:val="22"/>
        </w:rPr>
        <w:t>confounding</w:t>
      </w:r>
      <w:r w:rsidR="00B723B5" w:rsidRPr="009A02BE">
        <w:rPr>
          <w:rFonts w:ascii="Arial" w:hAnsi="Arial" w:cs="Arial"/>
          <w:sz w:val="22"/>
          <w:szCs w:val="22"/>
        </w:rPr>
        <w:t>.</w:t>
      </w:r>
      <w:r w:rsidR="00F21BFC">
        <w:rPr>
          <w:rFonts w:ascii="Arial" w:hAnsi="Arial" w:cs="Arial"/>
          <w:sz w:val="22"/>
          <w:szCs w:val="22"/>
        </w:rPr>
        <w:t xml:space="preserve"> </w:t>
      </w:r>
    </w:p>
    <w:p w14:paraId="4BB5D127" w14:textId="77777777" w:rsidR="00A21AE5" w:rsidRDefault="00A21AE5" w:rsidP="000944A9">
      <w:pPr>
        <w:spacing w:line="360" w:lineRule="auto"/>
        <w:ind w:firstLine="360"/>
        <w:rPr>
          <w:rFonts w:ascii="Arial" w:hAnsi="Arial" w:cs="Arial"/>
          <w:sz w:val="22"/>
          <w:szCs w:val="22"/>
        </w:rPr>
      </w:pPr>
    </w:p>
    <w:p w14:paraId="26C84DEA" w14:textId="5E43BA00" w:rsidR="008308E5" w:rsidRPr="000944A9" w:rsidRDefault="008308E5"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 xml:space="preserve">4: </w:t>
      </w:r>
      <w:r w:rsidR="006673A0">
        <w:rPr>
          <w:rFonts w:ascii="Arial" w:hAnsi="Arial" w:cs="Arial"/>
          <w:i/>
          <w:iCs/>
          <w:sz w:val="22"/>
          <w:szCs w:val="22"/>
        </w:rPr>
        <w:t>Model misspecification</w:t>
      </w:r>
    </w:p>
    <w:p w14:paraId="43A7F416" w14:textId="69DF6859" w:rsidR="00D560B7" w:rsidRDefault="008308E5" w:rsidP="00332D2F">
      <w:pPr>
        <w:spacing w:line="360" w:lineRule="auto"/>
        <w:ind w:firstLine="360"/>
        <w:rPr>
          <w:rFonts w:ascii="Arial" w:hAnsi="Arial" w:cs="Arial"/>
          <w:sz w:val="22"/>
          <w:szCs w:val="22"/>
        </w:rPr>
      </w:pPr>
      <w:r w:rsidRPr="009A02BE">
        <w:rPr>
          <w:rFonts w:ascii="Arial" w:hAnsi="Arial" w:cs="Arial"/>
          <w:sz w:val="22"/>
          <w:szCs w:val="22"/>
        </w:rPr>
        <w:t xml:space="preserve">As in </w:t>
      </w:r>
      <w:r w:rsidR="00D82B71">
        <w:rPr>
          <w:rFonts w:ascii="Arial" w:hAnsi="Arial" w:cs="Arial"/>
          <w:sz w:val="22"/>
          <w:szCs w:val="22"/>
        </w:rPr>
        <w:t>s</w:t>
      </w:r>
      <w:r w:rsidR="001857BB">
        <w:rPr>
          <w:rFonts w:ascii="Arial" w:hAnsi="Arial" w:cs="Arial"/>
          <w:sz w:val="22"/>
          <w:szCs w:val="22"/>
        </w:rPr>
        <w:t>cenario</w:t>
      </w:r>
      <w:r w:rsidR="001857BB" w:rsidRPr="009A02BE">
        <w:rPr>
          <w:rFonts w:ascii="Arial" w:hAnsi="Arial" w:cs="Arial"/>
          <w:sz w:val="22"/>
          <w:szCs w:val="22"/>
        </w:rPr>
        <w:t xml:space="preserve"> </w:t>
      </w:r>
      <w:r w:rsidR="00210FBD">
        <w:rPr>
          <w:rFonts w:ascii="Arial" w:hAnsi="Arial" w:cs="Arial"/>
          <w:sz w:val="22"/>
          <w:szCs w:val="22"/>
        </w:rPr>
        <w:t>3</w:t>
      </w:r>
      <w:r w:rsidRPr="009A02BE">
        <w:rPr>
          <w:rFonts w:ascii="Arial" w:hAnsi="Arial" w:cs="Arial"/>
          <w:sz w:val="22"/>
          <w:szCs w:val="22"/>
        </w:rPr>
        <w:t xml:space="preserve">, this negative control analysis </w:t>
      </w:r>
      <w:r w:rsidR="00214FA0" w:rsidRPr="009A02BE">
        <w:rPr>
          <w:rFonts w:ascii="Arial" w:hAnsi="Arial" w:cs="Arial"/>
          <w:sz w:val="22"/>
          <w:szCs w:val="22"/>
        </w:rPr>
        <w:t>show</w:t>
      </w:r>
      <w:r w:rsidR="00214FA0">
        <w:rPr>
          <w:rFonts w:ascii="Arial" w:hAnsi="Arial" w:cs="Arial"/>
          <w:sz w:val="22"/>
          <w:szCs w:val="22"/>
        </w:rPr>
        <w:t>ed</w:t>
      </w:r>
      <w:r w:rsidR="00214FA0" w:rsidRPr="009A02BE">
        <w:rPr>
          <w:rFonts w:ascii="Arial" w:hAnsi="Arial" w:cs="Arial"/>
          <w:sz w:val="22"/>
          <w:szCs w:val="22"/>
        </w:rPr>
        <w:t xml:space="preserve"> </w:t>
      </w:r>
      <w:r w:rsidRPr="009A02BE">
        <w:rPr>
          <w:rFonts w:ascii="Arial" w:hAnsi="Arial" w:cs="Arial"/>
          <w:sz w:val="22"/>
          <w:szCs w:val="22"/>
        </w:rPr>
        <w:t xml:space="preserve">no association between the exposure and negative control outcome, </w:t>
      </w:r>
      <w:r w:rsidR="006B7E6F">
        <w:rPr>
          <w:rFonts w:ascii="Arial" w:hAnsi="Arial" w:cs="Arial"/>
          <w:sz w:val="22"/>
          <w:szCs w:val="22"/>
        </w:rPr>
        <w:t>despite</w:t>
      </w:r>
      <w:r w:rsidRPr="009A02BE">
        <w:rPr>
          <w:rFonts w:ascii="Arial" w:hAnsi="Arial" w:cs="Arial"/>
          <w:sz w:val="22"/>
          <w:szCs w:val="22"/>
        </w:rPr>
        <w:t xml:space="preserve"> the </w:t>
      </w:r>
      <w:r w:rsidR="008E4E9B">
        <w:rPr>
          <w:rFonts w:ascii="Arial" w:hAnsi="Arial" w:cs="Arial"/>
          <w:sz w:val="22"/>
          <w:szCs w:val="22"/>
        </w:rPr>
        <w:t>primary outcome analysis</w:t>
      </w:r>
      <w:r w:rsidRPr="009A02BE">
        <w:rPr>
          <w:rFonts w:ascii="Arial" w:hAnsi="Arial" w:cs="Arial"/>
          <w:sz w:val="22"/>
          <w:szCs w:val="22"/>
        </w:rPr>
        <w:t xml:space="preserve"> </w:t>
      </w:r>
      <w:r w:rsidR="006B7E6F">
        <w:rPr>
          <w:rFonts w:ascii="Arial" w:hAnsi="Arial" w:cs="Arial"/>
          <w:sz w:val="22"/>
          <w:szCs w:val="22"/>
        </w:rPr>
        <w:t>being</w:t>
      </w:r>
      <w:r w:rsidR="008A7AFC" w:rsidRPr="009A02BE">
        <w:rPr>
          <w:rFonts w:ascii="Arial" w:hAnsi="Arial" w:cs="Arial"/>
          <w:sz w:val="22"/>
          <w:szCs w:val="22"/>
        </w:rPr>
        <w:t xml:space="preserve"> </w:t>
      </w:r>
      <w:r w:rsidRPr="009A02BE">
        <w:rPr>
          <w:rFonts w:ascii="Arial" w:hAnsi="Arial" w:cs="Arial"/>
          <w:sz w:val="22"/>
          <w:szCs w:val="22"/>
        </w:rPr>
        <w:t>biased by residual confounding</w:t>
      </w:r>
      <w:r w:rsidR="003D54AB">
        <w:rPr>
          <w:rFonts w:ascii="Arial" w:hAnsi="Arial" w:cs="Arial"/>
          <w:sz w:val="22"/>
          <w:szCs w:val="22"/>
        </w:rPr>
        <w:t xml:space="preserve"> (</w:t>
      </w:r>
      <w:r w:rsidR="003D54AB" w:rsidRPr="003673A7">
        <w:rPr>
          <w:rFonts w:ascii="Arial" w:hAnsi="Arial" w:cs="Arial"/>
          <w:b/>
          <w:bCs/>
          <w:sz w:val="22"/>
          <w:szCs w:val="22"/>
        </w:rPr>
        <w:t>Figure 2</w:t>
      </w:r>
      <w:r w:rsidR="00AC1624">
        <w:rPr>
          <w:rFonts w:ascii="Arial" w:hAnsi="Arial" w:cs="Arial"/>
          <w:b/>
          <w:bCs/>
          <w:sz w:val="22"/>
          <w:szCs w:val="22"/>
        </w:rPr>
        <w:t>,</w:t>
      </w:r>
      <w:r w:rsidR="009520A2">
        <w:rPr>
          <w:rFonts w:ascii="Arial" w:hAnsi="Arial" w:cs="Arial"/>
          <w:b/>
          <w:bCs/>
          <w:sz w:val="22"/>
          <w:szCs w:val="22"/>
        </w:rPr>
        <w:t xml:space="preserve"> panel 4</w:t>
      </w:r>
      <w:r w:rsidR="003D54AB">
        <w:rPr>
          <w:rFonts w:ascii="Arial" w:hAnsi="Arial" w:cs="Arial"/>
          <w:sz w:val="22"/>
          <w:szCs w:val="22"/>
        </w:rPr>
        <w:t>)</w:t>
      </w:r>
      <w:r w:rsidRPr="009A02BE">
        <w:rPr>
          <w:rFonts w:ascii="Arial" w:hAnsi="Arial" w:cs="Arial"/>
          <w:sz w:val="22"/>
          <w:szCs w:val="22"/>
        </w:rPr>
        <w:t xml:space="preserve">. Again, this may </w:t>
      </w:r>
      <w:r w:rsidR="008A7AFC">
        <w:rPr>
          <w:rFonts w:ascii="Arial" w:hAnsi="Arial" w:cs="Arial"/>
          <w:sz w:val="22"/>
          <w:szCs w:val="22"/>
        </w:rPr>
        <w:t>yield</w:t>
      </w:r>
      <w:r w:rsidRPr="009A02BE">
        <w:rPr>
          <w:rFonts w:ascii="Arial" w:hAnsi="Arial" w:cs="Arial"/>
          <w:sz w:val="22"/>
          <w:szCs w:val="22"/>
        </w:rPr>
        <w:t xml:space="preserve"> </w:t>
      </w:r>
      <w:r w:rsidR="00477491" w:rsidRPr="00BA1E24">
        <w:rPr>
          <w:rFonts w:ascii="Arial" w:hAnsi="Arial" w:cs="Arial"/>
          <w:sz w:val="22"/>
          <w:szCs w:val="22"/>
        </w:rPr>
        <w:t xml:space="preserve">a misleading sense of </w:t>
      </w:r>
      <w:r w:rsidRPr="009A02BE">
        <w:rPr>
          <w:rFonts w:ascii="Arial" w:hAnsi="Arial" w:cs="Arial"/>
          <w:sz w:val="22"/>
          <w:szCs w:val="22"/>
        </w:rPr>
        <w:t xml:space="preserve">confidence in the </w:t>
      </w:r>
      <w:r w:rsidR="008E4E9B">
        <w:rPr>
          <w:rFonts w:ascii="Arial" w:hAnsi="Arial" w:cs="Arial"/>
          <w:sz w:val="22"/>
          <w:szCs w:val="22"/>
        </w:rPr>
        <w:t>primary outcome analysis</w:t>
      </w:r>
      <w:r w:rsidRPr="009A02BE">
        <w:rPr>
          <w:rFonts w:ascii="Arial" w:hAnsi="Arial" w:cs="Arial"/>
          <w:sz w:val="22"/>
          <w:szCs w:val="22"/>
        </w:rPr>
        <w:t>. If the relationships between confounder</w:t>
      </w:r>
      <w:r w:rsidR="00AC1624">
        <w:rPr>
          <w:rFonts w:ascii="Arial" w:hAnsi="Arial" w:cs="Arial"/>
          <w:sz w:val="22"/>
          <w:szCs w:val="22"/>
        </w:rPr>
        <w:t>(</w:t>
      </w:r>
      <w:r w:rsidRPr="009A02BE">
        <w:rPr>
          <w:rFonts w:ascii="Arial" w:hAnsi="Arial" w:cs="Arial"/>
          <w:sz w:val="22"/>
          <w:szCs w:val="22"/>
        </w:rPr>
        <w:t>s</w:t>
      </w:r>
      <w:r w:rsidR="00AC1624">
        <w:rPr>
          <w:rFonts w:ascii="Arial" w:hAnsi="Arial" w:cs="Arial"/>
          <w:sz w:val="22"/>
          <w:szCs w:val="22"/>
        </w:rPr>
        <w:t>)</w:t>
      </w:r>
      <w:r w:rsidR="006B71CB">
        <w:rPr>
          <w:rFonts w:ascii="Arial" w:hAnsi="Arial" w:cs="Arial"/>
          <w:sz w:val="22"/>
          <w:szCs w:val="22"/>
        </w:rPr>
        <w:t xml:space="preserve"> (e.g., </w:t>
      </w:r>
      <w:r w:rsidR="006B71CB">
        <w:rPr>
          <w:rFonts w:ascii="Arial" w:hAnsi="Arial" w:cs="Arial"/>
          <w:sz w:val="22"/>
          <w:szCs w:val="22"/>
        </w:rPr>
        <w:lastRenderedPageBreak/>
        <w:t>age)</w:t>
      </w:r>
      <w:r w:rsidRPr="009A02BE">
        <w:rPr>
          <w:rFonts w:ascii="Arial" w:hAnsi="Arial" w:cs="Arial"/>
          <w:sz w:val="22"/>
          <w:szCs w:val="22"/>
        </w:rPr>
        <w:t>, exposure, outcome, and negative control are not modelled correctly,</w:t>
      </w:r>
      <w:r w:rsidR="008A7AFC">
        <w:rPr>
          <w:rFonts w:ascii="Arial" w:hAnsi="Arial" w:cs="Arial"/>
          <w:sz w:val="22"/>
          <w:szCs w:val="22"/>
        </w:rPr>
        <w:t xml:space="preserve"> it is possible that residual bias only </w:t>
      </w:r>
      <w:r w:rsidR="006B7E6F">
        <w:rPr>
          <w:rFonts w:ascii="Arial" w:hAnsi="Arial" w:cs="Arial"/>
          <w:sz w:val="22"/>
          <w:szCs w:val="22"/>
        </w:rPr>
        <w:t>remains</w:t>
      </w:r>
      <w:r w:rsidR="008A7AFC">
        <w:rPr>
          <w:rFonts w:ascii="Arial" w:hAnsi="Arial" w:cs="Arial"/>
          <w:sz w:val="22"/>
          <w:szCs w:val="22"/>
        </w:rPr>
        <w:t xml:space="preserve"> in the primary outcome analysis.</w:t>
      </w:r>
      <w:r w:rsidRPr="009A02BE">
        <w:rPr>
          <w:rFonts w:ascii="Arial" w:hAnsi="Arial" w:cs="Arial"/>
          <w:sz w:val="22"/>
          <w:szCs w:val="22"/>
        </w:rPr>
        <w:t xml:space="preserve"> </w:t>
      </w:r>
      <w:r w:rsidR="00D560B7">
        <w:rPr>
          <w:rFonts w:ascii="Arial" w:hAnsi="Arial" w:cs="Arial"/>
          <w:sz w:val="22"/>
          <w:szCs w:val="22"/>
        </w:rPr>
        <w:t xml:space="preserve">Use of </w:t>
      </w:r>
      <w:r w:rsidR="00C600F4">
        <w:rPr>
          <w:rFonts w:ascii="Arial" w:hAnsi="Arial" w:cs="Arial"/>
          <w:sz w:val="22"/>
          <w:szCs w:val="22"/>
        </w:rPr>
        <w:t xml:space="preserve">flexible or </w:t>
      </w:r>
      <w:r w:rsidR="001857BB">
        <w:rPr>
          <w:rFonts w:ascii="Arial" w:hAnsi="Arial" w:cs="Arial"/>
          <w:sz w:val="22"/>
          <w:szCs w:val="22"/>
        </w:rPr>
        <w:t>nonparametric estimators that do not make assumptions</w:t>
      </w:r>
      <w:r w:rsidR="00C600F4">
        <w:rPr>
          <w:rFonts w:ascii="Arial" w:hAnsi="Arial" w:cs="Arial"/>
          <w:sz w:val="22"/>
          <w:szCs w:val="22"/>
        </w:rPr>
        <w:t xml:space="preserve"> on the shape of the </w:t>
      </w:r>
      <w:r w:rsidR="00AA49AA">
        <w:rPr>
          <w:rFonts w:ascii="Arial" w:hAnsi="Arial" w:cs="Arial"/>
          <w:sz w:val="22"/>
          <w:szCs w:val="22"/>
        </w:rPr>
        <w:t>confounder</w:t>
      </w:r>
      <w:r w:rsidR="00C600F4">
        <w:rPr>
          <w:rFonts w:ascii="Arial" w:hAnsi="Arial" w:cs="Arial"/>
          <w:sz w:val="22"/>
          <w:szCs w:val="22"/>
        </w:rPr>
        <w:t xml:space="preserve">-outcome curve </w:t>
      </w:r>
      <w:r w:rsidR="00A27034">
        <w:rPr>
          <w:rFonts w:ascii="Arial" w:hAnsi="Arial" w:cs="Arial"/>
          <w:sz w:val="22"/>
          <w:szCs w:val="22"/>
        </w:rPr>
        <w:t>could help researchers avoid residual bias due to misspecification of the functional form in covariate adjustment</w:t>
      </w:r>
      <w:r w:rsidR="00231BDB">
        <w:rPr>
          <w:rFonts w:ascii="Arial" w:hAnsi="Arial" w:cs="Arial"/>
          <w:sz w:val="22"/>
          <w:szCs w:val="22"/>
        </w:rPr>
        <w:t xml:space="preserve"> </w:t>
      </w:r>
      <w:r w:rsidR="00FD1771">
        <w:rPr>
          <w:rFonts w:ascii="Arial" w:hAnsi="Arial" w:cs="Arial"/>
          <w:sz w:val="22"/>
          <w:szCs w:val="22"/>
        </w:rPr>
        <w:t>in both primary and negative control analyses</w:t>
      </w:r>
      <w:r w:rsidR="00277FF3">
        <w:rPr>
          <w:rFonts w:ascii="Arial" w:hAnsi="Arial" w:cs="Arial"/>
          <w:sz w:val="22"/>
          <w:szCs w:val="22"/>
        </w:rPr>
        <w:t xml:space="preserve"> </w:t>
      </w:r>
      <w:r w:rsidR="00277FF3">
        <w:rPr>
          <w:rFonts w:ascii="Arial" w:hAnsi="Arial" w:cs="Arial"/>
          <w:sz w:val="22"/>
          <w:szCs w:val="22"/>
        </w:rPr>
        <w:fldChar w:fldCharType="begin"/>
      </w:r>
      <w:r w:rsidR="00F2173B">
        <w:rPr>
          <w:rFonts w:ascii="Arial" w:hAnsi="Arial" w:cs="Arial"/>
          <w:sz w:val="22"/>
          <w:szCs w:val="22"/>
        </w:rPr>
        <w:instrText xml:space="preserve"> ADDIN ZOTERO_ITEM CSL_CITATION {"citationID":"rE8ed5Vj","properties":{"formattedCitation":"[8], [9], [10]","plainCitation":"[8], [9], [10]","noteIndex":0},"citationItems":[{"id":374,"uris":["http://zotero.org/users/local/hHKggCUl/items/JTJYIRTF"],"itemData":{"id":374,"type":"article-journal","abstract":"In the context of a binary treatment, matching is a well-established approach in causal inference. However, in the context of a continuous treatment or exposure, matching is still underdeveloped. We propose an innovative matching approach to estimate an average causal exposure-response function under the setting of continuous exposures that relies on the generalized propensity score (GPS). Our approach maintains the following attractive features of matching: (a) clear separation between the design and the analysis; (b) robustness to model misspecification or to the presence of extreme values of the estimated GPS; (c) straightforward assessments of covariate balance. We first introduce an assumption of identifiability, called local weak unconfoundedness. Under this assumption and mild smoothness conditions, we provide theoretical guarantees that our proposed matching estimator attains point-wise consistency and asymptotic normality. In simulations, our proposed matching approach outperforms existing methods under settings with model misspecification or in the presence of extreme values of the estimated GPS. We apply our proposed method to estimate the average causal exposure-response function between long-term PM2.5 exposure and all-cause mortality among 68.5 million Medicare enrollees, 2000–2016. We found strong evidence of a harmful effect of long-term PM2.5 exposure on mortality. Code for the proposed matching approach is provided in the CausalGPS R package, which is available on CRAN and provides a computationally efficient implementation. Supplementary materials for this article are available online.","container-title":"Journal of the American Statistical Association","DOI":"10.1080/01621459.2022.2144737","ISSN":"0162-1459, 1537-274X","issue":"545","journalAbbreviation":"Journal of the American Statistical Association","language":"en","page":"757-772","source":"DOI.org (Crossref)","title":"Matching on Generalized Propensity Scores with Continuous Exposures","volume":"119","author":[{"family":"Wu","given":"Xiao"},{"family":"Mealli","given":"Fabrizia"},{"family":"Kioumourtzoglou","given":"Marianthi-Anna"},{"family":"Dominici","given":"Francesca"},{"family":"Braun","given":"Danielle"}],"issued":{"date-parts":[["2024",1,2]]}}},{"id":396,"uris":["http://zotero.org/users/local/hHKggCUl/items/LQNIRBL9"],"itemData":{"id":396,"type":"article-journal","abstract":"There is a long-standing debate in the statistical, epidemiological, and econometric ﬁelds as to whether nonparametric estimation that uses machine learning in model ﬁtting confers any meaningful advantage over simpler, parametric approaches in ﬁnite sample estimation of causal e</w:instrText>
      </w:r>
      <w:r w:rsidR="00F2173B">
        <w:rPr>
          <w:rFonts w:ascii="Cambria Math" w:hAnsi="Cambria Math" w:cs="Cambria Math"/>
          <w:sz w:val="22"/>
          <w:szCs w:val="22"/>
        </w:rPr>
        <w:instrText>ﬀ</w:instrText>
      </w:r>
      <w:r w:rsidR="00F2173B">
        <w:rPr>
          <w:rFonts w:ascii="Arial" w:hAnsi="Arial" w:cs="Arial"/>
          <w:sz w:val="22"/>
          <w:szCs w:val="22"/>
        </w:rPr>
        <w:instrText>ects. We address the question: when estimating the e</w:instrText>
      </w:r>
      <w:r w:rsidR="00F2173B">
        <w:rPr>
          <w:rFonts w:ascii="Cambria Math" w:hAnsi="Cambria Math" w:cs="Cambria Math"/>
          <w:sz w:val="22"/>
          <w:szCs w:val="22"/>
        </w:rPr>
        <w:instrText>ﬀ</w:instrText>
      </w:r>
      <w:r w:rsidR="00F2173B">
        <w:rPr>
          <w:rFonts w:ascii="Arial" w:hAnsi="Arial" w:cs="Arial"/>
          <w:sz w:val="22"/>
          <w:szCs w:val="22"/>
        </w:rPr>
        <w:instrText>ect of a treatment on an outcome, how much does the choice of nonparametric vs parametric estimation matter? Instead of answering this question with simulations that reﬂect a few chosen data scenarios, we propose a novel approach to compare estimators across a large number of datagenerating mechanisms drawn from nonparametric models with semi-informative priors. We apply this proposed approach and compare the performance of two nonparametric estimators (Bayesian adaptive regression tree and a targeted minimum loss-based estimator) to two parametric estimators (a logistic regression-based plug-in estimator and a propensity score estimator) in terms of estimating the average treatment e</w:instrText>
      </w:r>
      <w:r w:rsidR="00F2173B">
        <w:rPr>
          <w:rFonts w:ascii="Cambria Math" w:hAnsi="Cambria Math" w:cs="Cambria Math"/>
          <w:sz w:val="22"/>
          <w:szCs w:val="22"/>
        </w:rPr>
        <w:instrText>ﬀ</w:instrText>
      </w:r>
      <w:r w:rsidR="00F2173B">
        <w:rPr>
          <w:rFonts w:ascii="Arial" w:hAnsi="Arial" w:cs="Arial"/>
          <w:sz w:val="22"/>
          <w:szCs w:val="22"/>
        </w:rPr>
        <w:instrText xml:space="preserve">ect across thousands of data-generating mechanisms. We summarize performance in terms of bias, conﬁdence interval coverage, and mean squared error. We ﬁnd that the two nonparametric estimators can substantially reduce bias as compared to the two parametric estimators in large-sample settings characterized by interactions and nonlinearities while compromising very little in terms of performance even in simple, small-sample settings.","container-title":"Journal of Causal Inference","DOI":"10.1515/jci-2023-0022","ISSN":"2193-3685","issue":"1","language":"en","license":"http://creativecommons.org/licenses/by/4.0","page":"20230022","source":"DOI.org (Crossref)","title":"All models are wrong, but which are useful? Comparing parametric and nonparametric estimation of causal effects in finite samples","title-short":"All models are wrong, but which are useful?","volume":"11","author":[{"family":"Rudolph","given":"Kara E."},{"family":"Williams","given":"Nicholas T."},{"family":"Miles","given":"Caleb H."},{"family":"Antonelli","given":"Joseph"},{"family":"Diaz","given":"Ivan"}],"issued":{"date-parts":[["2023",11,27]]}}},{"id":376,"uris":["http://zotero.org/users/local/hHKggCUl/items/46XP6JFE"],"itemData":{"id":376,"type":"article-journal","abstract":"Suppose one observes a sample of independent and identically distributed observations from a particular data generating distribution. Suppose that one is concerned with estimation of a particular pathwise differentiable Euclidean parameter. A substitution estimator evaluating the parameter of a given likelihood based density estimator is typically too biased and might not even converge at the parametric rate: that is, the density estimator was targeted to be a good estimator of the density and might therefore result in a poor estimator of a particular smooth functional of the density. In this article we propose a one step (and, by iteration, k-th step) targeted maximum likelihood density estimator which involves 1) creating a hardest parametric submodel with parameter epsilon through the given density estimator with score equal to the efficient influence curve of the pathwise differentiable parameter at the density estimator, 2) estimating epsilon with the maximum likelihood estimator, and 3) defining a new density estimator as the corresponding update of the original density estimator. We show that iteration of this algorithm results in a targeted maximum likelihood density estimator which solves the efficient influence curve estimating equation and thereby yields a locally efficient estimator of the parameter of interest, under regularity conditions. In particular, we show that, if the parameter is linear and the model is convex, then the targeted maximum likelihood estimator is often achieved in the first step, and it results in a locally efficient estimator at an arbitrary (e.g., heavily misspecified) starting density.","container-title":"The International Journal of Biostatistics","DOI":"10.2202/1557-4679.1043","ISSN":"1557-4679","issue":"1","language":"en","source":"DOI.org (Crossref)","title":"Targeted Maximum Likelihood Learning","URL":"https://www.degruyter.com/document/doi/10.2202/1557-4679.1043/html","volume":"2","author":[{"family":"Van Der Laan","given":"Mark J."},{"family":"Rubin","given":"Daniel"}],"accessed":{"date-parts":[["2025",5,13]]},"issued":{"date-parts":[["2006",1,28]]}}}],"schema":"https://github.com/citation-style-language/schema/raw/master/csl-citation.json"} </w:instrText>
      </w:r>
      <w:r w:rsidR="00277FF3">
        <w:rPr>
          <w:rFonts w:ascii="Arial" w:hAnsi="Arial" w:cs="Arial"/>
          <w:sz w:val="22"/>
          <w:szCs w:val="22"/>
        </w:rPr>
        <w:fldChar w:fldCharType="separate"/>
      </w:r>
      <w:r w:rsidR="00F2173B">
        <w:rPr>
          <w:rFonts w:ascii="Arial" w:hAnsi="Arial" w:cs="Arial"/>
          <w:noProof/>
          <w:sz w:val="22"/>
          <w:szCs w:val="22"/>
        </w:rPr>
        <w:t>[8], [9], [10]</w:t>
      </w:r>
      <w:r w:rsidR="00277FF3">
        <w:rPr>
          <w:rFonts w:ascii="Arial" w:hAnsi="Arial" w:cs="Arial"/>
          <w:sz w:val="22"/>
          <w:szCs w:val="22"/>
        </w:rPr>
        <w:fldChar w:fldCharType="end"/>
      </w:r>
      <w:r w:rsidR="00FD1771">
        <w:rPr>
          <w:rFonts w:ascii="Arial" w:hAnsi="Arial" w:cs="Arial"/>
          <w:sz w:val="22"/>
          <w:szCs w:val="22"/>
        </w:rPr>
        <w:t xml:space="preserve">. </w:t>
      </w:r>
    </w:p>
    <w:p w14:paraId="3C8351DF" w14:textId="12192A03" w:rsidR="00A21AE5" w:rsidRPr="009A02BE" w:rsidRDefault="00A21AE5" w:rsidP="003A42B1">
      <w:pPr>
        <w:spacing w:line="360" w:lineRule="auto"/>
        <w:rPr>
          <w:rFonts w:ascii="Arial" w:hAnsi="Arial" w:cs="Arial"/>
          <w:sz w:val="22"/>
          <w:szCs w:val="22"/>
        </w:rPr>
      </w:pPr>
    </w:p>
    <w:p w14:paraId="7F3A1568" w14:textId="0AC69577" w:rsidR="00737664" w:rsidRPr="000944A9" w:rsidRDefault="00737664"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0023618F" w:rsidRPr="000944A9">
        <w:rPr>
          <w:rFonts w:ascii="Arial" w:hAnsi="Arial" w:cs="Arial"/>
          <w:i/>
          <w:iCs/>
          <w:sz w:val="22"/>
          <w:szCs w:val="22"/>
        </w:rPr>
        <w:t>5</w:t>
      </w:r>
      <w:r w:rsidRPr="000944A9">
        <w:rPr>
          <w:rFonts w:ascii="Arial" w:hAnsi="Arial" w:cs="Arial"/>
          <w:i/>
          <w:iCs/>
          <w:sz w:val="22"/>
          <w:szCs w:val="22"/>
        </w:rPr>
        <w:t>: Weak</w:t>
      </w:r>
      <w:r w:rsidR="00AA49AA">
        <w:rPr>
          <w:rFonts w:ascii="Arial" w:hAnsi="Arial" w:cs="Arial"/>
          <w:i/>
          <w:iCs/>
          <w:sz w:val="22"/>
          <w:szCs w:val="22"/>
        </w:rPr>
        <w:t>er confound</w:t>
      </w:r>
      <w:r w:rsidR="00553C03">
        <w:rPr>
          <w:rFonts w:ascii="Arial" w:hAnsi="Arial" w:cs="Arial"/>
          <w:i/>
          <w:iCs/>
          <w:sz w:val="22"/>
          <w:szCs w:val="22"/>
        </w:rPr>
        <w:t>ing</w:t>
      </w:r>
      <w:r w:rsidR="00AA49AA">
        <w:rPr>
          <w:rFonts w:ascii="Arial" w:hAnsi="Arial" w:cs="Arial"/>
          <w:i/>
          <w:iCs/>
          <w:sz w:val="22"/>
          <w:szCs w:val="22"/>
        </w:rPr>
        <w:t xml:space="preserve"> in</w:t>
      </w:r>
      <w:r w:rsidRPr="000944A9">
        <w:rPr>
          <w:rFonts w:ascii="Arial" w:hAnsi="Arial" w:cs="Arial"/>
          <w:i/>
          <w:iCs/>
          <w:sz w:val="22"/>
          <w:szCs w:val="22"/>
        </w:rPr>
        <w:t xml:space="preserve"> negative control </w:t>
      </w:r>
      <w:r w:rsidR="00553C03">
        <w:rPr>
          <w:rFonts w:ascii="Arial" w:hAnsi="Arial" w:cs="Arial"/>
          <w:i/>
          <w:iCs/>
          <w:sz w:val="22"/>
          <w:szCs w:val="22"/>
        </w:rPr>
        <w:t>outcome</w:t>
      </w:r>
    </w:p>
    <w:p w14:paraId="72542C57" w14:textId="6FD16D4E" w:rsidR="008323EB" w:rsidRDefault="00304CAB" w:rsidP="00332D2F">
      <w:pPr>
        <w:spacing w:line="360" w:lineRule="auto"/>
        <w:ind w:firstLine="360"/>
        <w:rPr>
          <w:rFonts w:ascii="Arial" w:hAnsi="Arial" w:cs="Arial"/>
          <w:sz w:val="22"/>
          <w:szCs w:val="22"/>
        </w:rPr>
      </w:pPr>
      <w:r w:rsidRPr="009A02BE">
        <w:rPr>
          <w:rFonts w:ascii="Arial" w:hAnsi="Arial" w:cs="Arial"/>
          <w:sz w:val="22"/>
          <w:szCs w:val="22"/>
        </w:rPr>
        <w:t xml:space="preserve">In this scenario, </w:t>
      </w:r>
      <w:r w:rsidR="00D707B1" w:rsidRPr="009A02BE">
        <w:rPr>
          <w:rFonts w:ascii="Arial" w:hAnsi="Arial" w:cs="Arial"/>
          <w:sz w:val="22"/>
          <w:szCs w:val="22"/>
        </w:rPr>
        <w:t xml:space="preserve">the unobserved confounder </w:t>
      </w:r>
      <w:r w:rsidR="00D707B1" w:rsidRPr="00C93B11">
        <w:rPr>
          <w:rFonts w:ascii="Arial" w:hAnsi="Arial" w:cs="Arial"/>
          <w:i/>
          <w:iCs/>
          <w:sz w:val="22"/>
          <w:szCs w:val="22"/>
        </w:rPr>
        <w:t>U</w:t>
      </w:r>
      <w:r w:rsidR="00D707B1" w:rsidRPr="009A02BE">
        <w:rPr>
          <w:rFonts w:ascii="Arial" w:hAnsi="Arial" w:cs="Arial"/>
          <w:sz w:val="22"/>
          <w:szCs w:val="22"/>
        </w:rPr>
        <w:t xml:space="preserve"> was only weakly associated with the negative control outcome</w:t>
      </w:r>
      <w:r w:rsidR="00101189">
        <w:rPr>
          <w:rFonts w:ascii="Arial" w:hAnsi="Arial" w:cs="Arial"/>
          <w:sz w:val="22"/>
          <w:szCs w:val="22"/>
        </w:rPr>
        <w:t xml:space="preserve"> but strongly associated with </w:t>
      </w:r>
      <w:r w:rsidR="00101189" w:rsidRPr="006B5EB9">
        <w:rPr>
          <w:rFonts w:ascii="Arial" w:hAnsi="Arial" w:cs="Arial"/>
          <w:i/>
          <w:iCs/>
          <w:sz w:val="22"/>
          <w:szCs w:val="22"/>
        </w:rPr>
        <w:t>Y</w:t>
      </w:r>
      <w:r w:rsidR="00101189">
        <w:rPr>
          <w:rFonts w:ascii="Arial" w:hAnsi="Arial" w:cs="Arial"/>
          <w:sz w:val="22"/>
          <w:szCs w:val="22"/>
        </w:rPr>
        <w:t>.</w:t>
      </w:r>
      <w:r w:rsidR="00101189" w:rsidRPr="009A02BE">
        <w:rPr>
          <w:rFonts w:ascii="Arial" w:hAnsi="Arial" w:cs="Arial"/>
          <w:sz w:val="22"/>
          <w:szCs w:val="22"/>
        </w:rPr>
        <w:t xml:space="preserve"> </w:t>
      </w:r>
      <w:r w:rsidR="00101189">
        <w:rPr>
          <w:rFonts w:ascii="Arial" w:hAnsi="Arial" w:cs="Arial"/>
          <w:sz w:val="22"/>
          <w:szCs w:val="22"/>
        </w:rPr>
        <w:t>T</w:t>
      </w:r>
      <w:r w:rsidR="00101189" w:rsidRPr="009A02BE">
        <w:rPr>
          <w:rFonts w:ascii="Arial" w:hAnsi="Arial" w:cs="Arial"/>
          <w:sz w:val="22"/>
          <w:szCs w:val="22"/>
        </w:rPr>
        <w:t xml:space="preserve">he </w:t>
      </w:r>
      <w:r w:rsidRPr="009A02BE">
        <w:rPr>
          <w:rFonts w:ascii="Arial" w:hAnsi="Arial" w:cs="Arial"/>
          <w:sz w:val="22"/>
          <w:szCs w:val="22"/>
        </w:rPr>
        <w:t xml:space="preserve">association between the </w:t>
      </w:r>
      <w:r w:rsidR="005B6B30" w:rsidRPr="009A02BE">
        <w:rPr>
          <w:rFonts w:ascii="Arial" w:hAnsi="Arial" w:cs="Arial"/>
          <w:sz w:val="22"/>
          <w:szCs w:val="22"/>
        </w:rPr>
        <w:t xml:space="preserve">exposure </w:t>
      </w:r>
      <w:r w:rsidR="00A50C76" w:rsidRPr="009A02BE">
        <w:rPr>
          <w:rFonts w:ascii="Arial" w:hAnsi="Arial" w:cs="Arial"/>
          <w:sz w:val="22"/>
          <w:szCs w:val="22"/>
        </w:rPr>
        <w:t xml:space="preserve">and </w:t>
      </w:r>
      <w:r w:rsidRPr="009A02BE">
        <w:rPr>
          <w:rFonts w:ascii="Arial" w:hAnsi="Arial" w:cs="Arial"/>
          <w:sz w:val="22"/>
          <w:szCs w:val="22"/>
        </w:rPr>
        <w:t xml:space="preserve">negative control outcome </w:t>
      </w:r>
      <w:r w:rsidR="00D415B5">
        <w:rPr>
          <w:rFonts w:ascii="Arial" w:hAnsi="Arial" w:cs="Arial"/>
          <w:sz w:val="22"/>
          <w:szCs w:val="22"/>
        </w:rPr>
        <w:t>appeared to be</w:t>
      </w:r>
      <w:r w:rsidR="00B82548" w:rsidRPr="009A02BE">
        <w:rPr>
          <w:rFonts w:ascii="Arial" w:hAnsi="Arial" w:cs="Arial"/>
          <w:sz w:val="22"/>
          <w:szCs w:val="22"/>
        </w:rPr>
        <w:t xml:space="preserve"> null</w:t>
      </w:r>
      <w:r w:rsidR="00B07B57">
        <w:rPr>
          <w:rFonts w:ascii="Arial" w:hAnsi="Arial" w:cs="Arial"/>
          <w:sz w:val="22"/>
          <w:szCs w:val="22"/>
        </w:rPr>
        <w:t xml:space="preserve"> even though the effect estimate</w:t>
      </w:r>
      <w:r w:rsidR="00101189">
        <w:rPr>
          <w:rFonts w:ascii="Arial" w:hAnsi="Arial" w:cs="Arial"/>
          <w:sz w:val="22"/>
          <w:szCs w:val="22"/>
        </w:rPr>
        <w:t xml:space="preserve"> for the primary outcome</w:t>
      </w:r>
      <w:r w:rsidR="00B07B57">
        <w:rPr>
          <w:rFonts w:ascii="Arial" w:hAnsi="Arial" w:cs="Arial"/>
          <w:sz w:val="22"/>
          <w:szCs w:val="22"/>
        </w:rPr>
        <w:t xml:space="preserve"> was biased upward (</w:t>
      </w:r>
      <w:r w:rsidR="00B07B57" w:rsidRPr="003673A7">
        <w:rPr>
          <w:rFonts w:ascii="Arial" w:hAnsi="Arial" w:cs="Arial"/>
          <w:b/>
          <w:bCs/>
          <w:sz w:val="22"/>
          <w:szCs w:val="22"/>
        </w:rPr>
        <w:t>Figure 2</w:t>
      </w:r>
      <w:r w:rsidR="002B5CFB">
        <w:rPr>
          <w:rFonts w:ascii="Arial" w:hAnsi="Arial" w:cs="Arial"/>
          <w:b/>
          <w:bCs/>
          <w:sz w:val="22"/>
          <w:szCs w:val="22"/>
        </w:rPr>
        <w:t>,</w:t>
      </w:r>
      <w:r w:rsidR="00B07B57">
        <w:rPr>
          <w:rFonts w:ascii="Arial" w:hAnsi="Arial" w:cs="Arial"/>
          <w:b/>
          <w:bCs/>
          <w:sz w:val="22"/>
          <w:szCs w:val="22"/>
        </w:rPr>
        <w:t xml:space="preserve"> panel </w:t>
      </w:r>
      <w:r w:rsidR="0023618F">
        <w:rPr>
          <w:rFonts w:ascii="Arial" w:hAnsi="Arial" w:cs="Arial"/>
          <w:b/>
          <w:bCs/>
          <w:sz w:val="22"/>
          <w:szCs w:val="22"/>
        </w:rPr>
        <w:t>5</w:t>
      </w:r>
      <w:r w:rsidR="00B07B57" w:rsidRPr="0023618F">
        <w:rPr>
          <w:rFonts w:ascii="Arial" w:hAnsi="Arial" w:cs="Arial"/>
          <w:sz w:val="22"/>
          <w:szCs w:val="22"/>
        </w:rPr>
        <w:t>)</w:t>
      </w:r>
      <w:r w:rsidR="00B82548" w:rsidRPr="009A02BE">
        <w:rPr>
          <w:rFonts w:ascii="Arial" w:hAnsi="Arial" w:cs="Arial"/>
          <w:sz w:val="22"/>
          <w:szCs w:val="22"/>
        </w:rPr>
        <w:t>.</w:t>
      </w:r>
      <w:r w:rsidR="00F14520" w:rsidRPr="009A02BE">
        <w:rPr>
          <w:rFonts w:ascii="Arial" w:hAnsi="Arial" w:cs="Arial"/>
          <w:sz w:val="22"/>
          <w:szCs w:val="22"/>
        </w:rPr>
        <w:t xml:space="preserve"> </w:t>
      </w:r>
      <w:r w:rsidR="00696913" w:rsidRPr="009A02BE">
        <w:rPr>
          <w:rFonts w:ascii="Arial" w:hAnsi="Arial" w:cs="Arial"/>
          <w:sz w:val="22"/>
          <w:szCs w:val="22"/>
        </w:rPr>
        <w:t xml:space="preserve">Depending on </w:t>
      </w:r>
      <w:r w:rsidR="00AA3BC2" w:rsidRPr="009A02BE">
        <w:rPr>
          <w:rFonts w:ascii="Arial" w:hAnsi="Arial" w:cs="Arial"/>
          <w:sz w:val="22"/>
          <w:szCs w:val="22"/>
        </w:rPr>
        <w:t xml:space="preserve">study </w:t>
      </w:r>
      <w:r w:rsidR="00696913" w:rsidRPr="009A02BE">
        <w:rPr>
          <w:rFonts w:ascii="Arial" w:hAnsi="Arial" w:cs="Arial"/>
          <w:sz w:val="22"/>
          <w:szCs w:val="22"/>
        </w:rPr>
        <w:t xml:space="preserve">sample size and power, the </w:t>
      </w:r>
      <w:r w:rsidR="006F2F19" w:rsidRPr="009A02BE">
        <w:rPr>
          <w:rFonts w:ascii="Arial" w:hAnsi="Arial" w:cs="Arial"/>
          <w:sz w:val="22"/>
          <w:szCs w:val="22"/>
        </w:rPr>
        <w:t xml:space="preserve">observed </w:t>
      </w:r>
      <w:r w:rsidR="00696913" w:rsidRPr="009A02BE">
        <w:rPr>
          <w:rFonts w:ascii="Arial" w:hAnsi="Arial" w:cs="Arial"/>
          <w:sz w:val="22"/>
          <w:szCs w:val="22"/>
        </w:rPr>
        <w:t xml:space="preserve">association between the exposure and negative control outcome </w:t>
      </w:r>
      <w:r w:rsidR="002E6F7C" w:rsidRPr="009A02BE">
        <w:rPr>
          <w:rFonts w:ascii="Arial" w:hAnsi="Arial" w:cs="Arial"/>
          <w:sz w:val="22"/>
          <w:szCs w:val="22"/>
        </w:rPr>
        <w:t xml:space="preserve">could have been </w:t>
      </w:r>
      <w:r w:rsidR="00696913" w:rsidRPr="009A02BE">
        <w:rPr>
          <w:rFonts w:ascii="Arial" w:hAnsi="Arial" w:cs="Arial"/>
          <w:sz w:val="22"/>
          <w:szCs w:val="22"/>
        </w:rPr>
        <w:t>either very weak or null</w:t>
      </w:r>
      <w:r w:rsidR="00474BCE" w:rsidRPr="009A02BE">
        <w:rPr>
          <w:rFonts w:ascii="Arial" w:hAnsi="Arial" w:cs="Arial"/>
          <w:sz w:val="22"/>
          <w:szCs w:val="22"/>
        </w:rPr>
        <w:t xml:space="preserve">. </w:t>
      </w:r>
      <w:r w:rsidR="002A0925">
        <w:rPr>
          <w:rFonts w:ascii="Arial" w:hAnsi="Arial" w:cs="Arial"/>
          <w:sz w:val="22"/>
          <w:szCs w:val="22"/>
        </w:rPr>
        <w:t>T</w:t>
      </w:r>
      <w:r w:rsidR="00474BCE" w:rsidRPr="009A02BE">
        <w:rPr>
          <w:rFonts w:ascii="Arial" w:hAnsi="Arial" w:cs="Arial"/>
          <w:sz w:val="22"/>
          <w:szCs w:val="22"/>
        </w:rPr>
        <w:t xml:space="preserve">his may </w:t>
      </w:r>
      <w:r w:rsidR="000753CB" w:rsidRPr="00F512B1">
        <w:rPr>
          <w:rFonts w:ascii="Arial" w:hAnsi="Arial" w:cs="Arial"/>
          <w:sz w:val="22"/>
          <w:szCs w:val="22"/>
        </w:rPr>
        <w:t xml:space="preserve">lead to unwarranted </w:t>
      </w:r>
      <w:r w:rsidR="00474BCE" w:rsidRPr="009A02BE">
        <w:rPr>
          <w:rFonts w:ascii="Arial" w:hAnsi="Arial" w:cs="Arial"/>
          <w:sz w:val="22"/>
          <w:szCs w:val="22"/>
        </w:rPr>
        <w:t xml:space="preserve">confidence in the </w:t>
      </w:r>
      <w:r w:rsidR="008E4E9B">
        <w:rPr>
          <w:rFonts w:ascii="Arial" w:hAnsi="Arial" w:cs="Arial"/>
          <w:sz w:val="22"/>
          <w:szCs w:val="22"/>
        </w:rPr>
        <w:t>primary outcome analysis</w:t>
      </w:r>
      <w:r w:rsidR="006B46BD" w:rsidRPr="009A02BE">
        <w:rPr>
          <w:rFonts w:ascii="Arial" w:hAnsi="Arial" w:cs="Arial"/>
          <w:sz w:val="22"/>
          <w:szCs w:val="22"/>
        </w:rPr>
        <w:t xml:space="preserve">. </w:t>
      </w:r>
    </w:p>
    <w:p w14:paraId="01CF5C3A" w14:textId="77777777" w:rsidR="00A21AE5" w:rsidRPr="009A02BE" w:rsidRDefault="00A21AE5" w:rsidP="000944A9">
      <w:pPr>
        <w:spacing w:line="360" w:lineRule="auto"/>
        <w:ind w:firstLine="360"/>
        <w:rPr>
          <w:rFonts w:ascii="Arial" w:hAnsi="Arial" w:cs="Arial"/>
          <w:sz w:val="22"/>
          <w:szCs w:val="22"/>
        </w:rPr>
      </w:pPr>
    </w:p>
    <w:p w14:paraId="223605A9" w14:textId="1DE3D510" w:rsidR="008B51E0" w:rsidRPr="000944A9" w:rsidRDefault="008B51E0"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Scenario 6</w:t>
      </w:r>
      <w:r w:rsidRPr="000944A9">
        <w:rPr>
          <w:rFonts w:ascii="Arial" w:hAnsi="Arial" w:cs="Arial"/>
          <w:i/>
          <w:iCs/>
          <w:sz w:val="22"/>
          <w:szCs w:val="22"/>
        </w:rPr>
        <w:t xml:space="preserve">: </w:t>
      </w:r>
      <w:r w:rsidR="006B7E6F">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sidR="006B7E6F">
        <w:rPr>
          <w:rFonts w:ascii="Arial" w:hAnsi="Arial" w:cs="Arial"/>
          <w:i/>
          <w:iCs/>
          <w:sz w:val="22"/>
          <w:szCs w:val="22"/>
        </w:rPr>
        <w:t>outcome</w:t>
      </w:r>
    </w:p>
    <w:p w14:paraId="3CDF7C8D" w14:textId="5E0856EA" w:rsidR="00B94C77" w:rsidRDefault="00C772EB" w:rsidP="00C74541">
      <w:pPr>
        <w:spacing w:line="360" w:lineRule="auto"/>
        <w:ind w:firstLine="360"/>
        <w:rPr>
          <w:rFonts w:ascii="Arial" w:hAnsi="Arial" w:cs="Arial"/>
          <w:sz w:val="22"/>
          <w:szCs w:val="22"/>
        </w:rPr>
      </w:pPr>
      <w:r w:rsidRPr="009A02BE">
        <w:rPr>
          <w:rFonts w:ascii="Arial" w:hAnsi="Arial" w:cs="Arial"/>
          <w:sz w:val="22"/>
          <w:szCs w:val="22"/>
        </w:rPr>
        <w:t>In this scenario, the unobserved confounder was negatively associated with the negative control outcome</w:t>
      </w:r>
      <w:r w:rsidR="003842F1">
        <w:rPr>
          <w:rFonts w:ascii="Arial" w:hAnsi="Arial" w:cs="Arial"/>
          <w:sz w:val="22"/>
          <w:szCs w:val="22"/>
        </w:rPr>
        <w:t>;</w:t>
      </w:r>
      <w:r w:rsidR="003842F1" w:rsidRPr="009A02BE">
        <w:rPr>
          <w:rFonts w:ascii="Arial" w:hAnsi="Arial" w:cs="Arial"/>
          <w:sz w:val="22"/>
          <w:szCs w:val="22"/>
        </w:rPr>
        <w:t xml:space="preserve"> </w:t>
      </w:r>
      <w:r w:rsidRPr="009A02BE">
        <w:rPr>
          <w:rFonts w:ascii="Arial" w:hAnsi="Arial" w:cs="Arial"/>
          <w:sz w:val="22"/>
          <w:szCs w:val="22"/>
        </w:rPr>
        <w:t xml:space="preserve">the </w:t>
      </w:r>
      <w:r w:rsidR="0096058B" w:rsidRPr="009A02BE">
        <w:rPr>
          <w:rFonts w:ascii="Arial" w:hAnsi="Arial" w:cs="Arial"/>
          <w:sz w:val="22"/>
          <w:szCs w:val="22"/>
        </w:rPr>
        <w:t>a</w:t>
      </w:r>
      <w:r w:rsidR="005E3AE9" w:rsidRPr="009A02BE">
        <w:rPr>
          <w:rFonts w:ascii="Arial" w:hAnsi="Arial" w:cs="Arial"/>
          <w:sz w:val="22"/>
          <w:szCs w:val="22"/>
        </w:rPr>
        <w:t xml:space="preserve">ssociation between </w:t>
      </w:r>
      <w:r w:rsidR="005E3AE9" w:rsidRPr="00C92C3D">
        <w:rPr>
          <w:rFonts w:ascii="Arial" w:hAnsi="Arial" w:cs="Arial"/>
          <w:i/>
          <w:iCs/>
          <w:sz w:val="22"/>
          <w:szCs w:val="22"/>
        </w:rPr>
        <w:t>A</w:t>
      </w:r>
      <w:r w:rsidR="005E3AE9" w:rsidRPr="009A02BE">
        <w:rPr>
          <w:rFonts w:ascii="Arial" w:hAnsi="Arial" w:cs="Arial"/>
          <w:sz w:val="22"/>
          <w:szCs w:val="22"/>
        </w:rPr>
        <w:t xml:space="preserve"> and </w:t>
      </w:r>
      <w:r w:rsidR="005E3AE9" w:rsidRPr="00C92C3D">
        <w:rPr>
          <w:rFonts w:ascii="Arial" w:hAnsi="Arial" w:cs="Arial"/>
          <w:i/>
          <w:iCs/>
          <w:sz w:val="22"/>
          <w:szCs w:val="22"/>
        </w:rPr>
        <w:t>N</w:t>
      </w:r>
      <w:r w:rsidR="009C6E33">
        <w:rPr>
          <w:rFonts w:ascii="Arial" w:hAnsi="Arial" w:cs="Arial"/>
          <w:sz w:val="22"/>
          <w:szCs w:val="22"/>
        </w:rPr>
        <w:t xml:space="preserve"> was therefore</w:t>
      </w:r>
      <w:r w:rsidR="005E3AE9" w:rsidRPr="009A02BE">
        <w:rPr>
          <w:rFonts w:ascii="Arial" w:hAnsi="Arial" w:cs="Arial"/>
          <w:sz w:val="22"/>
          <w:szCs w:val="22"/>
        </w:rPr>
        <w:t xml:space="preserve"> biased downward</w:t>
      </w:r>
      <w:r w:rsidR="005B18FF">
        <w:rPr>
          <w:rFonts w:ascii="Arial" w:hAnsi="Arial" w:cs="Arial"/>
          <w:sz w:val="22"/>
          <w:szCs w:val="22"/>
        </w:rPr>
        <w:t xml:space="preserve"> (</w:t>
      </w:r>
      <w:r w:rsidR="005B18FF" w:rsidRPr="003673A7">
        <w:rPr>
          <w:rFonts w:ascii="Arial" w:hAnsi="Arial" w:cs="Arial"/>
          <w:b/>
          <w:bCs/>
          <w:sz w:val="22"/>
          <w:szCs w:val="22"/>
        </w:rPr>
        <w:t>Figure 2</w:t>
      </w:r>
      <w:r w:rsidR="002B5CFB">
        <w:rPr>
          <w:rFonts w:ascii="Arial" w:hAnsi="Arial" w:cs="Arial"/>
          <w:b/>
          <w:bCs/>
          <w:sz w:val="22"/>
          <w:szCs w:val="22"/>
        </w:rPr>
        <w:t>,</w:t>
      </w:r>
      <w:r w:rsidR="005B18FF">
        <w:rPr>
          <w:rFonts w:ascii="Arial" w:hAnsi="Arial" w:cs="Arial"/>
          <w:b/>
          <w:bCs/>
          <w:sz w:val="22"/>
          <w:szCs w:val="22"/>
        </w:rPr>
        <w:t xml:space="preserve"> panel 6</w:t>
      </w:r>
      <w:r w:rsidR="005B18FF" w:rsidRPr="00D03F55">
        <w:rPr>
          <w:rFonts w:ascii="Arial" w:hAnsi="Arial" w:cs="Arial"/>
          <w:sz w:val="22"/>
          <w:szCs w:val="22"/>
        </w:rPr>
        <w:t>)</w:t>
      </w:r>
      <w:r w:rsidR="00176B1E" w:rsidRPr="009A02BE">
        <w:rPr>
          <w:rFonts w:ascii="Arial" w:hAnsi="Arial" w:cs="Arial"/>
          <w:sz w:val="22"/>
          <w:szCs w:val="22"/>
        </w:rPr>
        <w:t>.</w:t>
      </w:r>
      <w:r w:rsidR="006372BC" w:rsidRPr="009A02BE">
        <w:rPr>
          <w:rFonts w:ascii="Arial" w:hAnsi="Arial" w:cs="Arial"/>
          <w:sz w:val="22"/>
          <w:szCs w:val="22"/>
        </w:rPr>
        <w:t xml:space="preserve"> </w:t>
      </w:r>
      <w:r w:rsidR="005E3AE9" w:rsidRPr="009A02BE">
        <w:rPr>
          <w:rFonts w:ascii="Arial" w:hAnsi="Arial" w:cs="Arial"/>
          <w:sz w:val="22"/>
          <w:szCs w:val="22"/>
        </w:rPr>
        <w:t xml:space="preserve">Depending on the strength of association between </w:t>
      </w:r>
      <w:r w:rsidR="005E3AE9" w:rsidRPr="00F24185">
        <w:rPr>
          <w:rFonts w:ascii="Arial" w:hAnsi="Arial" w:cs="Arial"/>
          <w:i/>
          <w:iCs/>
          <w:sz w:val="22"/>
          <w:szCs w:val="22"/>
        </w:rPr>
        <w:t>A</w:t>
      </w:r>
      <w:r w:rsidR="005E3AE9" w:rsidRPr="009A02BE">
        <w:rPr>
          <w:rFonts w:ascii="Arial" w:hAnsi="Arial" w:cs="Arial"/>
          <w:sz w:val="22"/>
          <w:szCs w:val="22"/>
        </w:rPr>
        <w:t xml:space="preserve">, </w:t>
      </w:r>
      <w:r w:rsidR="005E3AE9" w:rsidRPr="00F24185">
        <w:rPr>
          <w:rFonts w:ascii="Arial" w:hAnsi="Arial" w:cs="Arial"/>
          <w:i/>
          <w:iCs/>
          <w:sz w:val="22"/>
          <w:szCs w:val="22"/>
        </w:rPr>
        <w:t>U</w:t>
      </w:r>
      <w:r w:rsidR="005E3AE9" w:rsidRPr="009A02BE">
        <w:rPr>
          <w:rFonts w:ascii="Arial" w:hAnsi="Arial" w:cs="Arial"/>
          <w:sz w:val="22"/>
          <w:szCs w:val="22"/>
        </w:rPr>
        <w:t xml:space="preserve">, and </w:t>
      </w:r>
      <w:r w:rsidR="005E3AE9" w:rsidRPr="00F24185">
        <w:rPr>
          <w:rFonts w:ascii="Arial" w:hAnsi="Arial" w:cs="Arial"/>
          <w:i/>
          <w:iCs/>
          <w:sz w:val="22"/>
          <w:szCs w:val="22"/>
        </w:rPr>
        <w:t>Y</w:t>
      </w:r>
      <w:r w:rsidR="005E3AE9" w:rsidRPr="009A02BE">
        <w:rPr>
          <w:rFonts w:ascii="Arial" w:hAnsi="Arial" w:cs="Arial"/>
          <w:sz w:val="22"/>
          <w:szCs w:val="22"/>
        </w:rPr>
        <w:t xml:space="preserve">, </w:t>
      </w:r>
      <w:r w:rsidR="006D2F50">
        <w:rPr>
          <w:rFonts w:ascii="Arial" w:hAnsi="Arial" w:cs="Arial"/>
          <w:sz w:val="22"/>
          <w:szCs w:val="22"/>
        </w:rPr>
        <w:t xml:space="preserve">the association between </w:t>
      </w:r>
      <w:r w:rsidR="006D2F50" w:rsidRPr="008C7C1A">
        <w:rPr>
          <w:rFonts w:ascii="Arial" w:hAnsi="Arial" w:cs="Arial"/>
          <w:i/>
          <w:iCs/>
          <w:sz w:val="22"/>
          <w:szCs w:val="22"/>
        </w:rPr>
        <w:t>A</w:t>
      </w:r>
      <w:r w:rsidR="006D2F50">
        <w:rPr>
          <w:rFonts w:ascii="Arial" w:hAnsi="Arial" w:cs="Arial"/>
          <w:sz w:val="22"/>
          <w:szCs w:val="22"/>
        </w:rPr>
        <w:t xml:space="preserve"> and </w:t>
      </w:r>
      <w:r w:rsidR="006D2F50" w:rsidRPr="008C7C1A">
        <w:rPr>
          <w:rFonts w:ascii="Arial" w:hAnsi="Arial" w:cs="Arial"/>
          <w:i/>
          <w:iCs/>
          <w:sz w:val="22"/>
          <w:szCs w:val="22"/>
        </w:rPr>
        <w:t>N</w:t>
      </w:r>
      <w:r w:rsidR="006D2F50">
        <w:rPr>
          <w:rFonts w:ascii="Arial" w:hAnsi="Arial" w:cs="Arial"/>
          <w:sz w:val="22"/>
          <w:szCs w:val="22"/>
        </w:rPr>
        <w:t xml:space="preserve"> could have been </w:t>
      </w:r>
      <w:r w:rsidR="00976801">
        <w:rPr>
          <w:rFonts w:ascii="Arial" w:hAnsi="Arial" w:cs="Arial"/>
          <w:sz w:val="22"/>
          <w:szCs w:val="22"/>
        </w:rPr>
        <w:t>ei</w:t>
      </w:r>
      <w:r w:rsidR="00FE3B2C" w:rsidRPr="009A02BE">
        <w:rPr>
          <w:rFonts w:ascii="Arial" w:hAnsi="Arial" w:cs="Arial"/>
          <w:sz w:val="22"/>
          <w:szCs w:val="22"/>
        </w:rPr>
        <w:t>ther positive, null, or negative.</w:t>
      </w:r>
      <w:r w:rsidR="003402B2">
        <w:rPr>
          <w:rFonts w:ascii="Arial" w:hAnsi="Arial" w:cs="Arial"/>
          <w:sz w:val="22"/>
          <w:szCs w:val="22"/>
        </w:rPr>
        <w:t xml:space="preserve"> Although</w:t>
      </w:r>
      <w:r w:rsidR="00FE3B2C" w:rsidRPr="009A02BE">
        <w:rPr>
          <w:rFonts w:ascii="Arial" w:hAnsi="Arial" w:cs="Arial"/>
          <w:sz w:val="22"/>
          <w:szCs w:val="22"/>
        </w:rPr>
        <w:t xml:space="preserve"> </w:t>
      </w:r>
      <w:r w:rsidR="003402B2">
        <w:rPr>
          <w:rFonts w:ascii="Arial" w:hAnsi="Arial" w:cs="Arial"/>
          <w:sz w:val="22"/>
          <w:szCs w:val="22"/>
        </w:rPr>
        <w:t xml:space="preserve">in this scenario we specifically simulated </w:t>
      </w:r>
      <w:r w:rsidR="00FA4320">
        <w:rPr>
          <w:rFonts w:ascii="Arial" w:hAnsi="Arial" w:cs="Arial"/>
          <w:sz w:val="22"/>
          <w:szCs w:val="22"/>
        </w:rPr>
        <w:t xml:space="preserve">a positive relationship between </w:t>
      </w:r>
      <w:r w:rsidR="00FA4320" w:rsidRPr="00FF341B">
        <w:rPr>
          <w:rFonts w:ascii="Arial" w:hAnsi="Arial" w:cs="Arial"/>
          <w:i/>
          <w:iCs/>
          <w:sz w:val="22"/>
          <w:szCs w:val="22"/>
        </w:rPr>
        <w:t>U</w:t>
      </w:r>
      <w:r w:rsidR="00FA4320">
        <w:rPr>
          <w:rFonts w:ascii="Arial" w:hAnsi="Arial" w:cs="Arial"/>
          <w:sz w:val="22"/>
          <w:szCs w:val="22"/>
        </w:rPr>
        <w:t xml:space="preserve"> and </w:t>
      </w:r>
      <w:r w:rsidR="00FA4320" w:rsidRPr="00FF341B">
        <w:rPr>
          <w:rFonts w:ascii="Arial" w:hAnsi="Arial" w:cs="Arial"/>
          <w:i/>
          <w:iCs/>
          <w:sz w:val="22"/>
          <w:szCs w:val="22"/>
        </w:rPr>
        <w:t>Y</w:t>
      </w:r>
      <w:r w:rsidR="00FA4320">
        <w:rPr>
          <w:rFonts w:ascii="Arial" w:hAnsi="Arial" w:cs="Arial"/>
          <w:sz w:val="22"/>
          <w:szCs w:val="22"/>
        </w:rPr>
        <w:t xml:space="preserve"> and a negative relationship </w:t>
      </w:r>
      <w:r w:rsidR="00A34337">
        <w:rPr>
          <w:rFonts w:ascii="Arial" w:hAnsi="Arial" w:cs="Arial"/>
          <w:sz w:val="22"/>
          <w:szCs w:val="22"/>
        </w:rPr>
        <w:t xml:space="preserve">between </w:t>
      </w:r>
      <w:r w:rsidR="00A34337" w:rsidRPr="00FF341B">
        <w:rPr>
          <w:rFonts w:ascii="Arial" w:hAnsi="Arial" w:cs="Arial"/>
          <w:i/>
          <w:iCs/>
          <w:sz w:val="22"/>
          <w:szCs w:val="22"/>
        </w:rPr>
        <w:t>U</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we expect our results would generalize to any situation in which the direction of confounding bias differs for </w:t>
      </w:r>
      <w:r w:rsidR="00A34337" w:rsidRPr="00FF341B">
        <w:rPr>
          <w:rFonts w:ascii="Arial" w:hAnsi="Arial" w:cs="Arial"/>
          <w:i/>
          <w:iCs/>
          <w:sz w:val="22"/>
          <w:szCs w:val="22"/>
        </w:rPr>
        <w:t>Y</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t>
      </w:r>
      <w:r w:rsidR="005E3AE9" w:rsidRPr="009A02BE">
        <w:rPr>
          <w:rFonts w:ascii="Arial" w:hAnsi="Arial" w:cs="Arial"/>
          <w:sz w:val="22"/>
          <w:szCs w:val="22"/>
        </w:rPr>
        <w:t xml:space="preserve">If the direction of the relationship between </w:t>
      </w:r>
      <w:r w:rsidR="00235657">
        <w:rPr>
          <w:rFonts w:ascii="Arial" w:hAnsi="Arial" w:cs="Arial"/>
          <w:sz w:val="22"/>
          <w:szCs w:val="22"/>
        </w:rPr>
        <w:t>an</w:t>
      </w:r>
      <w:r w:rsidR="00235657" w:rsidRPr="009A02BE">
        <w:rPr>
          <w:rFonts w:ascii="Arial" w:hAnsi="Arial" w:cs="Arial"/>
          <w:sz w:val="22"/>
          <w:szCs w:val="22"/>
        </w:rPr>
        <w:t xml:space="preserve"> </w:t>
      </w:r>
      <w:r w:rsidR="005E3AE9" w:rsidRPr="009A02BE">
        <w:rPr>
          <w:rFonts w:ascii="Arial" w:hAnsi="Arial" w:cs="Arial"/>
          <w:sz w:val="22"/>
          <w:szCs w:val="22"/>
        </w:rPr>
        <w:t>unobserved confounder and the negative control outcome</w:t>
      </w:r>
      <w:r w:rsidR="00235657">
        <w:rPr>
          <w:rFonts w:ascii="Arial" w:hAnsi="Arial" w:cs="Arial"/>
          <w:sz w:val="22"/>
          <w:szCs w:val="22"/>
        </w:rPr>
        <w:t xml:space="preserve"> is not known</w:t>
      </w:r>
      <w:r w:rsidR="005E3AE9" w:rsidRPr="009A02BE">
        <w:rPr>
          <w:rFonts w:ascii="Arial" w:hAnsi="Arial" w:cs="Arial"/>
          <w:sz w:val="22"/>
          <w:szCs w:val="22"/>
        </w:rPr>
        <w:t xml:space="preserve">, the negative control </w:t>
      </w:r>
      <w:r w:rsidR="000128DA">
        <w:rPr>
          <w:rFonts w:ascii="Arial" w:hAnsi="Arial" w:cs="Arial"/>
          <w:sz w:val="22"/>
          <w:szCs w:val="22"/>
        </w:rPr>
        <w:t>analysis does not</w:t>
      </w:r>
      <w:r w:rsidR="002B5CFB">
        <w:rPr>
          <w:rFonts w:ascii="Arial" w:hAnsi="Arial" w:cs="Arial"/>
          <w:sz w:val="22"/>
          <w:szCs w:val="22"/>
        </w:rPr>
        <w:t xml:space="preserve"> necessarily</w:t>
      </w:r>
      <w:r w:rsidR="000128DA">
        <w:rPr>
          <w:rFonts w:ascii="Arial" w:hAnsi="Arial" w:cs="Arial"/>
          <w:sz w:val="22"/>
          <w:szCs w:val="22"/>
        </w:rPr>
        <w:t xml:space="preserve"> provide useful </w:t>
      </w:r>
      <w:r w:rsidR="005E3AE9" w:rsidRPr="009A02BE">
        <w:rPr>
          <w:rFonts w:ascii="Arial" w:hAnsi="Arial" w:cs="Arial"/>
          <w:sz w:val="22"/>
          <w:szCs w:val="22"/>
        </w:rPr>
        <w:t>information about whether there is residual confounding in the original analysis</w:t>
      </w:r>
      <w:r w:rsidR="00117985" w:rsidRPr="009A02BE">
        <w:rPr>
          <w:rFonts w:ascii="Arial" w:hAnsi="Arial" w:cs="Arial"/>
          <w:sz w:val="22"/>
          <w:szCs w:val="22"/>
        </w:rPr>
        <w:t>.</w:t>
      </w:r>
      <w:r w:rsidR="006E3EB0">
        <w:rPr>
          <w:rFonts w:ascii="Arial" w:hAnsi="Arial" w:cs="Arial"/>
          <w:sz w:val="22"/>
          <w:szCs w:val="22"/>
        </w:rPr>
        <w:t xml:space="preserve"> </w:t>
      </w:r>
    </w:p>
    <w:p w14:paraId="7BCBC459" w14:textId="629075F6" w:rsidR="0059680C" w:rsidRDefault="00DC1C64" w:rsidP="00B175C9">
      <w:pPr>
        <w:spacing w:line="360" w:lineRule="auto"/>
        <w:ind w:firstLine="360"/>
        <w:rPr>
          <w:rFonts w:ascii="Arial" w:hAnsi="Arial" w:cs="Arial"/>
          <w:sz w:val="22"/>
          <w:szCs w:val="22"/>
        </w:rPr>
      </w:pPr>
      <w:r w:rsidRPr="00DC1C64">
        <w:rPr>
          <w:rFonts w:ascii="Arial" w:hAnsi="Arial" w:cs="Arial"/>
          <w:sz w:val="22"/>
          <w:szCs w:val="22"/>
        </w:rPr>
        <w:t>For example, in a hypothetical study using electronic health record data to test the relationship between week</w:t>
      </w:r>
      <w:r w:rsidR="002562E8">
        <w:rPr>
          <w:rFonts w:ascii="Arial" w:hAnsi="Arial" w:cs="Arial"/>
          <w:sz w:val="22"/>
          <w:szCs w:val="22"/>
        </w:rPr>
        <w:t>-long</w:t>
      </w:r>
      <w:r w:rsidRPr="00DC1C64">
        <w:rPr>
          <w:rFonts w:ascii="Arial" w:hAnsi="Arial" w:cs="Arial"/>
          <w:sz w:val="22"/>
          <w:szCs w:val="22"/>
        </w:rPr>
        <w:t xml:space="preserve"> </w:t>
      </w:r>
      <w:r w:rsidR="002562E8" w:rsidRPr="00DC1C64">
        <w:rPr>
          <w:rFonts w:ascii="Arial" w:hAnsi="Arial" w:cs="Arial"/>
          <w:sz w:val="22"/>
          <w:szCs w:val="22"/>
        </w:rPr>
        <w:t>traffic</w:t>
      </w:r>
      <w:r w:rsidR="002562E8">
        <w:rPr>
          <w:rFonts w:ascii="Arial" w:hAnsi="Arial" w:cs="Arial"/>
          <w:sz w:val="22"/>
          <w:szCs w:val="22"/>
        </w:rPr>
        <w:t>-</w:t>
      </w:r>
      <w:r w:rsidRPr="00DC1C64">
        <w:rPr>
          <w:rFonts w:ascii="Arial" w:hAnsi="Arial" w:cs="Arial"/>
          <w:sz w:val="22"/>
          <w:szCs w:val="22"/>
        </w:rPr>
        <w:t xml:space="preserve">related air pollution exposure and outpatient visits for hypertension, individual-level income could </w:t>
      </w:r>
      <w:r w:rsidR="002562E8">
        <w:rPr>
          <w:rFonts w:ascii="Arial" w:hAnsi="Arial" w:cs="Arial"/>
          <w:sz w:val="22"/>
          <w:szCs w:val="22"/>
        </w:rPr>
        <w:t xml:space="preserve">be positively associated with </w:t>
      </w:r>
      <w:r w:rsidR="00FD110B">
        <w:rPr>
          <w:rFonts w:ascii="Arial" w:hAnsi="Arial" w:cs="Arial"/>
          <w:sz w:val="22"/>
          <w:szCs w:val="22"/>
        </w:rPr>
        <w:t>both the exposure and o</w:t>
      </w:r>
      <w:r w:rsidR="00EC4A43">
        <w:rPr>
          <w:rFonts w:ascii="Arial" w:hAnsi="Arial" w:cs="Arial"/>
          <w:sz w:val="22"/>
          <w:szCs w:val="22"/>
        </w:rPr>
        <w:t>utcome.</w:t>
      </w:r>
      <w:r w:rsidRPr="00DC1C64">
        <w:rPr>
          <w:rFonts w:ascii="Arial" w:hAnsi="Arial" w:cs="Arial"/>
          <w:sz w:val="22"/>
          <w:szCs w:val="22"/>
        </w:rPr>
        <w:t xml:space="preserve"> </w:t>
      </w:r>
      <w:r w:rsidR="00EC1E50">
        <w:rPr>
          <w:rFonts w:ascii="Arial" w:hAnsi="Arial" w:cs="Arial"/>
          <w:sz w:val="22"/>
          <w:szCs w:val="22"/>
        </w:rPr>
        <w:t>W</w:t>
      </w:r>
      <w:r w:rsidR="00CB181B">
        <w:rPr>
          <w:rFonts w:ascii="Arial" w:hAnsi="Arial" w:cs="Arial"/>
          <w:sz w:val="22"/>
          <w:szCs w:val="22"/>
        </w:rPr>
        <w:t xml:space="preserve">eekly </w:t>
      </w:r>
      <w:r w:rsidRPr="00DC1C64">
        <w:rPr>
          <w:rFonts w:ascii="Arial" w:hAnsi="Arial" w:cs="Arial"/>
          <w:sz w:val="22"/>
          <w:szCs w:val="22"/>
        </w:rPr>
        <w:t>breast cancer diagnos</w:t>
      </w:r>
      <w:r w:rsidR="008F4502">
        <w:rPr>
          <w:rFonts w:ascii="Arial" w:hAnsi="Arial" w:cs="Arial"/>
          <w:sz w:val="22"/>
          <w:szCs w:val="22"/>
        </w:rPr>
        <w:t>e</w:t>
      </w:r>
      <w:r w:rsidRPr="00DC1C64">
        <w:rPr>
          <w:rFonts w:ascii="Arial" w:hAnsi="Arial" w:cs="Arial"/>
          <w:sz w:val="22"/>
          <w:szCs w:val="22"/>
        </w:rPr>
        <w:t xml:space="preserve">s </w:t>
      </w:r>
      <w:r w:rsidR="008F4502">
        <w:rPr>
          <w:rFonts w:ascii="Arial" w:hAnsi="Arial" w:cs="Arial"/>
          <w:sz w:val="22"/>
          <w:szCs w:val="22"/>
        </w:rPr>
        <w:t xml:space="preserve">could serve as a </w:t>
      </w:r>
      <w:r w:rsidRPr="00DC1C64">
        <w:rPr>
          <w:rFonts w:ascii="Arial" w:hAnsi="Arial" w:cs="Arial"/>
          <w:sz w:val="22"/>
          <w:szCs w:val="22"/>
        </w:rPr>
        <w:t>negative control outcome</w:t>
      </w:r>
      <w:r w:rsidR="00B61369">
        <w:rPr>
          <w:rFonts w:ascii="Arial" w:hAnsi="Arial" w:cs="Arial"/>
          <w:sz w:val="22"/>
          <w:szCs w:val="22"/>
        </w:rPr>
        <w:t xml:space="preserve"> to test for unmeasured confounding by </w:t>
      </w:r>
      <w:r w:rsidR="00966B44">
        <w:rPr>
          <w:rFonts w:ascii="Arial" w:hAnsi="Arial" w:cs="Arial"/>
          <w:sz w:val="22"/>
          <w:szCs w:val="22"/>
        </w:rPr>
        <w:t>income.</w:t>
      </w:r>
      <w:r w:rsidR="00B175C9">
        <w:rPr>
          <w:rFonts w:ascii="Arial" w:hAnsi="Arial" w:cs="Arial"/>
          <w:sz w:val="22"/>
          <w:szCs w:val="22"/>
        </w:rPr>
        <w:t xml:space="preserve"> However, l</w:t>
      </w:r>
      <w:r w:rsidRPr="00DC1C64">
        <w:rPr>
          <w:rFonts w:ascii="Arial" w:hAnsi="Arial" w:cs="Arial"/>
          <w:sz w:val="22"/>
          <w:szCs w:val="22"/>
        </w:rPr>
        <w:t>ower income may be associated with lower rates of</w:t>
      </w:r>
      <w:r w:rsidR="00BD33E9">
        <w:rPr>
          <w:rFonts w:ascii="Arial" w:hAnsi="Arial" w:cs="Arial"/>
          <w:sz w:val="22"/>
          <w:szCs w:val="22"/>
        </w:rPr>
        <w:t xml:space="preserve"> </w:t>
      </w:r>
      <w:r w:rsidRPr="00DC1C64">
        <w:rPr>
          <w:rFonts w:ascii="Arial" w:hAnsi="Arial" w:cs="Arial"/>
          <w:sz w:val="22"/>
          <w:szCs w:val="22"/>
        </w:rPr>
        <w:t>breast cancer diagnosis</w:t>
      </w:r>
      <w:r w:rsidR="00001391">
        <w:rPr>
          <w:rFonts w:ascii="Arial" w:hAnsi="Arial" w:cs="Arial"/>
          <w:sz w:val="22"/>
          <w:szCs w:val="22"/>
        </w:rPr>
        <w:t xml:space="preserve"> </w:t>
      </w:r>
      <w:r w:rsidR="00001391">
        <w:rPr>
          <w:rFonts w:ascii="Arial" w:hAnsi="Arial" w:cs="Arial"/>
          <w:sz w:val="22"/>
          <w:szCs w:val="22"/>
        </w:rPr>
        <w:fldChar w:fldCharType="begin"/>
      </w:r>
      <w:r w:rsidR="00F2173B">
        <w:rPr>
          <w:rFonts w:ascii="Arial" w:hAnsi="Arial" w:cs="Arial"/>
          <w:sz w:val="22"/>
          <w:szCs w:val="22"/>
        </w:rPr>
        <w:instrText xml:space="preserve"> ADDIN ZOTERO_ITEM CSL_CITATION {"citationID":"sIrSD1kv","properties":{"formattedCitation":"[11], [12]","plainCitation":"[11], [12]","noteIndex":0},"citationItems":[{"id":388,"uris":["http://zotero.org/users/local/hHKggCUl/items/4ZUEZFVG"],"itemData":{"id":388,"type":"article-journal","container-title":"The Breast Journal","DOI":"10.1111/tbj.12630","ISSN":"1075122X","issue":"5","journalAbbreviation":"Breast J","language":"en","license":"http://doi.wiley.com/10.1002/tdm_license_1.1","page":"564-567","source":"DOI.org (Crossref)","title":"Affluence and Breast Cancer","volume":"22","author":[{"family":"Lehrer","given":"Steven"},{"family":"Green","given":"Sheryl"},{"family":"Rosenzweig","given":"Kenneth E."}],"issued":{"date-parts":[["2016",9]]}}},{"id":390,"uris":["http://zotero.org/users/local/hHKggCUl/items/ETHAB7PR"],"itemData":{"id":390,"type":"article-journal","abstract":"BACKGROUND. Associations between socioeconomic status (SES) and the incidence of cancer have been reported previously in the U.S. Canada has more comprehensive health care and social programs than the U.S. The purpose of this study was to compare the strength of associations between SES and cancer incidence in Canada and the U.S.\nMETHODS. The regions studied were the Canadian province of Ontario and the areas of the U.S. covered by the Surveillance, Epidemiology, and End Results (SEER) program. The populations at risk were deﬁned using the 1991 Canadian Census and the 1990 U.S. Census. The populations of Ontario and of the SEER areas of the U.S. were each divided into deciles on the basis of median household income. Population-based cancer registries were used to identify incident cases. Age-standardized incidence rates for all major groups of malignant diseases were calculated for each SES decile in Ontario and in the U.S. Income-associated incidence gradients observed in Ontario and the U.S. were compared.\nRESULTS. The incidence of most types of cancer was similar in Ontario and the U.S. In both countries, there were moderately strong, inverse associations between income level and the incidence of carcinomas of the cervix, the head and neck region, the lung, and the gastrointestinal tract. In both Ontario and the U.S., several of these diseases were twice as common in the bottom income decile than they were in the top decile. In contrast, carcinoma of the female breast and carcinoma of the prostate were more common among higher income communities in both countries, but the observed associations were weaker in Ontario.\nCONCLUSIONS. Despite Canada’s universal health insurance and more comprehensive social security system, the association between lower socioeconomic status and the incidence of many common cancers is just as strong in Ontario as it is in the U.S. The mechanisms responsible for these associations require further investigation. Cancer 2000;89:901–12. © 2000 American Cancer Society.","container-title":"Cancer","DOI":"10.1002/1097-0142(20000815)89:4&lt;901::AID-CNCR25&gt;3.0.CO;2-I","ISSN":"0008-543X, 1097-0142","issue":"4","journalAbbreviation":"Cancer","language":"en","license":"http://doi.wiley.com/10.1002/tdm_license_1.1","page":"901-912","source":"DOI.org (Crossref)","title":"Associations between community income and cancer incidence in Canada and the United States","volume":"89","author":[{"family":"Mackillop","given":"William J."},{"family":"Zhang-Salomons","given":"Jina"},{"family":"Boyd","given":"Chris J."},{"family":"Groome","given":"Patti A."}],"issued":{"date-parts":[["2000",8,15]]}}}],"schema":"https://github.com/citation-style-language/schema/raw/master/csl-citation.json"} </w:instrText>
      </w:r>
      <w:r w:rsidR="00001391">
        <w:rPr>
          <w:rFonts w:ascii="Arial" w:hAnsi="Arial" w:cs="Arial"/>
          <w:sz w:val="22"/>
          <w:szCs w:val="22"/>
        </w:rPr>
        <w:fldChar w:fldCharType="separate"/>
      </w:r>
      <w:r w:rsidR="00F2173B">
        <w:rPr>
          <w:rFonts w:ascii="Arial" w:hAnsi="Arial" w:cs="Arial"/>
          <w:noProof/>
          <w:sz w:val="22"/>
          <w:szCs w:val="22"/>
        </w:rPr>
        <w:t>[11], [12]</w:t>
      </w:r>
      <w:r w:rsidR="00001391">
        <w:rPr>
          <w:rFonts w:ascii="Arial" w:hAnsi="Arial" w:cs="Arial"/>
          <w:sz w:val="22"/>
          <w:szCs w:val="22"/>
        </w:rPr>
        <w:fldChar w:fldCharType="end"/>
      </w:r>
      <w:r w:rsidRPr="00DC1C64">
        <w:rPr>
          <w:rFonts w:ascii="Arial" w:hAnsi="Arial" w:cs="Arial"/>
          <w:sz w:val="22"/>
          <w:szCs w:val="22"/>
        </w:rPr>
        <w:t xml:space="preserve">. Without </w:t>
      </w:r>
      <w:r w:rsidR="00E96D04">
        <w:rPr>
          <w:rFonts w:ascii="Arial" w:hAnsi="Arial" w:cs="Arial"/>
          <w:sz w:val="22"/>
          <w:szCs w:val="22"/>
        </w:rPr>
        <w:t>understanding th</w:t>
      </w:r>
      <w:r w:rsidR="009A4F94">
        <w:rPr>
          <w:rFonts w:ascii="Arial" w:hAnsi="Arial" w:cs="Arial"/>
          <w:sz w:val="22"/>
          <w:szCs w:val="22"/>
        </w:rPr>
        <w:t xml:space="preserve">e direction of the relationship between income and breast cancer diagnosis, </w:t>
      </w:r>
      <w:r w:rsidRPr="00DC1C64">
        <w:rPr>
          <w:rFonts w:ascii="Arial" w:hAnsi="Arial" w:cs="Arial"/>
          <w:sz w:val="22"/>
          <w:szCs w:val="22"/>
        </w:rPr>
        <w:t xml:space="preserve">this negative control outcome </w:t>
      </w:r>
      <w:r w:rsidRPr="00DC1C64">
        <w:rPr>
          <w:rFonts w:ascii="Arial" w:hAnsi="Arial" w:cs="Arial"/>
          <w:sz w:val="22"/>
          <w:szCs w:val="22"/>
        </w:rPr>
        <w:lastRenderedPageBreak/>
        <w:t>analysis would not be helpful.</w:t>
      </w:r>
      <w:r>
        <w:rPr>
          <w:rFonts w:ascii="Arial" w:hAnsi="Arial" w:cs="Arial"/>
          <w:sz w:val="22"/>
          <w:szCs w:val="22"/>
        </w:rPr>
        <w:t xml:space="preserve"> </w:t>
      </w:r>
      <w:r w:rsidR="00BD4443" w:rsidRPr="000944A9">
        <w:rPr>
          <w:rFonts w:ascii="Arial" w:hAnsi="Arial" w:cs="Arial"/>
          <w:sz w:val="22"/>
          <w:szCs w:val="22"/>
        </w:rPr>
        <w:t>Interpreting negative control analyses relies on assumptions about</w:t>
      </w:r>
      <w:r w:rsidR="0091010B">
        <w:rPr>
          <w:rFonts w:ascii="Arial" w:hAnsi="Arial" w:cs="Arial"/>
          <w:sz w:val="22"/>
          <w:szCs w:val="22"/>
        </w:rPr>
        <w:t xml:space="preserve"> the relationship between the</w:t>
      </w:r>
      <w:r w:rsidR="00BD4443" w:rsidRPr="000944A9">
        <w:rPr>
          <w:rFonts w:ascii="Arial" w:hAnsi="Arial" w:cs="Arial"/>
          <w:sz w:val="22"/>
          <w:szCs w:val="22"/>
        </w:rPr>
        <w:t xml:space="preserve"> unmeasured confounder</w:t>
      </w:r>
      <w:r w:rsidR="0091010B">
        <w:rPr>
          <w:rFonts w:ascii="Arial" w:hAnsi="Arial" w:cs="Arial"/>
          <w:sz w:val="22"/>
          <w:szCs w:val="22"/>
        </w:rPr>
        <w:t>(</w:t>
      </w:r>
      <w:r w:rsidR="00BD4443" w:rsidRPr="000944A9">
        <w:rPr>
          <w:rFonts w:ascii="Arial" w:hAnsi="Arial" w:cs="Arial"/>
          <w:sz w:val="22"/>
          <w:szCs w:val="22"/>
        </w:rPr>
        <w:t>s</w:t>
      </w:r>
      <w:r w:rsidR="0091010B">
        <w:rPr>
          <w:rFonts w:ascii="Arial" w:hAnsi="Arial" w:cs="Arial"/>
          <w:sz w:val="22"/>
          <w:szCs w:val="22"/>
        </w:rPr>
        <w:t>) and the primary and negative control outcomes</w:t>
      </w:r>
      <w:r w:rsidR="00BD4443" w:rsidRPr="000944A9">
        <w:rPr>
          <w:rFonts w:ascii="Arial" w:hAnsi="Arial" w:cs="Arial"/>
          <w:sz w:val="22"/>
          <w:szCs w:val="22"/>
        </w:rPr>
        <w:t>, which are especially difficult to justify when the confounders are not only unmeasured but entirely unknown</w:t>
      </w:r>
      <w:r w:rsidR="00BD4443">
        <w:rPr>
          <w:rFonts w:ascii="Arial" w:hAnsi="Arial" w:cs="Arial"/>
          <w:sz w:val="22"/>
          <w:szCs w:val="22"/>
        </w:rPr>
        <w:t>.</w:t>
      </w:r>
    </w:p>
    <w:p w14:paraId="62760F50" w14:textId="77777777" w:rsidR="00BD4443" w:rsidRPr="00AA2C7F" w:rsidRDefault="00BD4443" w:rsidP="000944A9">
      <w:pPr>
        <w:spacing w:line="360" w:lineRule="auto"/>
        <w:ind w:firstLine="360"/>
        <w:rPr>
          <w:rFonts w:ascii="Arial" w:hAnsi="Arial" w:cs="Arial"/>
          <w:sz w:val="22"/>
          <w:szCs w:val="22"/>
        </w:rPr>
      </w:pPr>
    </w:p>
    <w:p w14:paraId="186FFB7E" w14:textId="4E4F69C7" w:rsidR="00D1355E" w:rsidRPr="00A926DB" w:rsidRDefault="005C44CC" w:rsidP="000944A9">
      <w:pPr>
        <w:spacing w:line="360" w:lineRule="auto"/>
        <w:rPr>
          <w:rFonts w:ascii="Arial" w:hAnsi="Arial" w:cs="Arial"/>
          <w:b/>
          <w:bCs/>
          <w:sz w:val="28"/>
          <w:szCs w:val="28"/>
        </w:rPr>
      </w:pPr>
      <w:r w:rsidRPr="00A926DB">
        <w:rPr>
          <w:rFonts w:ascii="Arial" w:hAnsi="Arial" w:cs="Arial"/>
          <w:b/>
          <w:bCs/>
          <w:sz w:val="28"/>
          <w:szCs w:val="28"/>
        </w:rPr>
        <w:t>Conclusion</w:t>
      </w:r>
    </w:p>
    <w:p w14:paraId="2D0BB03E" w14:textId="1DCB744F" w:rsidR="00B534F4" w:rsidRDefault="00B534F4" w:rsidP="00B534F4">
      <w:pPr>
        <w:spacing w:line="360" w:lineRule="auto"/>
        <w:ind w:firstLine="360"/>
        <w:rPr>
          <w:rFonts w:ascii="Arial" w:hAnsi="Arial" w:cs="Arial"/>
          <w:sz w:val="22"/>
          <w:szCs w:val="22"/>
        </w:rPr>
      </w:pPr>
      <w:r w:rsidRPr="00971A37">
        <w:rPr>
          <w:rFonts w:ascii="Arial" w:hAnsi="Arial" w:cs="Arial"/>
          <w:sz w:val="22"/>
          <w:szCs w:val="22"/>
        </w:rPr>
        <w:t xml:space="preserve">Negative control outcome analyses must be conducted with </w:t>
      </w:r>
      <w:r>
        <w:rPr>
          <w:rFonts w:ascii="Arial" w:hAnsi="Arial" w:cs="Arial"/>
          <w:sz w:val="22"/>
          <w:szCs w:val="22"/>
        </w:rPr>
        <w:t>caution</w:t>
      </w:r>
      <w:r w:rsidRPr="00971A37">
        <w:rPr>
          <w:rFonts w:ascii="Arial" w:hAnsi="Arial" w:cs="Arial"/>
          <w:sz w:val="22"/>
          <w:szCs w:val="22"/>
        </w:rPr>
        <w:t xml:space="preserve">, as they may not always </w:t>
      </w:r>
      <w:r>
        <w:rPr>
          <w:rFonts w:ascii="Arial" w:hAnsi="Arial" w:cs="Arial"/>
          <w:sz w:val="22"/>
          <w:szCs w:val="22"/>
        </w:rPr>
        <w:t>correctly indicate presence of</w:t>
      </w:r>
      <w:r w:rsidRPr="00971A37">
        <w:rPr>
          <w:rFonts w:ascii="Arial" w:hAnsi="Arial" w:cs="Arial"/>
          <w:sz w:val="22"/>
          <w:szCs w:val="22"/>
        </w:rPr>
        <w:t xml:space="preserve"> residual confounding</w:t>
      </w:r>
      <w:r>
        <w:rPr>
          <w:rFonts w:ascii="Arial" w:hAnsi="Arial" w:cs="Arial"/>
          <w:sz w:val="22"/>
          <w:szCs w:val="22"/>
        </w:rPr>
        <w:t xml:space="preserve"> in the primary outcome analysis and can lead to false confidence in results. </w:t>
      </w:r>
      <w:r w:rsidRPr="00971A37">
        <w:rPr>
          <w:rFonts w:ascii="Arial" w:hAnsi="Arial" w:cs="Arial"/>
          <w:sz w:val="22"/>
          <w:szCs w:val="22"/>
        </w:rPr>
        <w:t>For a</w:t>
      </w:r>
      <w:r>
        <w:rPr>
          <w:rFonts w:ascii="Arial" w:hAnsi="Arial" w:cs="Arial"/>
          <w:sz w:val="22"/>
          <w:szCs w:val="22"/>
        </w:rPr>
        <w:t xml:space="preserve"> </w:t>
      </w:r>
      <w:r w:rsidRPr="00971A37">
        <w:rPr>
          <w:rFonts w:ascii="Arial" w:hAnsi="Arial" w:cs="Arial"/>
          <w:sz w:val="22"/>
          <w:szCs w:val="22"/>
        </w:rPr>
        <w:t>negative control analysis to be valid, the chosen negative control outcome must be known not to be caused by the exposure</w:t>
      </w:r>
      <w:r w:rsidR="004C4291">
        <w:rPr>
          <w:rFonts w:ascii="Arial" w:hAnsi="Arial" w:cs="Arial"/>
          <w:sz w:val="22"/>
          <w:szCs w:val="22"/>
        </w:rPr>
        <w:t>,</w:t>
      </w:r>
      <w:r w:rsidRPr="00971A37">
        <w:rPr>
          <w:rFonts w:ascii="Arial" w:hAnsi="Arial" w:cs="Arial"/>
          <w:sz w:val="22"/>
          <w:szCs w:val="22"/>
        </w:rPr>
        <w:t xml:space="preserve"> and it must share </w:t>
      </w:r>
      <w:r>
        <w:rPr>
          <w:rFonts w:ascii="Arial" w:hAnsi="Arial" w:cs="Arial"/>
          <w:sz w:val="22"/>
          <w:szCs w:val="22"/>
        </w:rPr>
        <w:t xml:space="preserve">the same unobserved confounding mechanism </w:t>
      </w:r>
      <w:r w:rsidRPr="00971A37">
        <w:rPr>
          <w:rFonts w:ascii="Arial" w:hAnsi="Arial" w:cs="Arial"/>
          <w:sz w:val="22"/>
          <w:szCs w:val="22"/>
        </w:rPr>
        <w:t>with the exposure as the primary outcome does (</w:t>
      </w:r>
      <w:r w:rsidR="004C4291">
        <w:rPr>
          <w:rFonts w:ascii="Arial" w:hAnsi="Arial" w:cs="Arial"/>
          <w:sz w:val="22"/>
          <w:szCs w:val="22"/>
        </w:rPr>
        <w:t xml:space="preserve">i.e., </w:t>
      </w:r>
      <w:r w:rsidRPr="00971A37">
        <w:rPr>
          <w:rFonts w:ascii="Arial" w:hAnsi="Arial" w:cs="Arial"/>
          <w:sz w:val="22"/>
          <w:szCs w:val="22"/>
        </w:rPr>
        <w:t>be u-comparable).</w:t>
      </w:r>
      <w:r>
        <w:rPr>
          <w:rFonts w:ascii="Arial" w:hAnsi="Arial" w:cs="Arial"/>
          <w:sz w:val="22"/>
          <w:szCs w:val="22"/>
        </w:rPr>
        <w:t xml:space="preserve"> </w:t>
      </w:r>
      <w:r w:rsidRPr="00971A37">
        <w:rPr>
          <w:rFonts w:ascii="Arial" w:hAnsi="Arial" w:cs="Arial"/>
          <w:sz w:val="22"/>
          <w:szCs w:val="22"/>
        </w:rPr>
        <w:t xml:space="preserve">Accurate </w:t>
      </w:r>
      <w:r>
        <w:rPr>
          <w:rFonts w:ascii="Arial" w:hAnsi="Arial" w:cs="Arial"/>
          <w:sz w:val="22"/>
          <w:szCs w:val="22"/>
        </w:rPr>
        <w:t>assessment</w:t>
      </w:r>
      <w:r w:rsidRPr="00971A37">
        <w:rPr>
          <w:rFonts w:ascii="Arial" w:hAnsi="Arial" w:cs="Arial"/>
          <w:sz w:val="22"/>
          <w:szCs w:val="22"/>
        </w:rPr>
        <w:t xml:space="preserve"> of confounders, exposure, and outcomes is</w:t>
      </w:r>
      <w:r>
        <w:rPr>
          <w:rFonts w:ascii="Arial" w:hAnsi="Arial" w:cs="Arial"/>
          <w:sz w:val="22"/>
          <w:szCs w:val="22"/>
        </w:rPr>
        <w:t xml:space="preserve"> also</w:t>
      </w:r>
      <w:r w:rsidRPr="00971A37">
        <w:rPr>
          <w:rFonts w:ascii="Arial" w:hAnsi="Arial" w:cs="Arial"/>
          <w:sz w:val="22"/>
          <w:szCs w:val="22"/>
        </w:rPr>
        <w:t xml:space="preserve"> essential, as is proper modeling of these relationships—particularly the </w:t>
      </w:r>
      <w:r>
        <w:rPr>
          <w:rFonts w:ascii="Arial" w:hAnsi="Arial" w:cs="Arial"/>
          <w:sz w:val="22"/>
          <w:szCs w:val="22"/>
        </w:rPr>
        <w:t>functional form</w:t>
      </w:r>
      <w:r w:rsidRPr="00971A37">
        <w:rPr>
          <w:rFonts w:ascii="Arial" w:hAnsi="Arial" w:cs="Arial"/>
          <w:sz w:val="22"/>
          <w:szCs w:val="22"/>
        </w:rPr>
        <w:t xml:space="preserve"> of confounders in both the </w:t>
      </w:r>
      <w:r w:rsidRPr="008E72E9">
        <w:rPr>
          <w:rFonts w:ascii="Arial" w:hAnsi="Arial" w:cs="Arial"/>
          <w:i/>
          <w:iCs/>
          <w:sz w:val="22"/>
          <w:szCs w:val="22"/>
        </w:rPr>
        <w:t>A</w:t>
      </w:r>
      <w:r>
        <w:rPr>
          <w:rFonts w:ascii="Arial" w:hAnsi="Arial" w:cs="Arial"/>
          <w:sz w:val="22"/>
          <w:szCs w:val="22"/>
        </w:rPr>
        <w:t xml:space="preserve"> – </w:t>
      </w:r>
      <w:r w:rsidRPr="008E72E9">
        <w:rPr>
          <w:rFonts w:ascii="Arial" w:hAnsi="Arial" w:cs="Arial"/>
          <w:i/>
          <w:iCs/>
          <w:sz w:val="22"/>
          <w:szCs w:val="22"/>
        </w:rPr>
        <w:t>Y</w:t>
      </w:r>
      <w:r>
        <w:rPr>
          <w:rFonts w:ascii="Arial" w:hAnsi="Arial" w:cs="Arial"/>
          <w:sz w:val="22"/>
          <w:szCs w:val="22"/>
        </w:rPr>
        <w:t xml:space="preserve"> and </w:t>
      </w:r>
      <w:r w:rsidRPr="008E72E9">
        <w:rPr>
          <w:rFonts w:ascii="Arial" w:hAnsi="Arial" w:cs="Arial"/>
          <w:i/>
          <w:iCs/>
          <w:sz w:val="22"/>
          <w:szCs w:val="22"/>
        </w:rPr>
        <w:t>A</w:t>
      </w:r>
      <w:r>
        <w:rPr>
          <w:rFonts w:ascii="Arial" w:hAnsi="Arial" w:cs="Arial"/>
          <w:sz w:val="22"/>
          <w:szCs w:val="22"/>
        </w:rPr>
        <w:t xml:space="preserve"> – </w:t>
      </w:r>
      <w:r w:rsidRPr="008E72E9">
        <w:rPr>
          <w:rFonts w:ascii="Arial" w:hAnsi="Arial" w:cs="Arial"/>
          <w:i/>
          <w:iCs/>
          <w:sz w:val="22"/>
          <w:szCs w:val="22"/>
        </w:rPr>
        <w:t>N</w:t>
      </w:r>
      <w:r>
        <w:rPr>
          <w:rFonts w:ascii="Arial" w:hAnsi="Arial" w:cs="Arial"/>
          <w:sz w:val="22"/>
          <w:szCs w:val="22"/>
        </w:rPr>
        <w:t xml:space="preserve"> models</w:t>
      </w:r>
      <w:r w:rsidRPr="00971A37">
        <w:rPr>
          <w:rFonts w:ascii="Arial" w:hAnsi="Arial" w:cs="Arial"/>
          <w:sz w:val="22"/>
          <w:szCs w:val="22"/>
        </w:rPr>
        <w:t xml:space="preserve">. Researchers must also have a clear understanding of how </w:t>
      </w:r>
      <w:r>
        <w:rPr>
          <w:rFonts w:ascii="Arial" w:hAnsi="Arial" w:cs="Arial"/>
          <w:sz w:val="22"/>
          <w:szCs w:val="22"/>
        </w:rPr>
        <w:t xml:space="preserve">exposure and confounder </w:t>
      </w:r>
      <w:r w:rsidRPr="00971A37">
        <w:rPr>
          <w:rFonts w:ascii="Arial" w:hAnsi="Arial" w:cs="Arial"/>
          <w:sz w:val="22"/>
          <w:szCs w:val="22"/>
        </w:rPr>
        <w:t>variables relate to one another and to both outcomes.</w:t>
      </w:r>
      <w:r>
        <w:rPr>
          <w:rFonts w:ascii="Arial" w:hAnsi="Arial" w:cs="Arial"/>
          <w:sz w:val="22"/>
          <w:szCs w:val="22"/>
        </w:rPr>
        <w:t xml:space="preserve"> </w:t>
      </w:r>
      <w:r w:rsidR="00EB7B5D">
        <w:rPr>
          <w:rFonts w:ascii="Arial" w:hAnsi="Arial" w:cs="Arial"/>
          <w:sz w:val="22"/>
          <w:szCs w:val="22"/>
        </w:rPr>
        <w:t>Although n</w:t>
      </w:r>
      <w:r>
        <w:rPr>
          <w:rFonts w:ascii="Arial" w:hAnsi="Arial" w:cs="Arial"/>
          <w:sz w:val="22"/>
          <w:szCs w:val="22"/>
        </w:rPr>
        <w:t xml:space="preserve">egative control analyses have not been used </w:t>
      </w:r>
      <w:r w:rsidR="009338AC">
        <w:rPr>
          <w:rFonts w:ascii="Arial" w:hAnsi="Arial" w:cs="Arial"/>
          <w:sz w:val="22"/>
          <w:szCs w:val="22"/>
        </w:rPr>
        <w:t xml:space="preserve">as much </w:t>
      </w:r>
      <w:r>
        <w:rPr>
          <w:rFonts w:ascii="Arial" w:hAnsi="Arial" w:cs="Arial"/>
          <w:sz w:val="22"/>
          <w:szCs w:val="22"/>
        </w:rPr>
        <w:t>to address other sources of bias, such as selection bias and measurement error in the exposure and outcome</w:t>
      </w:r>
      <w:r w:rsidR="00CC12B2">
        <w:rPr>
          <w:rFonts w:ascii="Arial" w:hAnsi="Arial" w:cs="Arial"/>
          <w:sz w:val="22"/>
          <w:szCs w:val="22"/>
        </w:rPr>
        <w:t>,</w:t>
      </w:r>
      <w:r>
        <w:rPr>
          <w:rFonts w:ascii="Arial" w:hAnsi="Arial" w:cs="Arial"/>
          <w:sz w:val="22"/>
          <w:szCs w:val="22"/>
        </w:rPr>
        <w:t xml:space="preserve"> similar application concerns would remain </w:t>
      </w:r>
      <w:r>
        <w:rPr>
          <w:rFonts w:ascii="Arial" w:hAnsi="Arial" w:cs="Arial"/>
          <w:sz w:val="22"/>
          <w:szCs w:val="22"/>
        </w:rPr>
        <w:fldChar w:fldCharType="begin"/>
      </w:r>
      <w:r>
        <w:rPr>
          <w:rFonts w:ascii="Arial" w:hAnsi="Arial" w:cs="Arial"/>
          <w:sz w:val="22"/>
          <w:szCs w:val="22"/>
        </w:rPr>
        <w:instrText xml:space="preserve"> ADDIN ZOTERO_ITEM CSL_CITATION {"citationID":"l1VsiYE0","properties":{"formattedCitation":"[13]","plainCitation":"[13]","noteIndex":0},"citationItems":[{"id":400,"uris":["http://zotero.org/users/local/hHKggCUl/items/XRFIS46C"],"itemData":{"id":400,"type":"article-journal","abstract":"Biomedical laboratory experiments routinely use negative controls to identify possible sources of bias, but epidemiologic studies have infrequently used this type of control in their design or measurement approach. Recently, epidemiologists proposed the routine use of negative controls in observational studies and defined the structure of negative controls to detect bias due to unmeasured confounding. We extend this previous study and define the structure of negative controls to detect selection bias and measurement bias in both observational studies and randomized trials. We illustrate the strengths and limitations of negative controls in this context using examples from the epidemiologic literature. Given their demonstrated utility and broad generalizability, the routine use of prespecified negative controls will strengthen the evidence from epidemiologic studies.","container-title":"Epidemiology","DOI":"10.1097/EDE.0000000000000504","ISSN":"1044-3983","issue":"5","journalAbbreviation":"Epidemiology","language":"en","page":"637-641","source":"DOI.org (Crossref)","title":"Brief Report: Negative Controls to Detect Selection Bias and Measurement Bias in Epidemiologic Studies","title-short":"Brief Report","volume":"27","author":[{"family":"Arnold","given":"Benjamin F."},{"family":"Ercumen","given":"Ayse"},{"family":"Benjamin-Chung","given":"Jade"},{"family":"Colford","given":"John M."}],"issued":{"date-parts":[["2016",9]]}}}],"schema":"https://github.com/citation-style-language/schema/raw/master/csl-citation.json"}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[13]</w:t>
      </w:r>
      <w:r>
        <w:rPr>
          <w:rFonts w:ascii="Arial" w:hAnsi="Arial" w:cs="Arial"/>
          <w:sz w:val="22"/>
          <w:szCs w:val="22"/>
        </w:rPr>
        <w:fldChar w:fldCharType="end"/>
      </w:r>
      <w:r>
        <w:rPr>
          <w:rFonts w:ascii="Arial" w:hAnsi="Arial" w:cs="Arial"/>
          <w:sz w:val="22"/>
          <w:szCs w:val="22"/>
        </w:rPr>
        <w:t xml:space="preserve">. </w:t>
      </w:r>
    </w:p>
    <w:p w14:paraId="6C7B0F11" w14:textId="77777777" w:rsidR="00B62547" w:rsidRDefault="00B62547" w:rsidP="00B62547">
      <w:pPr>
        <w:spacing w:line="360" w:lineRule="auto"/>
        <w:ind w:firstLine="360"/>
        <w:rPr>
          <w:rFonts w:ascii="Arial" w:hAnsi="Arial" w:cs="Arial"/>
          <w:sz w:val="22"/>
          <w:szCs w:val="22"/>
        </w:rPr>
      </w:pPr>
      <w:r>
        <w:rPr>
          <w:rFonts w:ascii="Arial" w:hAnsi="Arial" w:cs="Arial"/>
          <w:sz w:val="22"/>
          <w:szCs w:val="22"/>
        </w:rPr>
        <w:t xml:space="preserve">Even if a negative control outcome analysis is conducted appropriately, if a positive association is observed between the exposure of interest and negative control outcome, it is not always clear what may be biasing results. Bias could be due to an unobserved confounder, or from an observed confounder assessed or modelled inadequately. In any case, sensitivity analyses on the functional form of all included potential confounders can help. </w:t>
      </w:r>
    </w:p>
    <w:p w14:paraId="47FDE8D3" w14:textId="6DC75C8B" w:rsidR="00B62547" w:rsidRDefault="00B62547" w:rsidP="00B62547">
      <w:pPr>
        <w:spacing w:line="360" w:lineRule="auto"/>
        <w:ind w:firstLine="360"/>
        <w:rPr>
          <w:rFonts w:ascii="Arial" w:hAnsi="Arial" w:cs="Arial"/>
          <w:sz w:val="22"/>
          <w:szCs w:val="22"/>
        </w:rPr>
      </w:pPr>
      <w:r>
        <w:rPr>
          <w:rFonts w:ascii="Arial" w:hAnsi="Arial" w:cs="Arial"/>
          <w:sz w:val="22"/>
          <w:szCs w:val="22"/>
        </w:rPr>
        <w:t>O</w:t>
      </w:r>
      <w:r w:rsidRPr="00B15C3E">
        <w:rPr>
          <w:rFonts w:ascii="Arial" w:hAnsi="Arial" w:cs="Arial"/>
          <w:sz w:val="22"/>
          <w:szCs w:val="22"/>
        </w:rPr>
        <w:t>ur simulations used simple linear model</w:t>
      </w:r>
      <w:r>
        <w:rPr>
          <w:rFonts w:ascii="Arial" w:hAnsi="Arial" w:cs="Arial"/>
          <w:sz w:val="22"/>
          <w:szCs w:val="22"/>
        </w:rPr>
        <w:t>s</w:t>
      </w:r>
      <w:r w:rsidRPr="00B15C3E">
        <w:rPr>
          <w:rFonts w:ascii="Arial" w:hAnsi="Arial" w:cs="Arial"/>
          <w:sz w:val="22"/>
          <w:szCs w:val="22"/>
        </w:rPr>
        <w:t xml:space="preserve"> with continuous exposure and outcome</w:t>
      </w:r>
      <w:r>
        <w:rPr>
          <w:rFonts w:ascii="Arial" w:hAnsi="Arial" w:cs="Arial"/>
          <w:sz w:val="22"/>
          <w:szCs w:val="22"/>
        </w:rPr>
        <w:t xml:space="preserve">; </w:t>
      </w:r>
      <w:r w:rsidRPr="00B15C3E">
        <w:rPr>
          <w:rFonts w:ascii="Arial" w:hAnsi="Arial" w:cs="Arial"/>
          <w:sz w:val="22"/>
          <w:szCs w:val="22"/>
        </w:rPr>
        <w:t xml:space="preserve">the core concerns </w:t>
      </w:r>
      <w:r>
        <w:rPr>
          <w:rFonts w:ascii="Arial" w:hAnsi="Arial" w:cs="Arial"/>
          <w:sz w:val="22"/>
          <w:szCs w:val="22"/>
        </w:rPr>
        <w:t>we</w:t>
      </w:r>
      <w:r w:rsidRPr="00B15C3E">
        <w:rPr>
          <w:rFonts w:ascii="Arial" w:hAnsi="Arial" w:cs="Arial"/>
          <w:sz w:val="22"/>
          <w:szCs w:val="22"/>
        </w:rPr>
        <w:t xml:space="preserve"> illustrate</w:t>
      </w:r>
      <w:r>
        <w:rPr>
          <w:rFonts w:ascii="Arial" w:hAnsi="Arial" w:cs="Arial"/>
          <w:sz w:val="22"/>
          <w:szCs w:val="22"/>
        </w:rPr>
        <w:t>d</w:t>
      </w:r>
      <w:r w:rsidRPr="00B15C3E">
        <w:rPr>
          <w:rFonts w:ascii="Arial" w:hAnsi="Arial" w:cs="Arial"/>
          <w:sz w:val="22"/>
          <w:szCs w:val="22"/>
        </w:rPr>
        <w:t xml:space="preserve"> likely persist in more complicated analyses.</w:t>
      </w:r>
      <w:r w:rsidRPr="00971A37">
        <w:rPr>
          <w:rFonts w:ascii="Arial" w:hAnsi="Arial" w:cs="Arial"/>
          <w:sz w:val="22"/>
          <w:szCs w:val="22"/>
        </w:rPr>
        <w:t xml:space="preserve"> </w:t>
      </w:r>
      <w:r w:rsidR="00795806">
        <w:rPr>
          <w:rFonts w:ascii="Arial" w:hAnsi="Arial" w:cs="Arial"/>
          <w:sz w:val="22"/>
          <w:szCs w:val="22"/>
        </w:rPr>
        <w:t xml:space="preserve">Furthermore, we only included a few illustrative examples </w:t>
      </w:r>
      <w:r w:rsidR="002B533A">
        <w:rPr>
          <w:rFonts w:ascii="Arial" w:hAnsi="Arial" w:cs="Arial"/>
          <w:sz w:val="22"/>
          <w:szCs w:val="22"/>
        </w:rPr>
        <w:t>and</w:t>
      </w:r>
      <w:r w:rsidR="00795806">
        <w:rPr>
          <w:rFonts w:ascii="Arial" w:hAnsi="Arial" w:cs="Arial"/>
          <w:sz w:val="22"/>
          <w:szCs w:val="22"/>
        </w:rPr>
        <w:t xml:space="preserve"> not an exhaustive list of </w:t>
      </w:r>
      <w:r w:rsidR="0006433D">
        <w:rPr>
          <w:rFonts w:ascii="Arial" w:hAnsi="Arial" w:cs="Arial"/>
          <w:sz w:val="22"/>
          <w:szCs w:val="22"/>
        </w:rPr>
        <w:t>situations</w:t>
      </w:r>
      <w:r w:rsidR="00795806">
        <w:rPr>
          <w:rFonts w:ascii="Arial" w:hAnsi="Arial" w:cs="Arial"/>
          <w:sz w:val="22"/>
          <w:szCs w:val="22"/>
        </w:rPr>
        <w:t xml:space="preserve"> when a negative control outcome analysis may not be helpful. </w:t>
      </w:r>
      <w:r w:rsidRPr="00971A37">
        <w:rPr>
          <w:rFonts w:ascii="Arial" w:hAnsi="Arial" w:cs="Arial"/>
          <w:sz w:val="22"/>
          <w:szCs w:val="22"/>
        </w:rPr>
        <w:t>When relationships between exposure, outcome, confounders, and negative control outcome are complex, as they are in real</w:t>
      </w:r>
      <w:r>
        <w:rPr>
          <w:rFonts w:ascii="Arial" w:hAnsi="Arial" w:cs="Arial"/>
          <w:sz w:val="22"/>
          <w:szCs w:val="22"/>
        </w:rPr>
        <w:t>-world</w:t>
      </w:r>
      <w:r w:rsidRPr="00971A37">
        <w:rPr>
          <w:rFonts w:ascii="Arial" w:hAnsi="Arial" w:cs="Arial"/>
          <w:sz w:val="22"/>
          <w:szCs w:val="22"/>
        </w:rPr>
        <w:t xml:space="preserve"> studies, negative control analyses </w:t>
      </w:r>
      <w:r>
        <w:rPr>
          <w:rFonts w:ascii="Arial" w:hAnsi="Arial" w:cs="Arial"/>
          <w:sz w:val="22"/>
          <w:szCs w:val="22"/>
        </w:rPr>
        <w:t>may be more likely to yield a false sense</w:t>
      </w:r>
      <w:r w:rsidRPr="00971A37">
        <w:rPr>
          <w:rFonts w:ascii="Arial" w:hAnsi="Arial" w:cs="Arial"/>
          <w:sz w:val="22"/>
          <w:szCs w:val="22"/>
        </w:rPr>
        <w:t xml:space="preserve"> </w:t>
      </w:r>
      <w:r>
        <w:rPr>
          <w:rFonts w:ascii="Arial" w:hAnsi="Arial" w:cs="Arial"/>
          <w:sz w:val="22"/>
          <w:szCs w:val="22"/>
        </w:rPr>
        <w:t>of confidence about</w:t>
      </w:r>
      <w:r w:rsidRPr="00971A37">
        <w:rPr>
          <w:rFonts w:ascii="Arial" w:hAnsi="Arial" w:cs="Arial"/>
          <w:sz w:val="22"/>
          <w:szCs w:val="22"/>
        </w:rPr>
        <w:t xml:space="preserve"> the </w:t>
      </w:r>
      <w:r>
        <w:rPr>
          <w:rFonts w:ascii="Arial" w:hAnsi="Arial" w:cs="Arial"/>
          <w:sz w:val="22"/>
          <w:szCs w:val="22"/>
        </w:rPr>
        <w:t>absence of confounding bias</w:t>
      </w:r>
      <w:r w:rsidRPr="00971A37">
        <w:rPr>
          <w:rFonts w:ascii="Arial" w:hAnsi="Arial" w:cs="Arial"/>
          <w:sz w:val="22"/>
          <w:szCs w:val="22"/>
        </w:rPr>
        <w:t xml:space="preserve"> </w:t>
      </w:r>
      <w:r>
        <w:rPr>
          <w:rFonts w:ascii="Arial" w:hAnsi="Arial" w:cs="Arial"/>
          <w:sz w:val="22"/>
          <w:szCs w:val="22"/>
        </w:rPr>
        <w:t>in</w:t>
      </w:r>
      <w:r w:rsidRPr="00971A37">
        <w:rPr>
          <w:rFonts w:ascii="Arial" w:hAnsi="Arial" w:cs="Arial"/>
          <w:sz w:val="22"/>
          <w:szCs w:val="22"/>
        </w:rPr>
        <w:t xml:space="preserve"> an </w:t>
      </w:r>
      <w:r>
        <w:rPr>
          <w:rFonts w:ascii="Arial" w:hAnsi="Arial" w:cs="Arial"/>
          <w:sz w:val="22"/>
          <w:szCs w:val="22"/>
        </w:rPr>
        <w:t>estimated</w:t>
      </w:r>
      <w:r w:rsidRPr="00971A37">
        <w:rPr>
          <w:rFonts w:ascii="Arial" w:hAnsi="Arial" w:cs="Arial"/>
          <w:sz w:val="22"/>
          <w:szCs w:val="22"/>
        </w:rPr>
        <w:t xml:space="preserve"> effect. </w:t>
      </w:r>
    </w:p>
    <w:p w14:paraId="72D9C4D6" w14:textId="77777777" w:rsidR="00B62547" w:rsidRDefault="00B62547" w:rsidP="00B62547">
      <w:pPr>
        <w:spacing w:line="360" w:lineRule="auto"/>
        <w:ind w:firstLine="360"/>
        <w:rPr>
          <w:rFonts w:ascii="Arial" w:hAnsi="Arial" w:cs="Arial"/>
          <w:sz w:val="22"/>
          <w:szCs w:val="22"/>
        </w:rPr>
      </w:pPr>
      <w:r>
        <w:rPr>
          <w:rFonts w:ascii="Arial" w:hAnsi="Arial" w:cs="Arial"/>
          <w:sz w:val="22"/>
          <w:szCs w:val="22"/>
        </w:rPr>
        <w:t xml:space="preserve">In some cases, instead of negative control outcomes, negative control exposures can be used to evaluate if there is residual confounding in a primary analysis </w:t>
      </w:r>
      <w:r>
        <w:rPr>
          <w:rFonts w:ascii="Arial" w:hAnsi="Arial" w:cs="Arial"/>
          <w:sz w:val="22"/>
          <w:szCs w:val="22"/>
        </w:rPr>
        <w:fldChar w:fldCharType="begin"/>
      </w:r>
      <w:r>
        <w:rPr>
          <w:rFonts w:ascii="Arial" w:hAnsi="Arial" w:cs="Arial"/>
          <w:sz w:val="22"/>
          <w:szCs w:val="22"/>
        </w:rPr>
        <w:instrText xml:space="preserve"> ADDIN ZOTERO_ITEM CSL_CITATION {"citationID":"qtB7EAYp","properties":{"formattedCitation":"[14], [15]","plainCitation":"[14], [15]","noteIndex":0},"citationItems":[{"id":381,"uris":["http://zotero.org/users/local/hHKggCUl/items/3PP3RKK3"],"itemData":{"id":381,"type":"article-journal","abstract":"Negative-control exposures can be used to detect and even adjust for confounding that remains after control of measured confounders. A newly described method allows the analyst to reduce residual confounding by unmeasured confounders U by using negative-control exposures to define and select a subcohort wherein the U-distribution among the exposed is similar that among the unexposed.","container-title":"Epidemiology","DOI":"10.1097/EDE.0000000000001650","ISSN":"1044-3983","issue":"6","language":"en","page":"850-853","source":"DOI.org (Crossref)","title":"Negative-Control Exposures: Adjusting for Unmeasured and Measured Confounders With Bounds for Remaining Bias","title-short":"Negative-Control Exposures","volume":"34","author":[{"family":"Flanders","given":"W. Dana"}],"issued":{"date-parts":[["2023",11]]}}},{"id":380,"uris":["http://zotero.org/users/local/hHKggCUl/items/JMLRGKWC"],"itemData":{"id":380,"type":"article-journal","abstract":"Background—A difficult issue in observational studies is assessment of whether important confounders are omitted or misspecified. Here, we present a method for assessing whether residual confounding is present. Our method depends on availability of an indicator with two key characteristics: first, it is conditionally independent (given measured exposures and covariates) of the outcome in the absence of confounding, misspecification and measurement errors; second, it is associated with the exposure and, like the exposure, with any unmeasured confounders.\nMethods—We demonstrate the method using a time-series study of the effects of ozone on emergency department visits for asthma in Atlanta. We argue that future air pollution may have the characteristics appropriate for an indicator, in part because future ozone cannot have caused yesterday’s health events. Using directed acyclic graphs and specific causal relationships, we show that one can identify residual confounding using an indicator with the stated characteristics. We use simulations to assess the discriminatory ability of future ozone as an indicator of residual confounding in the association of ozone with asthma-related emergency department visits. Parameter choices are informed by observed data for ozone, meteorologic factors and asthma.\nResults—In simulations, we found that ozone concentrations one day after the emergency department visits had excellent discriminatory ability to detect residual confounding by some factors that were intentionally omitted from the model, but weaker ability for others. Although not the primary goal, the indicator can also signal other forms of modeling errors, including substantial measurement error, and does not distinguish between them.\nConclusion—The simulations illustrate that the indicator based on future air pollution levels can have excellent discriminatory ability for residual confounding, although performance varied by situation. Application of the method should be evaluated by considering causal relationships for the intended application, and should be accompanied by other approaches, including evaluation of a priori knowledge.","container-title":"Epidemiology","DOI":"10.1097/EDE.0b013e3181fdcabe","ISSN":"1044-3983","issue":"1","language":"en","page":"59-67","source":"DOI.org (Crossref)","title":"A Method for Detection of Residual Confounding in Time-series and Other Observational Studies","volume":"22","author":[{"family":"Flanders","given":"W. Dana"},{"family":"Klein","given":"Mitchel"},{"family":"Darrow","given":"Lyndsey A."},{"family":"Strickland","given":"Matthew J."},{"family":"Sarnat","given":"Stefanie E."},{"family":"Sarnat","given":"Jeremy A."},{"family":"Waller","given":"Lance A."},{"family":"Winquist","given":"Andrea"},{"family":"Tolbert","given":"Paige E."}],"issued":{"date-parts":[["2011",1]]}}}],"schema":"https://github.com/citation-style-language/schema/raw/master/csl-citation.json"}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[14], [15]</w:t>
      </w:r>
      <w:r>
        <w:rPr>
          <w:rFonts w:ascii="Arial" w:hAnsi="Arial" w:cs="Arial"/>
          <w:sz w:val="22"/>
          <w:szCs w:val="22"/>
        </w:rPr>
        <w:fldChar w:fldCharType="end"/>
      </w:r>
      <w:r>
        <w:rPr>
          <w:rFonts w:ascii="Arial" w:hAnsi="Arial" w:cs="Arial"/>
          <w:sz w:val="22"/>
          <w:szCs w:val="22"/>
        </w:rPr>
        <w:t xml:space="preserve">. In negative control exposure analysis, another exposure known to not cause the outcome and share an unobserved confounding structure with the primary exposure of interest is used (for example, an </w:t>
      </w:r>
      <w:r>
        <w:rPr>
          <w:rFonts w:ascii="Arial" w:hAnsi="Arial" w:cs="Arial"/>
          <w:sz w:val="22"/>
          <w:szCs w:val="22"/>
        </w:rPr>
        <w:lastRenderedPageBreak/>
        <w:t xml:space="preserve">exposure that happened after the outcome of interest </w:t>
      </w:r>
      <w:r>
        <w:rPr>
          <w:rFonts w:ascii="Arial" w:hAnsi="Arial" w:cs="Arial"/>
          <w:sz w:val="22"/>
          <w:szCs w:val="22"/>
        </w:rPr>
        <w:fldChar w:fldCharType="begin"/>
      </w:r>
      <w:r>
        <w:rPr>
          <w:rFonts w:ascii="Arial" w:hAnsi="Arial" w:cs="Arial"/>
          <w:sz w:val="22"/>
          <w:szCs w:val="22"/>
        </w:rPr>
        <w:instrText xml:space="preserve"> ADDIN ZOTERO_ITEM CSL_CITATION {"citationID":"Sw6C4g0v","properties":{"formattedCitation":"[16]","plainCitation":"[16]","noteIndex":0},"citationItems":[{"id":382,"uris":["http://zotero.org/users/local/hHKggCUl/items/44ZSAP5D"],"itemData":{"id":382,"type":"article-journal","abstract":"BACKGROUND: Studies have long associated PM2:5 with daily mortality, but few applied causal-modeling methods, or at low exposures. Short-term exposure to NO2, a marker of local tra</w:instrText>
      </w:r>
      <w:r>
        <w:rPr>
          <w:rFonts w:ascii="Cambria Math" w:hAnsi="Cambria Math" w:cs="Cambria Math"/>
          <w:sz w:val="22"/>
          <w:szCs w:val="22"/>
        </w:rPr>
        <w:instrText>ﬃ</w:instrText>
      </w:r>
      <w:r>
        <w:rPr>
          <w:rFonts w:ascii="Arial" w:hAnsi="Arial" w:cs="Arial"/>
          <w:sz w:val="22"/>
          <w:szCs w:val="22"/>
        </w:rPr>
        <w:instrText>c, has also been associated with mortality but is less studied. We previously found a causal e</w:instrText>
      </w:r>
      <w:r>
        <w:rPr>
          <w:rFonts w:ascii="Cambria Math" w:hAnsi="Cambria Math" w:cs="Cambria Math"/>
          <w:sz w:val="22"/>
          <w:szCs w:val="22"/>
        </w:rPr>
        <w:instrText>ﬀ</w:instrText>
      </w:r>
      <w:r>
        <w:rPr>
          <w:rFonts w:ascii="Arial" w:hAnsi="Arial" w:cs="Arial"/>
          <w:sz w:val="22"/>
          <w:szCs w:val="22"/>
        </w:rPr>
        <w:instrText>ect between local air pollution and mortality in Boston.\nOBJECTIVES: We aimed to estimate the causal e</w:instrText>
      </w:r>
      <w:r>
        <w:rPr>
          <w:rFonts w:ascii="Cambria Math" w:hAnsi="Cambria Math" w:cs="Cambria Math"/>
          <w:sz w:val="22"/>
          <w:szCs w:val="22"/>
        </w:rPr>
        <w:instrText>ﬀ</w:instrText>
      </w:r>
      <w:r>
        <w:rPr>
          <w:rFonts w:ascii="Arial" w:hAnsi="Arial" w:cs="Arial"/>
          <w:sz w:val="22"/>
          <w:szCs w:val="22"/>
        </w:rPr>
        <w:instrText>ects of local pollution, PM2:5, and NO2 on mortality in 135 U.S. cities.\nMETHODS: We used three methods which, under di</w:instrText>
      </w:r>
      <w:r>
        <w:rPr>
          <w:rFonts w:ascii="Cambria Math" w:hAnsi="Cambria Math" w:cs="Cambria Math"/>
          <w:sz w:val="22"/>
          <w:szCs w:val="22"/>
        </w:rPr>
        <w:instrText>ﬀ</w:instrText>
      </w:r>
      <w:r>
        <w:rPr>
          <w:rFonts w:ascii="Arial" w:hAnsi="Arial" w:cs="Arial"/>
          <w:sz w:val="22"/>
          <w:szCs w:val="22"/>
        </w:rPr>
        <w:instrText>erent assumptions, provide causal marginal estimates of e</w:instrText>
      </w:r>
      <w:r>
        <w:rPr>
          <w:rFonts w:ascii="Cambria Math" w:hAnsi="Cambria Math" w:cs="Cambria Math"/>
          <w:sz w:val="22"/>
          <w:szCs w:val="22"/>
        </w:rPr>
        <w:instrText>ﬀ</w:instrText>
      </w:r>
      <w:r>
        <w:rPr>
          <w:rFonts w:ascii="Arial" w:hAnsi="Arial" w:cs="Arial"/>
          <w:sz w:val="22"/>
          <w:szCs w:val="22"/>
        </w:rPr>
        <w:instrText>ect: a marginal structural model, an instrumental variable analysis, and a negative exposure control. The instrumental approach used planetary boundary layer, wind speed, and air pressure as instruments for concentrations of local pollutants; the marginal structural model separated the e</w:instrText>
      </w:r>
      <w:r>
        <w:rPr>
          <w:rFonts w:ascii="Cambria Math" w:hAnsi="Cambria Math" w:cs="Cambria Math"/>
          <w:sz w:val="22"/>
          <w:szCs w:val="22"/>
        </w:rPr>
        <w:instrText>ﬀ</w:instrText>
      </w:r>
      <w:r>
        <w:rPr>
          <w:rFonts w:ascii="Arial" w:hAnsi="Arial" w:cs="Arial"/>
          <w:sz w:val="22"/>
          <w:szCs w:val="22"/>
        </w:rPr>
        <w:instrText>ects of NO2 from the e</w:instrText>
      </w:r>
      <w:r>
        <w:rPr>
          <w:rFonts w:ascii="Cambria Math" w:hAnsi="Cambria Math" w:cs="Cambria Math"/>
          <w:sz w:val="22"/>
          <w:szCs w:val="22"/>
        </w:rPr>
        <w:instrText>ﬀ</w:instrText>
      </w:r>
      <w:r>
        <w:rPr>
          <w:rFonts w:ascii="Arial" w:hAnsi="Arial" w:cs="Arial"/>
          <w:sz w:val="22"/>
          <w:szCs w:val="22"/>
        </w:rPr>
        <w:instrText>ects of PM2:5, and the negative exposure control provided protection against unmeasured confounders.\nRESULTS: In 7.3 million deaths, the instrumental approach estimated that mortality increased 1.5% [95% conﬁdence interval (CI): 1.1%, 2.0%] per 10 lg=m3 increase in local pollution indexed as PM2:5. The negative control exposure was not associated with mortality. Restricting our analysis to days with PM2:5 below 25 lg=m3, we found a 1.70% (95% CI 1.11%, 2.29%) increase. With marginal structural models, we found positive signiﬁcant increases in deaths with both PM2:5 and NO2. On days with PM2:5 below 25 lg=m3, we found a 0.83% (95% CI 0.39%, 1.27%) increase. Including negative exposure controls changed estimates minimally.\nCONCLUSIONS: Causal-modeling techniques, each subject to di</w:instrText>
      </w:r>
      <w:r>
        <w:rPr>
          <w:rFonts w:ascii="Cambria Math" w:hAnsi="Cambria Math" w:cs="Cambria Math"/>
          <w:sz w:val="22"/>
          <w:szCs w:val="22"/>
        </w:rPr>
        <w:instrText>ﬀ</w:instrText>
      </w:r>
      <w:r>
        <w:rPr>
          <w:rFonts w:ascii="Arial" w:hAnsi="Arial" w:cs="Arial"/>
          <w:sz w:val="22"/>
          <w:szCs w:val="22"/>
        </w:rPr>
        <w:instrText>erent assumptions, demonstrated causal e</w:instrText>
      </w:r>
      <w:r>
        <w:rPr>
          <w:rFonts w:ascii="Cambria Math" w:hAnsi="Cambria Math" w:cs="Cambria Math"/>
          <w:sz w:val="22"/>
          <w:szCs w:val="22"/>
        </w:rPr>
        <w:instrText>ﬀ</w:instrText>
      </w:r>
      <w:r>
        <w:rPr>
          <w:rFonts w:ascii="Arial" w:hAnsi="Arial" w:cs="Arial"/>
          <w:sz w:val="22"/>
          <w:szCs w:val="22"/>
        </w:rPr>
        <w:instrText>ects of locally generated pollutants on daily deaths with e</w:instrText>
      </w:r>
      <w:r>
        <w:rPr>
          <w:rFonts w:ascii="Cambria Math" w:hAnsi="Cambria Math" w:cs="Cambria Math"/>
          <w:sz w:val="22"/>
          <w:szCs w:val="22"/>
        </w:rPr>
        <w:instrText>ﬀ</w:instrText>
      </w:r>
      <w:r>
        <w:rPr>
          <w:rFonts w:ascii="Arial" w:hAnsi="Arial" w:cs="Arial"/>
          <w:sz w:val="22"/>
          <w:szCs w:val="22"/>
        </w:rPr>
        <w:instrText xml:space="preserve">ects at concentrations below the current EPA daily PM2:5 standard. https://doi.org/10.1289/EHP2732","container-title":"Environmental Health Perspectives","DOI":"10.1289/EHP2732","ISSN":"0091-6765, 1552-9924","issue":"8","journalAbbreviation":"Environ Health Perspect","language":"en","page":"087004","source":"DOI.org (Crossref)","title":"A National Multicity Analysis of the Causal Effect of Local Pollution, NO2, and PM2.5 on Mortality","volume":"126","author":[{"family":"Schwartz","given":"Joel"},{"family":"Fong","given":"Kelvin"},{"family":"Zanobetti","given":"Antonella"}],"issued":{"date-parts":[["2018",8]]}}}],"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[16]</w:t>
      </w:r>
      <w:r>
        <w:rPr>
          <w:rFonts w:ascii="Arial" w:hAnsi="Arial" w:cs="Arial"/>
          <w:sz w:val="22"/>
          <w:szCs w:val="22"/>
        </w:rPr>
        <w:fldChar w:fldCharType="end"/>
      </w:r>
      <w:r>
        <w:rPr>
          <w:rFonts w:ascii="Arial" w:hAnsi="Arial" w:cs="Arial"/>
          <w:sz w:val="22"/>
          <w:szCs w:val="22"/>
        </w:rPr>
        <w:t xml:space="preserve">). In this paper, we only explored some limitations of negative control outcome analyses. Negative control exposures have been applied more successfully and are often more realistic than negative control outcomes in environmental epidemiology studies </w:t>
      </w:r>
      <w:r>
        <w:rPr>
          <w:rFonts w:ascii="Arial" w:hAnsi="Arial" w:cs="Arial"/>
          <w:sz w:val="22"/>
          <w:szCs w:val="22"/>
        </w:rPr>
        <w:fldChar w:fldCharType="begin"/>
      </w:r>
      <w:r>
        <w:rPr>
          <w:rFonts w:ascii="Arial" w:hAnsi="Arial" w:cs="Arial"/>
          <w:sz w:val="22"/>
          <w:szCs w:val="22"/>
        </w:rPr>
        <w:instrText xml:space="preserve"> ADDIN ZOTERO_ITEM CSL_CITATION {"citationID":"cw9bRLlP","properties":{"formattedCitation":"[17], [18]","plainCitation":"[17], [18]","noteIndex":0},"citationItems":[{"id":402,"uris":["http://zotero.org/users/local/hHKggCUl/items/VKDMWUV9"],"itemData":{"id":402,"type":"article-journal","abstract":"Background: Although many time-series studies have established associations of daily pollution variations with daily deaths, there are fewer at low concentrations, or focused on locally generated pollution, which is becoming more important as regulations reduce regional transport. Causal modeling approaches are also lacking.\nObjective: We used causal modeling to estimate the impact of local air pollution on mortality at low concentrations.\nMethods: Using an instrumental variable approach, we developed an instrument for variations in local pollution concentrations that is unlikely to be correlated with other causes of death, and examined its association with daily deaths in the Boston, Massachusetts, area. We combined height of the planetary boundary layer and wind speed, which affect concentrations of local emissions, to develop the instrument for particulate matter ≤ 2.5 μm (PM2.5), black carbon (BC), or nitrogen dioxide (NO2) variations that were independent of year, month, and temperature. We also used Granger causality to assess whether omitted variable confounding existed.\nResults: We estimated that an interquartile range increase in the instrument for local PM2.5 was associated with a 0.90% increase in daily deaths (95% CI: 0.25, 1.56). A similar result was found for BC, and a weaker association with NO2. The Granger test found no evidence of omitted variable confounding for the instrument. A separate test confirmed the instrument was not associated with mortality independent of pollution. Furthermore, the association remained when all days with PM2.5 concentrations &gt; 30 μg/m3 were excluded from the analysis (0.84% increase in daily deaths; 95% CI: 0.19, 1.50).\nConclusions: We conclude that there is a causal association of local air pollution with daily deaths at concentrations below U.S. EPA standards. The estimated attributable risk in Boston exceeded 1,800 deaths during the study period, indicating that important public health benefits can follow from further control efforts.","container-title":"Environmental Health Perspectives","DOI":"10.1289/EHP232","ISSN":"0091-6765, 1552-9924","issue":"1","journalAbbreviation":"Environ Health Perspect","language":"en","page":"23-29","source":"DOI.org (Crossref)","title":"Estimating Causal Effects of Local Air Pollution on Daily Deaths: Effect of Low Levels","title-short":"Estimating Causal Effects of Local Air Pollution on Daily Deaths","volume":"125","author":[{"family":"Schwartz","given":"Joel"},{"family":"Bind","given":"Marie-Abele"},{"family":"Koutrakis","given":"Petros"}],"issued":{"date-parts":[["2017",1]]}}},{"id":404,"uris":["http://zotero.org/users/local/hHKggCUl/items/TZJLY6QI"],"itemData":{"id":404,"type":"article-journal","abstract":"Objectives:  To estimate the associations between short-term exposures to fine particulate matter (­PM2.5), ozone ­(O3), and nitrogen dioxide ­(NO2) and all-cause and cause-specific mortality in multiple US states using census tract or address exposure and including rural areas, using a double negative control analysis.\nMethods:  We conducted a time-stratified case-crossover study examining the entire population of seven US states from 2000–2015, with over 3 million non-accidental deaths. Daily predictions of ­PM2.5, ­O3, and N­ O2 at 1x1 km grid cells were linked to mortality based on census track or residential address. For each pollutant, we used conditional logistic regression to quantify the association between exposure and the relative risk of mortality conditioning on meteorological variables, other pollutants, and using double negative controls.\nResults:  A 10 μg/m3 increase in P­ M2.5 exposure at the moving average of lag 0–2 day was significantly associated with a 0.67% (95%CI: 0.34–1.01%) increase in all-cause mortality. 10 ppb increases in ­NO2 or ­O3 exposure at lag 0–2 day were marginally associated with and 0.19% (95%CI: −0.01-0.38%) and 0.20 (95% CI-0.01, 0.40), respectively. The adverse effects of ­PM2.5 persisted when pollution levels were restricted to below the current global air pollution standards. Negative control models indicated little likelihood of omitted confounders for P­ M2.5, and mixed results for the gases. ­PM2.5 was also significantly associated with respiratory mortality and cardiovascular mortality.\nConclusions:  Short-term exposure to ­PM2.5 and possibly ­O3 and N­ O2 are associated with increased risks for all-cause mortality. Our findings delivered evidence that risks of death persisted at levels below currently permissible.","container-title":"Environmental Health","DOI":"10.1186/s12940-022-00886-4","ISSN":"1476-069X","issue":"1","journalAbbreviation":"Environ Health","language":"en","page":"81","source":"DOI.org (Crossref)","title":"Short term exposure to air pollution and mortality in the US: a double negative control analysis","title-short":"Short term exposure to air pollution and mortality in the US","volume":"21","author":[{"family":"Liu","given":"Rongqi Abbie"},{"family":"Wei","given":"Yaguang"},{"family":"Qiu","given":"Xinye"},{"family":"Kosheleva","given":"Anna"},{"family":"Schwartz","given":"Joel D."}],"issued":{"date-parts":[["2022",9,6]]}}}],"schema":"https://github.com/citation-style-language/schema/raw/master/csl-citation.json"}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[17], [18]</w:t>
      </w:r>
      <w:r>
        <w:rPr>
          <w:rFonts w:ascii="Arial" w:hAnsi="Arial" w:cs="Arial"/>
          <w:sz w:val="22"/>
          <w:szCs w:val="22"/>
        </w:rPr>
        <w:fldChar w:fldCharType="end"/>
      </w:r>
      <w:r>
        <w:rPr>
          <w:rFonts w:ascii="Arial" w:hAnsi="Arial" w:cs="Arial"/>
          <w:sz w:val="22"/>
          <w:szCs w:val="22"/>
        </w:rPr>
        <w:t>.</w:t>
      </w:r>
    </w:p>
    <w:p w14:paraId="27612BF2" w14:textId="1436292D" w:rsidR="00B62547" w:rsidRPr="008E0F74" w:rsidRDefault="00B62547" w:rsidP="00B62547">
      <w:pPr>
        <w:spacing w:line="360" w:lineRule="auto"/>
        <w:ind w:firstLine="360"/>
        <w:rPr>
          <w:rFonts w:ascii="Arial" w:hAnsi="Arial" w:cs="Arial"/>
          <w:sz w:val="22"/>
          <w:szCs w:val="22"/>
        </w:rPr>
        <w:sectPr w:rsidR="00B62547" w:rsidRPr="008E0F74" w:rsidSect="00B62547">
          <w:pgSz w:w="12240" w:h="15840"/>
          <w:pgMar w:top="1440" w:right="1440" w:bottom="1440" w:left="1440" w:header="708" w:footer="708" w:gutter="0"/>
          <w:cols w:space="708"/>
          <w:docGrid w:linePitch="360"/>
        </w:sectPr>
      </w:pPr>
      <w:r>
        <w:rPr>
          <w:rFonts w:ascii="Arial" w:hAnsi="Arial" w:cs="Arial"/>
          <w:sz w:val="22"/>
          <w:szCs w:val="22"/>
        </w:rPr>
        <w:t xml:space="preserve">Negative control outcome analyses can be a powerful tool if applied correctly </w:t>
      </w:r>
      <w:r>
        <w:rPr>
          <w:rFonts w:ascii="Arial" w:hAnsi="Arial" w:cs="Arial"/>
          <w:sz w:val="22"/>
          <w:szCs w:val="22"/>
        </w:rPr>
        <w:fldChar w:fldCharType="begin"/>
      </w:r>
      <w:r>
        <w:rPr>
          <w:rFonts w:ascii="Arial" w:hAnsi="Arial" w:cs="Arial"/>
          <w:sz w:val="22"/>
          <w:szCs w:val="22"/>
        </w:rPr>
        <w:instrText xml:space="preserve"> ADDIN ZOTERO_ITEM CSL_CITATION {"citationID":"tSybvOsG","properties":{"formattedCitation":"[1], [3], [19], [20]","plainCitation":"[1], [3], [19], [20]","noteIndex":0},"citationItems":[{"id":367,"uris":["http://zotero.org/users/local/hHKggCUl/items/9939RVZJ"],"itemData":{"id":367,"type":"article-journal","abstract":"Non-causal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Tchetgen"}],"issued":{"date-parts":[["2020",12]]}}},{"id":386,"uris":["http://zotero.org/users/local/hHKggCUl/items/K6GKPEEV"],"itemData":{"id":386,"type":"article-journal","abstract":"Objective: To evaluate the association of short-­term exposure to overall fine particulate matter of &lt;2.5 μm (PM2.5) and wildfire-­specific PM2.5 with emergency department (ED) visits for headache.\nBackground: Studies have reported associations between PM2.5 exposure and headache risk. As climate change drives longer and more intense wildfire seasons, wildfire PM2.5 may contribute to more frequent headaches.\nMethods: Our study included adult Californian members (aged ≥18 years) of a large de-­identified commercial and Medicare Advantage claims database from 2006 to 2020. We identified ED visits for primary headache disorders (subtypes: tension-­ type headache, migraine headache, cluster headache, and “other” primary headache). Claims included member age, sex, and residential zip code. We linked daily overall and wildfire-­specific PM2.5 to residential zip code and conducted a time-­stratified case-­ crossover analysis considering 7-­day average PM2.5 concentrations, first for primary headache disorders combined, and then by headache subtype.\nResults: Among 9898 unique individuals we identified 13,623 ED encounters for primary headache disorders. Migraine was the most frequently diagnosed headache (N = 5534/13,623 [47.6%]) followed by “other” primary headache (N = 6489/13,623 [40.6%]). For all primary headache ED diagnoses, we observed an association of 7-­day average wildfire PM2.5 (odds ratio [OR] 1.17, 95% confidence interval [CI] 0.95–­1.44 per 10 μg/m3 increase) and by subtype we observed increased odds of ED visits associated with 7-­day average wildfire PM2.5 for tension-­type headache (OR 1.42, 95% CI 0.91–­2.22), “other” primary headache (OR 1.40, 95% CI 0.96–­2.05), and cluster headache (OR 1.29, 95% CI 0.71–­2.35), although these findings were not ­statistically significant under traditional null hypothesis testing. Overall PM2.5 was ­associated with tension-­type headache (OR 1.29, 95% CI 1.03–­1.62), but not migraine, cluster, or “other” primary headaches.\nConclusions: Although imprecise, these results suggest short-­term wildfire PM2.5 exposure may be associated with ED visits for headache. Patients, healthcare providers,","container-title":"Headache: The Journal of Head and Face Pain","DOI":"10.1111/head.14442","ISSN":"0017-8748, 1526-4610","issue":"1","journalAbbreviation":"Headache","language":"en","page":"94-103","source":"DOI.org (Crossref)","title":"Wildfire smoke exposure and emergency department visits for headache: A case</w:instrText>
      </w:r>
      <w:r>
        <w:rPr>
          <w:rFonts w:ascii="Cambria Math" w:hAnsi="Cambria Math" w:cs="Cambria Math"/>
          <w:sz w:val="22"/>
          <w:szCs w:val="22"/>
        </w:rPr>
        <w:instrText>‐</w:instrText>
      </w:r>
      <w:r>
        <w:rPr>
          <w:rFonts w:ascii="Arial" w:hAnsi="Arial" w:cs="Arial"/>
          <w:sz w:val="22"/>
          <w:szCs w:val="22"/>
        </w:rPr>
        <w:instrText xml:space="preserve">crossover analysis in California, 2006–2020","title-short":"Wildfire smoke exposure and emergency department visits for headache","volume":"63","author":[{"family":"Elser","given":"Holly"},{"family":"Rowland","given":"Sebastian T."},{"family":"Marek","given":"Maksym S."},{"family":"Kiang","given":"Mathew V."},{"family":"Shea","given":"Brittany"},{"family":"Do","given":"Vivian"},{"family":"Benmarhnia","given":"Tarik"},{"family":"Schneider","given":"Andrea L. C."},{"family":"Casey","given":"Joan A."}],"issued":{"date-parts":[["2023",1]]}}},{"id":398,"uris":["http://zotero.org/users/local/hHKggCUl/items/72VNCEW7"],"itemData":{"id":398,"type":"article-journal","abstract":"Background: Chronic pain has been extensively explored as a risk factor for opioid misuse, resulting in increased focus on opioid prescribing practices for individuals with such conditions. Physical disability sometimes co-occurs with chronic pain, but may also represent an independent risk factor for opioid misuse. However, previous research has not disentangled whether disability contributes to risk independent of chronic pain.\nMethods: Here, we estimate the independent and joint adjusted associations between having a physical disability and co-occurring chronic pain condition at time of Medicaid enrollment on subsequent 18-month risk of incident opioid use disorder (OUD) and nonfatal, unintentional opioid overdose among nonelderly, adult Medicaid beneficiaries (2016–2019).\nResults: We find robust evidence that having a physical disability approximately doubles the risk of incident OUD or opioid overdose, and physical disability co-occurring with chronic pain increases the risks approximately 6-fold as compared to having neither chronic pain nor disability. In absolute numbers, those with neither a physical disability nor chronic pain condition have a 1.8% adjusted risk of incident OUD over 18 months of follow-up, those with physical disability alone have an 2.9% incident risk, those with chronic pain alone have a 3.6% incident risk, and those with co-occurring physical disability and chronic pain have a 11.1% incident risk.\nConclusions: These findings suggest that those with a physical disability should receive increased attention from the medical and healthcare communities to reduce their risk of opioid misuse and attendant negative outcomes.","container-title":"Psychological Medicine","DOI":"10.1017/S003329172300332X","ISSN":"0033-2917, 1469-8978","issue":"7","journalAbbreviation":"Psychol. Med.","language":"en","page":"1419-1430","source":"DOI.org (Crossref)","title":"Independent and joint contributions of physical disability and chronic pain to incident opioid use disorder and opioid overdose among Medicaid patients","volume":"54","author":[{"family":"Hoffman","given":"Katherine L."},{"family":"Milazzo","given":"Floriana"},{"family":"Williams","given":"Nicholas T."},{"family":"Samples","given":"Hillary"},{"family":"Olfson","given":"Mark"},{"family":"Diaz","given":"Ivan"},{"family":"Doan","given":"Lisa"},{"family":"Cerda","given":"Magdalena"},{"family":"Crystal","given":"Stephen"},{"family":"Rudolph","given":"Kara E."}],"issued":{"date-parts":[["2024",5]]}}}],"schema":"https://github.com/citation-style-language/schema/raw/master/csl-citation.json"} </w:instrText>
      </w:r>
      <w:r>
        <w:rPr>
          <w:rFonts w:ascii="Arial" w:hAnsi="Arial" w:cs="Arial"/>
          <w:sz w:val="22"/>
          <w:szCs w:val="22"/>
        </w:rPr>
        <w:fldChar w:fldCharType="separate"/>
      </w:r>
      <w:r>
        <w:rPr>
          <w:rFonts w:ascii="Arial" w:hAnsi="Arial" w:cs="Arial"/>
          <w:noProof/>
          <w:sz w:val="22"/>
          <w:szCs w:val="22"/>
        </w:rPr>
        <w:t>[1], [3], [19], [20]</w:t>
      </w:r>
      <w:r>
        <w:rPr>
          <w:rFonts w:ascii="Arial" w:hAnsi="Arial" w:cs="Arial"/>
          <w:sz w:val="22"/>
          <w:szCs w:val="22"/>
        </w:rPr>
        <w:fldChar w:fldCharType="end"/>
      </w:r>
      <w:r>
        <w:rPr>
          <w:rFonts w:ascii="Arial" w:hAnsi="Arial" w:cs="Arial"/>
          <w:sz w:val="22"/>
          <w:szCs w:val="22"/>
        </w:rPr>
        <w:t>. However, researchers should pay close attention to the confounding structure of the exposure, primary outcome of interest, and negative control outcome</w:t>
      </w:r>
      <w:bookmarkStart w:id="2" w:name="OLE_LINK1"/>
      <w:r>
        <w:rPr>
          <w:rFonts w:ascii="Arial" w:hAnsi="Arial" w:cs="Arial"/>
          <w:sz w:val="22"/>
          <w:szCs w:val="22"/>
        </w:rPr>
        <w:t>, and take care to measure and model all variables and relationship between them adequately.</w:t>
      </w:r>
    </w:p>
    <w:bookmarkEnd w:id="2"/>
    <w:p w14:paraId="479EEEB2" w14:textId="77777777" w:rsidR="009E4B5E" w:rsidRDefault="009E4B5E" w:rsidP="001B3139">
      <w:pPr>
        <w:rPr>
          <w:rFonts w:ascii="Arial" w:hAnsi="Arial" w:cs="Arial"/>
          <w:b/>
          <w:bCs/>
          <w:sz w:val="22"/>
          <w:szCs w:val="22"/>
        </w:rPr>
      </w:pPr>
    </w:p>
    <w:p w14:paraId="3737F4F0" w14:textId="77777777" w:rsidR="009E4B5E" w:rsidRDefault="000A413A" w:rsidP="001B3139">
      <w:pPr>
        <w:rPr>
          <w:rFonts w:ascii="Arial" w:hAnsi="Arial" w:cs="Arial"/>
          <w:b/>
          <w:bCs/>
          <w:sz w:val="22"/>
          <w:szCs w:val="22"/>
        </w:rPr>
      </w:pPr>
      <w:r>
        <w:rPr>
          <w:noProof/>
        </w:rPr>
        <w:drawing>
          <wp:inline distT="0" distB="0" distL="0" distR="0" wp14:anchorId="5E9118AD" wp14:editId="7F6C978F">
            <wp:extent cx="3646151" cy="1308100"/>
            <wp:effectExtent l="0" t="0" r="0" b="0"/>
            <wp:docPr id="4322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02476" name="Picture 432202476"/>
                    <pic:cNvPicPr/>
                  </pic:nvPicPr>
                  <pic:blipFill rotWithShape="1">
                    <a:blip r:embed="rId6">
                      <a:extLst>
                        <a:ext uri="{28A0092B-C50C-407E-A947-70E740481C1C}">
                          <a14:useLocalDpi xmlns:a14="http://schemas.microsoft.com/office/drawing/2010/main" val="0"/>
                        </a:ext>
                      </a:extLst>
                    </a:blip>
                    <a:srcRect b="39713"/>
                    <a:stretch/>
                  </pic:blipFill>
                  <pic:spPr bwMode="auto">
                    <a:xfrm>
                      <a:off x="0" y="0"/>
                      <a:ext cx="3646151" cy="1308100"/>
                    </a:xfrm>
                    <a:prstGeom prst="rect">
                      <a:avLst/>
                    </a:prstGeom>
                    <a:ln>
                      <a:noFill/>
                    </a:ln>
                    <a:extLst>
                      <a:ext uri="{53640926-AAD7-44D8-BBD7-CCE9431645EC}">
                        <a14:shadowObscured xmlns:a14="http://schemas.microsoft.com/office/drawing/2010/main"/>
                      </a:ext>
                    </a:extLst>
                  </pic:spPr>
                </pic:pic>
              </a:graphicData>
            </a:graphic>
          </wp:inline>
        </w:drawing>
      </w:r>
    </w:p>
    <w:p w14:paraId="78BC5F98" w14:textId="2E7ED296" w:rsidR="00A72BFE" w:rsidRDefault="00A72BFE" w:rsidP="00A72BFE">
      <w:pPr>
        <w:rPr>
          <w:rFonts w:ascii="Arial" w:hAnsi="Arial" w:cs="Arial"/>
          <w:b/>
          <w:bCs/>
          <w:sz w:val="22"/>
          <w:szCs w:val="22"/>
        </w:rPr>
      </w:pPr>
      <w:r>
        <w:rPr>
          <w:rFonts w:ascii="Arial" w:hAnsi="Arial" w:cs="Arial"/>
          <w:b/>
          <w:bCs/>
          <w:sz w:val="22"/>
          <w:szCs w:val="22"/>
        </w:rPr>
        <w:t>Figure 1:</w:t>
      </w:r>
      <w:r w:rsidR="005B4427">
        <w:rPr>
          <w:rFonts w:ascii="Arial" w:hAnsi="Arial" w:cs="Arial"/>
          <w:b/>
          <w:bCs/>
          <w:sz w:val="22"/>
          <w:szCs w:val="22"/>
        </w:rPr>
        <w:t xml:space="preserve"> </w:t>
      </w:r>
      <w:r w:rsidRPr="002D4B9E">
        <w:rPr>
          <w:rFonts w:ascii="Arial" w:hAnsi="Arial" w:cs="Arial"/>
          <w:sz w:val="22"/>
          <w:szCs w:val="22"/>
        </w:rPr>
        <w:t xml:space="preserve">Relationships between exposure A, outcome Y, observed confounder(s) L, unobserved confounder(s) U, and a </w:t>
      </w:r>
      <w:r w:rsidR="005B4427">
        <w:rPr>
          <w:rFonts w:ascii="Arial" w:hAnsi="Arial" w:cs="Arial"/>
          <w:sz w:val="22"/>
          <w:szCs w:val="22"/>
        </w:rPr>
        <w:t>negative control outcome</w:t>
      </w:r>
      <w:r w:rsidRPr="002D4B9E">
        <w:rPr>
          <w:rFonts w:ascii="Arial" w:hAnsi="Arial" w:cs="Arial"/>
          <w:sz w:val="22"/>
          <w:szCs w:val="22"/>
        </w:rPr>
        <w:t xml:space="preserve"> N </w:t>
      </w:r>
      <w:r w:rsidR="005B4427">
        <w:rPr>
          <w:rFonts w:ascii="Arial" w:hAnsi="Arial" w:cs="Arial"/>
          <w:sz w:val="22"/>
          <w:szCs w:val="22"/>
        </w:rPr>
        <w:t>necessary for a successful negative control outcome analysis.</w:t>
      </w:r>
    </w:p>
    <w:p w14:paraId="6DAC4433" w14:textId="77777777" w:rsidR="00A72BFE" w:rsidRDefault="00A72BFE" w:rsidP="001B3139">
      <w:pPr>
        <w:rPr>
          <w:rFonts w:ascii="Arial" w:hAnsi="Arial" w:cs="Arial"/>
          <w:b/>
          <w:bCs/>
          <w:sz w:val="22"/>
          <w:szCs w:val="22"/>
        </w:rPr>
      </w:pPr>
    </w:p>
    <w:p w14:paraId="04C14DA5" w14:textId="77777777" w:rsidR="009E4B5E" w:rsidRDefault="009E4B5E" w:rsidP="001B3139">
      <w:pPr>
        <w:rPr>
          <w:rFonts w:ascii="Arial" w:hAnsi="Arial" w:cs="Arial"/>
          <w:b/>
          <w:bCs/>
          <w:sz w:val="22"/>
          <w:szCs w:val="22"/>
        </w:rPr>
      </w:pPr>
    </w:p>
    <w:p w14:paraId="06CC62D3" w14:textId="77777777" w:rsidR="009E4B5E" w:rsidRDefault="009E4B5E" w:rsidP="001B3139">
      <w:pPr>
        <w:rPr>
          <w:rFonts w:ascii="Arial" w:hAnsi="Arial" w:cs="Arial"/>
          <w:b/>
          <w:bCs/>
          <w:sz w:val="22"/>
          <w:szCs w:val="22"/>
        </w:rPr>
      </w:pPr>
    </w:p>
    <w:p w14:paraId="69F7EEC0" w14:textId="77777777" w:rsidR="009E4B5E" w:rsidRDefault="009E4B5E" w:rsidP="001B3139">
      <w:pPr>
        <w:rPr>
          <w:rFonts w:ascii="Arial" w:hAnsi="Arial" w:cs="Arial"/>
          <w:b/>
          <w:bCs/>
          <w:sz w:val="22"/>
          <w:szCs w:val="22"/>
        </w:rPr>
      </w:pPr>
    </w:p>
    <w:p w14:paraId="678F1B22" w14:textId="77777777" w:rsidR="009E4B5E" w:rsidRDefault="009E4B5E" w:rsidP="001B3139">
      <w:pPr>
        <w:rPr>
          <w:rFonts w:ascii="Arial" w:hAnsi="Arial" w:cs="Arial"/>
          <w:b/>
          <w:bCs/>
          <w:sz w:val="22"/>
          <w:szCs w:val="22"/>
        </w:rPr>
      </w:pPr>
    </w:p>
    <w:p w14:paraId="7810C9F4" w14:textId="77777777" w:rsidR="009E4B5E" w:rsidRDefault="009E4B5E" w:rsidP="001B3139">
      <w:pPr>
        <w:rPr>
          <w:rFonts w:ascii="Arial" w:hAnsi="Arial" w:cs="Arial"/>
          <w:b/>
          <w:bCs/>
          <w:sz w:val="22"/>
          <w:szCs w:val="22"/>
        </w:rPr>
      </w:pPr>
    </w:p>
    <w:p w14:paraId="37209758" w14:textId="77777777" w:rsidR="009E4B5E" w:rsidRDefault="009E4B5E" w:rsidP="001B3139">
      <w:pPr>
        <w:rPr>
          <w:rFonts w:ascii="Arial" w:hAnsi="Arial" w:cs="Arial"/>
          <w:b/>
          <w:bCs/>
          <w:sz w:val="22"/>
          <w:szCs w:val="22"/>
        </w:rPr>
      </w:pPr>
    </w:p>
    <w:p w14:paraId="785ACEA0" w14:textId="77777777" w:rsidR="009E4B5E" w:rsidRDefault="009E4B5E" w:rsidP="001B3139">
      <w:pPr>
        <w:rPr>
          <w:rFonts w:ascii="Arial" w:hAnsi="Arial" w:cs="Arial"/>
          <w:b/>
          <w:bCs/>
          <w:sz w:val="22"/>
          <w:szCs w:val="22"/>
        </w:rPr>
      </w:pPr>
    </w:p>
    <w:p w14:paraId="4EB5D127" w14:textId="77777777" w:rsidR="009E4B5E" w:rsidRDefault="009E4B5E" w:rsidP="001B3139">
      <w:pPr>
        <w:rPr>
          <w:rFonts w:ascii="Arial" w:hAnsi="Arial" w:cs="Arial"/>
          <w:b/>
          <w:bCs/>
          <w:sz w:val="22"/>
          <w:szCs w:val="22"/>
        </w:rPr>
      </w:pPr>
    </w:p>
    <w:p w14:paraId="302596C4" w14:textId="77777777" w:rsidR="009E4B5E" w:rsidRDefault="009E4B5E" w:rsidP="001B3139">
      <w:pPr>
        <w:rPr>
          <w:rFonts w:ascii="Arial" w:hAnsi="Arial" w:cs="Arial"/>
          <w:b/>
          <w:bCs/>
          <w:sz w:val="22"/>
          <w:szCs w:val="22"/>
        </w:rPr>
      </w:pPr>
    </w:p>
    <w:p w14:paraId="2D15AFA0" w14:textId="77777777" w:rsidR="009E4B5E" w:rsidRDefault="009E4B5E" w:rsidP="001B3139">
      <w:pPr>
        <w:rPr>
          <w:rFonts w:ascii="Arial" w:hAnsi="Arial" w:cs="Arial"/>
          <w:b/>
          <w:bCs/>
          <w:sz w:val="22"/>
          <w:szCs w:val="22"/>
        </w:rPr>
      </w:pPr>
    </w:p>
    <w:p w14:paraId="33FF5F79" w14:textId="77777777" w:rsidR="009E4B5E" w:rsidRDefault="009E4B5E" w:rsidP="001B3139">
      <w:pPr>
        <w:rPr>
          <w:rFonts w:ascii="Arial" w:hAnsi="Arial" w:cs="Arial"/>
          <w:b/>
          <w:bCs/>
          <w:sz w:val="22"/>
          <w:szCs w:val="22"/>
        </w:rPr>
      </w:pPr>
    </w:p>
    <w:p w14:paraId="66FE7055" w14:textId="77777777" w:rsidR="009E4B5E" w:rsidRDefault="009E4B5E" w:rsidP="001B3139">
      <w:pPr>
        <w:rPr>
          <w:rFonts w:ascii="Arial" w:hAnsi="Arial" w:cs="Arial"/>
          <w:b/>
          <w:bCs/>
          <w:sz w:val="22"/>
          <w:szCs w:val="22"/>
        </w:rPr>
      </w:pPr>
    </w:p>
    <w:p w14:paraId="4A2862BE" w14:textId="77777777" w:rsidR="009E4B5E" w:rsidRDefault="009E4B5E" w:rsidP="001B3139">
      <w:pPr>
        <w:rPr>
          <w:rFonts w:ascii="Arial" w:hAnsi="Arial" w:cs="Arial"/>
          <w:b/>
          <w:bCs/>
          <w:sz w:val="22"/>
          <w:szCs w:val="22"/>
        </w:rPr>
      </w:pPr>
    </w:p>
    <w:p w14:paraId="0A60E227" w14:textId="77777777" w:rsidR="009E4B5E" w:rsidRDefault="009E4B5E" w:rsidP="001B3139">
      <w:pPr>
        <w:rPr>
          <w:rFonts w:ascii="Arial" w:hAnsi="Arial" w:cs="Arial"/>
          <w:b/>
          <w:bCs/>
          <w:sz w:val="22"/>
          <w:szCs w:val="22"/>
        </w:rPr>
      </w:pPr>
    </w:p>
    <w:p w14:paraId="41D09E73" w14:textId="77777777" w:rsidR="005F3FD3" w:rsidRDefault="005F3FD3" w:rsidP="001B3139">
      <w:pPr>
        <w:rPr>
          <w:rFonts w:ascii="Arial" w:hAnsi="Arial" w:cs="Arial"/>
          <w:b/>
          <w:bCs/>
          <w:sz w:val="22"/>
          <w:szCs w:val="22"/>
        </w:rPr>
      </w:pPr>
    </w:p>
    <w:p w14:paraId="4CB44CF4" w14:textId="77777777" w:rsidR="008D03A3" w:rsidRDefault="008D03A3" w:rsidP="001B3139">
      <w:pPr>
        <w:rPr>
          <w:rFonts w:ascii="Arial" w:hAnsi="Arial" w:cs="Arial"/>
          <w:b/>
          <w:bCs/>
          <w:sz w:val="22"/>
          <w:szCs w:val="22"/>
        </w:rPr>
      </w:pPr>
    </w:p>
    <w:p w14:paraId="7ECFF0CB" w14:textId="77777777" w:rsidR="008D03A3" w:rsidRDefault="008D03A3" w:rsidP="001B3139">
      <w:pPr>
        <w:rPr>
          <w:rFonts w:ascii="Arial" w:hAnsi="Arial" w:cs="Arial"/>
          <w:b/>
          <w:bCs/>
          <w:sz w:val="22"/>
          <w:szCs w:val="22"/>
        </w:rPr>
      </w:pPr>
    </w:p>
    <w:p w14:paraId="0EFC65AB" w14:textId="77777777" w:rsidR="008D03A3" w:rsidRDefault="008D03A3" w:rsidP="001B3139">
      <w:pPr>
        <w:rPr>
          <w:rFonts w:ascii="Arial" w:hAnsi="Arial" w:cs="Arial"/>
          <w:b/>
          <w:bCs/>
          <w:sz w:val="22"/>
          <w:szCs w:val="22"/>
        </w:rPr>
      </w:pPr>
    </w:p>
    <w:p w14:paraId="43A4C99D" w14:textId="77777777" w:rsidR="008D03A3" w:rsidRDefault="008D03A3" w:rsidP="001B3139">
      <w:pPr>
        <w:rPr>
          <w:rFonts w:ascii="Arial" w:hAnsi="Arial" w:cs="Arial"/>
          <w:b/>
          <w:bCs/>
          <w:sz w:val="22"/>
          <w:szCs w:val="22"/>
        </w:rPr>
      </w:pPr>
    </w:p>
    <w:p w14:paraId="17106F35" w14:textId="77777777" w:rsidR="008D03A3" w:rsidRDefault="008D03A3" w:rsidP="001B3139">
      <w:pPr>
        <w:rPr>
          <w:rFonts w:ascii="Arial" w:hAnsi="Arial" w:cs="Arial"/>
          <w:b/>
          <w:bCs/>
          <w:sz w:val="22"/>
          <w:szCs w:val="22"/>
        </w:rPr>
      </w:pPr>
    </w:p>
    <w:p w14:paraId="13FF6E66" w14:textId="77777777" w:rsidR="008D03A3" w:rsidRDefault="008D03A3" w:rsidP="001B3139">
      <w:pPr>
        <w:rPr>
          <w:rFonts w:ascii="Arial" w:hAnsi="Arial" w:cs="Arial"/>
          <w:b/>
          <w:bCs/>
          <w:sz w:val="22"/>
          <w:szCs w:val="22"/>
        </w:rPr>
      </w:pPr>
    </w:p>
    <w:p w14:paraId="002FCF02" w14:textId="77777777" w:rsidR="008D03A3" w:rsidRDefault="008D03A3" w:rsidP="001B3139">
      <w:pPr>
        <w:rPr>
          <w:rFonts w:ascii="Arial" w:hAnsi="Arial" w:cs="Arial"/>
          <w:b/>
          <w:bCs/>
          <w:sz w:val="22"/>
          <w:szCs w:val="22"/>
        </w:rPr>
      </w:pPr>
    </w:p>
    <w:p w14:paraId="3F60C11B" w14:textId="77777777" w:rsidR="008D03A3" w:rsidRDefault="008D03A3" w:rsidP="001B3139">
      <w:pPr>
        <w:rPr>
          <w:rFonts w:ascii="Arial" w:hAnsi="Arial" w:cs="Arial"/>
          <w:b/>
          <w:bCs/>
          <w:sz w:val="22"/>
          <w:szCs w:val="22"/>
        </w:rPr>
      </w:pPr>
    </w:p>
    <w:p w14:paraId="2495B6A4" w14:textId="77777777" w:rsidR="008D03A3" w:rsidRDefault="008D03A3" w:rsidP="001B3139">
      <w:pPr>
        <w:rPr>
          <w:rFonts w:ascii="Arial" w:hAnsi="Arial" w:cs="Arial"/>
          <w:b/>
          <w:bCs/>
          <w:sz w:val="22"/>
          <w:szCs w:val="22"/>
        </w:rPr>
      </w:pPr>
    </w:p>
    <w:p w14:paraId="50F2C073" w14:textId="77777777" w:rsidR="008D03A3" w:rsidRDefault="008D03A3" w:rsidP="001B3139">
      <w:pPr>
        <w:rPr>
          <w:rFonts w:ascii="Arial" w:hAnsi="Arial" w:cs="Arial"/>
          <w:b/>
          <w:bCs/>
          <w:sz w:val="22"/>
          <w:szCs w:val="22"/>
        </w:rPr>
      </w:pPr>
    </w:p>
    <w:p w14:paraId="7363563D" w14:textId="77777777" w:rsidR="008D03A3" w:rsidRDefault="008D03A3" w:rsidP="001B3139">
      <w:pPr>
        <w:rPr>
          <w:rFonts w:ascii="Arial" w:hAnsi="Arial" w:cs="Arial"/>
          <w:b/>
          <w:bCs/>
          <w:sz w:val="22"/>
          <w:szCs w:val="22"/>
        </w:rPr>
      </w:pPr>
    </w:p>
    <w:p w14:paraId="2FD1070F" w14:textId="77777777" w:rsidR="008D03A3" w:rsidRDefault="008D03A3" w:rsidP="001B3139">
      <w:pPr>
        <w:rPr>
          <w:rFonts w:ascii="Arial" w:hAnsi="Arial" w:cs="Arial"/>
          <w:b/>
          <w:bCs/>
          <w:sz w:val="22"/>
          <w:szCs w:val="22"/>
        </w:rPr>
      </w:pPr>
    </w:p>
    <w:p w14:paraId="5B14F293" w14:textId="77777777" w:rsidR="008D03A3" w:rsidRDefault="008D03A3" w:rsidP="001B3139">
      <w:pPr>
        <w:rPr>
          <w:rFonts w:ascii="Arial" w:hAnsi="Arial" w:cs="Arial"/>
          <w:b/>
          <w:bCs/>
          <w:sz w:val="22"/>
          <w:szCs w:val="22"/>
        </w:rPr>
      </w:pPr>
    </w:p>
    <w:p w14:paraId="2BD0E05F" w14:textId="77777777" w:rsidR="008D03A3" w:rsidRDefault="008D03A3" w:rsidP="001B3139">
      <w:pPr>
        <w:rPr>
          <w:rFonts w:ascii="Arial" w:hAnsi="Arial" w:cs="Arial"/>
          <w:b/>
          <w:bCs/>
          <w:sz w:val="22"/>
          <w:szCs w:val="22"/>
        </w:rPr>
      </w:pPr>
    </w:p>
    <w:p w14:paraId="7B5B8906" w14:textId="29671B6E" w:rsidR="001B3139" w:rsidRDefault="001B3139" w:rsidP="001B3139">
      <w:pPr>
        <w:rPr>
          <w:rFonts w:ascii="Arial" w:hAnsi="Arial" w:cs="Arial"/>
          <w:sz w:val="22"/>
          <w:szCs w:val="22"/>
        </w:rPr>
      </w:pPr>
      <w:r w:rsidRPr="008B1F00">
        <w:rPr>
          <w:rFonts w:ascii="Arial" w:hAnsi="Arial" w:cs="Arial"/>
          <w:b/>
          <w:bCs/>
          <w:sz w:val="22"/>
          <w:szCs w:val="22"/>
        </w:rPr>
        <w:lastRenderedPageBreak/>
        <w:t xml:space="preserve">Table 1: </w:t>
      </w:r>
      <w:r w:rsidR="004248F6" w:rsidRPr="004248F6">
        <w:rPr>
          <w:rFonts w:ascii="Arial" w:hAnsi="Arial" w:cs="Arial"/>
          <w:sz w:val="22"/>
          <w:szCs w:val="22"/>
        </w:rPr>
        <w:t>Equations and directed acyclic graphs</w:t>
      </w:r>
      <w:r w:rsidR="001B3F8C">
        <w:rPr>
          <w:rFonts w:ascii="Arial" w:hAnsi="Arial" w:cs="Arial"/>
          <w:sz w:val="22"/>
          <w:szCs w:val="22"/>
        </w:rPr>
        <w:t xml:space="preserve"> (DAGs)</w:t>
      </w:r>
      <w:r w:rsidR="004248F6" w:rsidRPr="004248F6">
        <w:rPr>
          <w:rFonts w:ascii="Arial" w:hAnsi="Arial" w:cs="Arial"/>
          <w:sz w:val="22"/>
          <w:szCs w:val="22"/>
        </w:rPr>
        <w:t xml:space="preserve"> describing the relationships between exposure, primary outcome, confounders, and negative control outcomes </w:t>
      </w:r>
      <w:r w:rsidR="00F62618">
        <w:rPr>
          <w:rFonts w:ascii="Arial" w:hAnsi="Arial" w:cs="Arial"/>
          <w:sz w:val="22"/>
          <w:szCs w:val="22"/>
        </w:rPr>
        <w:t>for</w:t>
      </w:r>
      <w:r w:rsidR="00F62618" w:rsidRPr="004248F6">
        <w:rPr>
          <w:rFonts w:ascii="Arial" w:hAnsi="Arial" w:cs="Arial"/>
          <w:sz w:val="22"/>
          <w:szCs w:val="22"/>
        </w:rPr>
        <w:t xml:space="preserve"> </w:t>
      </w:r>
      <w:r w:rsidR="004248F6" w:rsidRPr="004248F6">
        <w:rPr>
          <w:rFonts w:ascii="Arial" w:hAnsi="Arial" w:cs="Arial"/>
          <w:sz w:val="22"/>
          <w:szCs w:val="22"/>
        </w:rPr>
        <w:t xml:space="preserve">each </w:t>
      </w:r>
      <w:r w:rsidR="001A7368">
        <w:rPr>
          <w:rFonts w:ascii="Arial" w:hAnsi="Arial" w:cs="Arial"/>
          <w:sz w:val="22"/>
          <w:szCs w:val="22"/>
        </w:rPr>
        <w:t xml:space="preserve">of the six </w:t>
      </w:r>
      <w:r w:rsidR="004248F6" w:rsidRPr="004248F6">
        <w:rPr>
          <w:rFonts w:ascii="Arial" w:hAnsi="Arial" w:cs="Arial"/>
          <w:sz w:val="22"/>
          <w:szCs w:val="22"/>
        </w:rPr>
        <w:t xml:space="preserve">simulation </w:t>
      </w:r>
      <w:r w:rsidR="00F62618">
        <w:rPr>
          <w:rFonts w:ascii="Arial" w:hAnsi="Arial" w:cs="Arial"/>
          <w:sz w:val="22"/>
          <w:szCs w:val="22"/>
        </w:rPr>
        <w:t>scenario</w:t>
      </w:r>
      <w:r w:rsidR="001A7368">
        <w:rPr>
          <w:rFonts w:ascii="Arial" w:hAnsi="Arial" w:cs="Arial"/>
          <w:sz w:val="22"/>
          <w:szCs w:val="22"/>
        </w:rPr>
        <w:t>s</w:t>
      </w:r>
      <w:r w:rsidR="004248F6" w:rsidRPr="004248F6">
        <w:rPr>
          <w:rFonts w:ascii="Arial" w:hAnsi="Arial" w:cs="Arial"/>
          <w:sz w:val="22"/>
          <w:szCs w:val="22"/>
        </w:rPr>
        <w:t>.</w:t>
      </w:r>
      <w:r w:rsidR="004F08A6">
        <w:rPr>
          <w:rFonts w:ascii="Arial" w:hAnsi="Arial" w:cs="Arial"/>
          <w:sz w:val="22"/>
          <w:szCs w:val="22"/>
        </w:rPr>
        <w:t xml:space="preserve"> </w:t>
      </w:r>
      <m:oMath>
        <m:r>
          <m:rPr>
            <m:scr m:val="script"/>
          </m:rPr>
          <w:rPr>
            <w:rFonts w:ascii="Cambria Math" w:hAnsi="Cambria Math" w:cs="Arial"/>
            <w:sz w:val="20"/>
            <w:szCs w:val="20"/>
          </w:rPr>
          <m:t>N</m:t>
        </m:r>
      </m:oMath>
      <w:r w:rsidR="004F08A6">
        <w:rPr>
          <w:rFonts w:ascii="Arial" w:eastAsiaTheme="minorEastAsia" w:hAnsi="Arial" w:cs="Arial"/>
          <w:iCs/>
          <w:sz w:val="20"/>
          <w:szCs w:val="20"/>
        </w:rPr>
        <w:t>(1,10)</w:t>
      </w:r>
      <w:r w:rsidR="004248F6" w:rsidRPr="004248F6">
        <w:rPr>
          <w:rFonts w:ascii="Arial" w:hAnsi="Arial" w:cs="Arial"/>
          <w:sz w:val="22"/>
          <w:szCs w:val="22"/>
        </w:rPr>
        <w:t xml:space="preserve"> </w:t>
      </w:r>
      <w:r w:rsidR="004F08A6">
        <w:rPr>
          <w:rFonts w:ascii="Arial" w:hAnsi="Arial" w:cs="Arial"/>
          <w:sz w:val="22"/>
          <w:szCs w:val="22"/>
        </w:rPr>
        <w:t xml:space="preserve">represents a random normal distribution with mean of 1 and standard deviation of 10. All simulations assumed </w:t>
      </w:r>
      <w:r w:rsidR="00A73C08">
        <w:rPr>
          <w:rFonts w:ascii="Arial" w:hAnsi="Arial" w:cs="Arial"/>
          <w:sz w:val="22"/>
          <w:szCs w:val="22"/>
        </w:rPr>
        <w:t>n</w:t>
      </w:r>
      <w:r w:rsidR="004F08A6">
        <w:rPr>
          <w:rFonts w:ascii="Arial" w:hAnsi="Arial" w:cs="Arial"/>
          <w:sz w:val="22"/>
          <w:szCs w:val="22"/>
        </w:rPr>
        <w:t>=100 observations</w:t>
      </w:r>
      <w:r w:rsidR="00C20A08">
        <w:rPr>
          <w:rFonts w:ascii="Arial" w:hAnsi="Arial" w:cs="Arial"/>
          <w:sz w:val="22"/>
          <w:szCs w:val="22"/>
        </w:rPr>
        <w:t>,</w:t>
      </w:r>
      <w:r w:rsidR="004F08A6">
        <w:rPr>
          <w:rFonts w:ascii="Arial" w:hAnsi="Arial" w:cs="Arial"/>
          <w:sz w:val="22"/>
          <w:szCs w:val="22"/>
        </w:rPr>
        <w:t xml:space="preserve"> and we ran each simulation 100 times.</w:t>
      </w:r>
    </w:p>
    <w:p w14:paraId="6A3B8548" w14:textId="77777777" w:rsidR="00512056" w:rsidRPr="008B1F00" w:rsidRDefault="00512056" w:rsidP="001B3139">
      <w:pPr>
        <w:rPr>
          <w:rFonts w:ascii="Arial" w:hAnsi="Arial" w:cs="Arial"/>
          <w:b/>
          <w:bCs/>
          <w:sz w:val="22"/>
          <w:szCs w:val="22"/>
        </w:rPr>
      </w:pPr>
    </w:p>
    <w:tbl>
      <w:tblPr>
        <w:tblStyle w:val="TableGrid"/>
        <w:tblpPr w:leftFromText="180" w:rightFromText="180" w:vertAnchor="text" w:horzAnchor="margin" w:tblpY="81"/>
        <w:tblW w:w="10485" w:type="dxa"/>
        <w:tblLook w:val="04A0" w:firstRow="1" w:lastRow="0" w:firstColumn="1" w:lastColumn="0" w:noHBand="0" w:noVBand="1"/>
      </w:tblPr>
      <w:tblGrid>
        <w:gridCol w:w="2689"/>
        <w:gridCol w:w="3827"/>
        <w:gridCol w:w="3969"/>
      </w:tblGrid>
      <w:tr w:rsidR="003F116F" w:rsidRPr="00112A20" w14:paraId="483DD922" w14:textId="7092E3CE" w:rsidTr="003F116F">
        <w:trPr>
          <w:trHeight w:val="640"/>
        </w:trPr>
        <w:tc>
          <w:tcPr>
            <w:tcW w:w="2689" w:type="dxa"/>
            <w:vAlign w:val="center"/>
          </w:tcPr>
          <w:p w14:paraId="01A4B6ED" w14:textId="36540B65" w:rsidR="005530A2" w:rsidRPr="00112A20" w:rsidRDefault="005530A2" w:rsidP="009477B6">
            <w:pPr>
              <w:rPr>
                <w:rFonts w:ascii="Arial" w:hAnsi="Arial" w:cs="Arial"/>
                <w:sz w:val="22"/>
                <w:szCs w:val="22"/>
              </w:rPr>
            </w:pPr>
            <w:r w:rsidRPr="00112A20">
              <w:rPr>
                <w:rFonts w:ascii="Arial" w:hAnsi="Arial" w:cs="Arial"/>
                <w:sz w:val="22"/>
                <w:szCs w:val="22"/>
              </w:rPr>
              <w:t xml:space="preserve">Simulation </w:t>
            </w:r>
            <w:r>
              <w:rPr>
                <w:rFonts w:ascii="Arial" w:hAnsi="Arial" w:cs="Arial"/>
                <w:sz w:val="22"/>
                <w:szCs w:val="22"/>
              </w:rPr>
              <w:t>Scenarios</w:t>
            </w:r>
          </w:p>
        </w:tc>
        <w:tc>
          <w:tcPr>
            <w:tcW w:w="3827" w:type="dxa"/>
            <w:vAlign w:val="center"/>
          </w:tcPr>
          <w:p w14:paraId="270A4C6F" w14:textId="77777777" w:rsidR="005530A2" w:rsidRPr="00112A20" w:rsidRDefault="005530A2" w:rsidP="00B15C3E">
            <w:pPr>
              <w:jc w:val="center"/>
              <w:rPr>
                <w:rFonts w:ascii="Arial" w:hAnsi="Arial" w:cs="Arial"/>
                <w:sz w:val="22"/>
                <w:szCs w:val="22"/>
              </w:rPr>
            </w:pPr>
            <w:r w:rsidRPr="00112A20">
              <w:rPr>
                <w:rFonts w:ascii="Arial" w:hAnsi="Arial" w:cs="Arial"/>
                <w:sz w:val="22"/>
                <w:szCs w:val="22"/>
              </w:rPr>
              <w:t>Equations describing relationships between variables in simulation</w:t>
            </w:r>
          </w:p>
        </w:tc>
        <w:tc>
          <w:tcPr>
            <w:tcW w:w="3969" w:type="dxa"/>
            <w:vAlign w:val="center"/>
          </w:tcPr>
          <w:p w14:paraId="512309DA" w14:textId="77777777" w:rsidR="005530A2" w:rsidRPr="00112A20" w:rsidRDefault="005530A2" w:rsidP="00B15C3E">
            <w:pPr>
              <w:jc w:val="center"/>
              <w:rPr>
                <w:rFonts w:ascii="Arial" w:hAnsi="Arial" w:cs="Arial"/>
                <w:sz w:val="22"/>
                <w:szCs w:val="22"/>
              </w:rPr>
            </w:pPr>
            <w:r>
              <w:rPr>
                <w:rFonts w:ascii="Arial" w:hAnsi="Arial" w:cs="Arial"/>
                <w:sz w:val="22"/>
                <w:szCs w:val="22"/>
              </w:rPr>
              <w:t xml:space="preserve">Simulation </w:t>
            </w:r>
            <w:r w:rsidRPr="00112A20">
              <w:rPr>
                <w:rFonts w:ascii="Arial" w:hAnsi="Arial" w:cs="Arial"/>
                <w:sz w:val="22"/>
                <w:szCs w:val="22"/>
              </w:rPr>
              <w:t>DAG</w:t>
            </w:r>
          </w:p>
        </w:tc>
      </w:tr>
      <w:tr w:rsidR="003F116F" w:rsidRPr="00112A20" w14:paraId="601237C3" w14:textId="2AE49EC5" w:rsidTr="003F116F">
        <w:trPr>
          <w:trHeight w:val="1315"/>
        </w:trPr>
        <w:tc>
          <w:tcPr>
            <w:tcW w:w="2689" w:type="dxa"/>
            <w:vAlign w:val="center"/>
          </w:tcPr>
          <w:p w14:paraId="07BFC2EC" w14:textId="77777777" w:rsidR="005530A2" w:rsidRPr="00112A20" w:rsidRDefault="005530A2" w:rsidP="00D208F1">
            <w:pPr>
              <w:rPr>
                <w:rFonts w:ascii="Arial" w:hAnsi="Arial" w:cs="Arial"/>
                <w:sz w:val="22"/>
                <w:szCs w:val="22"/>
              </w:rPr>
            </w:pPr>
            <w:r w:rsidRPr="00112A20">
              <w:rPr>
                <w:rFonts w:ascii="Arial" w:hAnsi="Arial" w:cs="Arial"/>
                <w:sz w:val="22"/>
                <w:szCs w:val="22"/>
              </w:rPr>
              <w:t>1. Correct case</w:t>
            </w:r>
          </w:p>
        </w:tc>
        <w:tc>
          <w:tcPr>
            <w:tcW w:w="3827" w:type="dxa"/>
            <w:vAlign w:val="center"/>
          </w:tcPr>
          <w:p w14:paraId="62A59BD8" w14:textId="61C0C668" w:rsidR="005530A2" w:rsidRPr="002A4F5D" w:rsidRDefault="005530A2" w:rsidP="00D208F1">
            <w:pPr>
              <w:rPr>
                <w:rFonts w:ascii="Arial" w:hAnsi="Arial" w:cs="Arial"/>
                <w:i/>
                <w:iCs/>
                <w:sz w:val="20"/>
                <w:szCs w:val="20"/>
              </w:rPr>
            </w:pPr>
            <w:r w:rsidRPr="002A4F5D">
              <w:rPr>
                <w:rFonts w:ascii="Arial" w:hAnsi="Arial" w:cs="Arial"/>
                <w:i/>
                <w:iCs/>
                <w:sz w:val="20"/>
                <w:szCs w:val="20"/>
              </w:rPr>
              <w:t>U</w:t>
            </w:r>
            <w:r>
              <w:rPr>
                <w:rFonts w:ascii="Arial" w:hAnsi="Arial" w:cs="Arial"/>
                <w:i/>
                <w:iCs/>
                <w:sz w:val="20"/>
                <w:szCs w:val="20"/>
              </w:rPr>
              <w:t xml:space="preserve"> = </w:t>
            </w:r>
            <m:oMath>
              <m:r>
                <m:rPr>
                  <m:scr m:val="script"/>
                </m:rPr>
                <w:rPr>
                  <w:rFonts w:ascii="Cambria Math" w:hAnsi="Cambria Math" w:cs="Arial"/>
                  <w:sz w:val="20"/>
                  <w:szCs w:val="20"/>
                </w:rPr>
                <m:t>N</m:t>
              </m:r>
            </m:oMath>
            <w:r w:rsidRPr="002A4F5D">
              <w:rPr>
                <w:rFonts w:ascii="Arial" w:hAnsi="Arial" w:cs="Arial"/>
                <w:i/>
                <w:iCs/>
                <w:sz w:val="20"/>
                <w:szCs w:val="20"/>
              </w:rPr>
              <w:t>(1, 10)</w:t>
            </w:r>
          </w:p>
          <w:p w14:paraId="06588B95" w14:textId="4A7C5581"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0DEF8C01" w14:textId="3AD16A76"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p w14:paraId="39DAB0AB" w14:textId="2B4D8489"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U + L</w:t>
            </w:r>
          </w:p>
          <w:p w14:paraId="603B833A" w14:textId="519F7C0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tc>
        <w:tc>
          <w:tcPr>
            <w:tcW w:w="3969" w:type="dxa"/>
            <w:vAlign w:val="center"/>
          </w:tcPr>
          <w:p w14:paraId="662622CE" w14:textId="66F38678" w:rsidR="005530A2" w:rsidRPr="00112A20" w:rsidRDefault="002B6C6D" w:rsidP="002B6C6D">
            <w:pPr>
              <w:rPr>
                <w:rFonts w:ascii="Arial" w:hAnsi="Arial" w:cs="Arial"/>
                <w:sz w:val="22"/>
                <w:szCs w:val="22"/>
              </w:rPr>
            </w:pPr>
            <w:r>
              <w:rPr>
                <w:rFonts w:ascii="Arial" w:hAnsi="Arial" w:cs="Arial"/>
                <w:noProof/>
                <w:sz w:val="22"/>
                <w:szCs w:val="22"/>
                <w14:ligatures w14:val="standardContextual"/>
              </w:rPr>
              <w:drawing>
                <wp:inline distT="0" distB="0" distL="0" distR="0" wp14:anchorId="02F8B81D" wp14:editId="568ED051">
                  <wp:extent cx="1955800" cy="956983"/>
                  <wp:effectExtent l="0" t="0" r="0" b="0"/>
                  <wp:docPr id="680984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84332" name="Picture 6809843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19560" cy="988181"/>
                          </a:xfrm>
                          <a:prstGeom prst="rect">
                            <a:avLst/>
                          </a:prstGeom>
                        </pic:spPr>
                      </pic:pic>
                    </a:graphicData>
                  </a:graphic>
                </wp:inline>
              </w:drawing>
            </w:r>
            <w:r w:rsidR="00790436">
              <w:rPr>
                <w:rFonts w:ascii="Arial" w:hAnsi="Arial" w:cs="Arial"/>
                <w:sz w:val="22"/>
                <w:szCs w:val="22"/>
              </w:rPr>
              <w:t xml:space="preserve">     </w:t>
            </w:r>
            <w:r w:rsidR="003F238F">
              <w:rPr>
                <w:rFonts w:ascii="Arial" w:hAnsi="Arial" w:cs="Arial"/>
                <w:sz w:val="22"/>
                <w:szCs w:val="22"/>
              </w:rPr>
              <w:t xml:space="preserve">     </w:t>
            </w:r>
            <w:r w:rsidR="00790436">
              <w:rPr>
                <w:rFonts w:ascii="Arial" w:hAnsi="Arial" w:cs="Arial"/>
                <w:sz w:val="22"/>
                <w:szCs w:val="22"/>
              </w:rPr>
              <w:t xml:space="preserve">   </w:t>
            </w:r>
          </w:p>
        </w:tc>
      </w:tr>
      <w:tr w:rsidR="003F116F" w:rsidRPr="00112A20" w14:paraId="7C378A79" w14:textId="185FBF62" w:rsidTr="003F116F">
        <w:trPr>
          <w:trHeight w:val="1315"/>
        </w:trPr>
        <w:tc>
          <w:tcPr>
            <w:tcW w:w="2689" w:type="dxa"/>
            <w:vAlign w:val="center"/>
          </w:tcPr>
          <w:p w14:paraId="35F22881" w14:textId="3BC4073B" w:rsidR="005530A2" w:rsidRPr="00112A20" w:rsidRDefault="005530A2" w:rsidP="00D208F1">
            <w:pPr>
              <w:rPr>
                <w:rFonts w:ascii="Arial" w:hAnsi="Arial" w:cs="Arial"/>
                <w:sz w:val="22"/>
                <w:szCs w:val="22"/>
              </w:rPr>
            </w:pPr>
            <w:r w:rsidRPr="00112A20">
              <w:rPr>
                <w:rFonts w:ascii="Arial" w:hAnsi="Arial" w:cs="Arial"/>
                <w:sz w:val="22"/>
                <w:szCs w:val="22"/>
              </w:rPr>
              <w:t xml:space="preserve">2. </w:t>
            </w:r>
            <w:r w:rsidR="00FF0DE5">
              <w:t xml:space="preserve"> </w:t>
            </w:r>
            <w:r w:rsidR="00FF0DE5" w:rsidRPr="00FF0DE5">
              <w:rPr>
                <w:rFonts w:ascii="Arial" w:hAnsi="Arial" w:cs="Arial"/>
                <w:sz w:val="22"/>
                <w:szCs w:val="22"/>
              </w:rPr>
              <w:t>Different unobserved confounding mechanisms</w:t>
            </w:r>
          </w:p>
        </w:tc>
        <w:tc>
          <w:tcPr>
            <w:tcW w:w="3827" w:type="dxa"/>
            <w:vAlign w:val="center"/>
          </w:tcPr>
          <w:p w14:paraId="2608AF96" w14:textId="6EF1E31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U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3644D559" w14:textId="57F2A39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09B99898" w14:textId="298DC6C5"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p w14:paraId="301FA9DB" w14:textId="7152898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U + L</w:t>
            </w:r>
          </w:p>
          <w:p w14:paraId="7DFE7588" w14:textId="37C6CF46" w:rsidR="005530A2" w:rsidRPr="002A4F5D" w:rsidRDefault="005530A2" w:rsidP="00D208F1">
            <w:pPr>
              <w:rPr>
                <w:rFonts w:ascii="Arial" w:hAnsi="Arial" w:cs="Arial"/>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p>
        </w:tc>
        <w:tc>
          <w:tcPr>
            <w:tcW w:w="3969" w:type="dxa"/>
            <w:vAlign w:val="center"/>
          </w:tcPr>
          <w:p w14:paraId="25EFD127" w14:textId="70719647" w:rsidR="005530A2" w:rsidRPr="00112A20" w:rsidRDefault="002B6C6D" w:rsidP="002B6C6D">
            <w:pPr>
              <w:rPr>
                <w:rFonts w:ascii="Arial" w:hAnsi="Arial" w:cs="Arial"/>
                <w:noProof/>
                <w:sz w:val="22"/>
                <w:szCs w:val="22"/>
              </w:rPr>
            </w:pPr>
            <w:r>
              <w:rPr>
                <w:rFonts w:ascii="Arial" w:hAnsi="Arial" w:cs="Arial"/>
                <w:noProof/>
                <w:sz w:val="22"/>
                <w:szCs w:val="22"/>
                <w14:ligatures w14:val="standardContextual"/>
              </w:rPr>
              <w:drawing>
                <wp:inline distT="0" distB="0" distL="0" distR="0" wp14:anchorId="76522255" wp14:editId="2CF88EE6">
                  <wp:extent cx="1955800" cy="1033779"/>
                  <wp:effectExtent l="0" t="0" r="0" b="0"/>
                  <wp:docPr id="1464552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52967" name="Picture 14645529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8880" cy="1093550"/>
                          </a:xfrm>
                          <a:prstGeom prst="rect">
                            <a:avLst/>
                          </a:prstGeom>
                        </pic:spPr>
                      </pic:pic>
                    </a:graphicData>
                  </a:graphic>
                </wp:inline>
              </w:drawing>
            </w:r>
          </w:p>
        </w:tc>
      </w:tr>
      <w:tr w:rsidR="003F116F" w:rsidRPr="00112A20" w14:paraId="13551962" w14:textId="5ABF0999" w:rsidTr="003F116F">
        <w:trPr>
          <w:trHeight w:val="1350"/>
        </w:trPr>
        <w:tc>
          <w:tcPr>
            <w:tcW w:w="2689" w:type="dxa"/>
            <w:vAlign w:val="center"/>
          </w:tcPr>
          <w:p w14:paraId="7E1CEE69" w14:textId="2B0AF76F" w:rsidR="00A070D9" w:rsidRPr="00112A20" w:rsidRDefault="00A070D9" w:rsidP="00A070D9">
            <w:pPr>
              <w:rPr>
                <w:rFonts w:ascii="Arial" w:hAnsi="Arial" w:cs="Arial"/>
                <w:sz w:val="22"/>
                <w:szCs w:val="22"/>
              </w:rPr>
            </w:pPr>
            <w:r>
              <w:rPr>
                <w:rFonts w:ascii="Arial" w:hAnsi="Arial" w:cs="Arial"/>
                <w:sz w:val="22"/>
                <w:szCs w:val="22"/>
              </w:rPr>
              <w:t>3</w:t>
            </w:r>
            <w:r w:rsidRPr="00112A20">
              <w:rPr>
                <w:rFonts w:ascii="Arial" w:hAnsi="Arial" w:cs="Arial"/>
                <w:sz w:val="22"/>
                <w:szCs w:val="22"/>
              </w:rPr>
              <w:t xml:space="preserve">. </w:t>
            </w:r>
            <w:r>
              <w:rPr>
                <w:rFonts w:ascii="Arial" w:hAnsi="Arial" w:cs="Arial"/>
                <w:sz w:val="22"/>
                <w:szCs w:val="22"/>
              </w:rPr>
              <w:t>Confounder m</w:t>
            </w:r>
            <w:r w:rsidRPr="00112A20">
              <w:rPr>
                <w:rFonts w:ascii="Arial" w:hAnsi="Arial" w:cs="Arial"/>
                <w:sz w:val="22"/>
                <w:szCs w:val="22"/>
              </w:rPr>
              <w:t xml:space="preserve">easurement error </w:t>
            </w:r>
          </w:p>
        </w:tc>
        <w:tc>
          <w:tcPr>
            <w:tcW w:w="3827" w:type="dxa"/>
            <w:vAlign w:val="center"/>
          </w:tcPr>
          <w:p w14:paraId="42F820BA" w14:textId="566EF2E1"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L = </w:t>
            </w:r>
            <w:r>
              <w:rPr>
                <w:rFonts w:ascii="Cambria Math" w:hAnsi="Cambria Math" w:cs="Arial"/>
                <w:i/>
                <w:sz w:val="20"/>
                <w:szCs w:val="20"/>
              </w:rPr>
              <w:t xml:space="preserve"> </w:t>
            </w:r>
            <m:oMath>
              <m:r>
                <w:rPr>
                  <w:rFonts w:ascii="Cambria Math" w:hAnsi="Cambria Math" w:cs="Arial"/>
                  <w:sz w:val="20"/>
                  <w:szCs w:val="20"/>
                </w:rPr>
                <m:t>Unif</m:t>
              </m:r>
            </m:oMath>
            <w:r w:rsidRPr="002A4F5D">
              <w:rPr>
                <w:rFonts w:ascii="Arial" w:hAnsi="Arial" w:cs="Arial"/>
                <w:i/>
                <w:iCs/>
                <w:sz w:val="20"/>
                <w:szCs w:val="20"/>
              </w:rPr>
              <w:t xml:space="preserve">(1, </w:t>
            </w:r>
            <w:r>
              <w:rPr>
                <w:rFonts w:ascii="Arial" w:hAnsi="Arial" w:cs="Arial"/>
                <w:i/>
                <w:iCs/>
                <w:sz w:val="20"/>
                <w:szCs w:val="20"/>
              </w:rPr>
              <w:t>10</w:t>
            </w:r>
            <w:r w:rsidRPr="002A4F5D">
              <w:rPr>
                <w:rFonts w:ascii="Arial" w:hAnsi="Arial" w:cs="Arial"/>
                <w:i/>
                <w:iCs/>
                <w:sz w:val="20"/>
                <w:szCs w:val="20"/>
              </w:rPr>
              <w:t>)</w:t>
            </w:r>
          </w:p>
          <w:p w14:paraId="440C4A59" w14:textId="4A7CF14C"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w:t>
            </w:r>
            <w:r>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Pr>
                <w:rFonts w:ascii="Arial" w:hAnsi="Arial" w:cs="Arial"/>
                <w:i/>
                <w:iCs/>
                <w:sz w:val="20"/>
                <w:szCs w:val="20"/>
              </w:rPr>
              <w:t>&gt;</w:t>
            </w:r>
            <w:r w:rsidRPr="002A4F5D">
              <w:rPr>
                <w:rFonts w:ascii="Arial" w:hAnsi="Arial" w:cs="Arial"/>
                <w:i/>
                <w:iCs/>
                <w:sz w:val="20"/>
                <w:szCs w:val="20"/>
              </w:rPr>
              <w:t xml:space="preserve"> </w:t>
            </w:r>
            <w:r>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*20</w:t>
            </w:r>
          </w:p>
          <w:p w14:paraId="268D1CD0" w14:textId="141909E6"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w:t>
            </w:r>
            <w:r>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Pr>
                <w:rFonts w:ascii="Arial" w:hAnsi="Arial" w:cs="Arial"/>
                <w:i/>
                <w:iCs/>
                <w:sz w:val="20"/>
                <w:szCs w:val="20"/>
              </w:rPr>
              <w:t>&gt;</w:t>
            </w:r>
            <w:r w:rsidRPr="002A4F5D">
              <w:rPr>
                <w:rFonts w:ascii="Arial" w:hAnsi="Arial" w:cs="Arial"/>
                <w:i/>
                <w:iCs/>
                <w:sz w:val="20"/>
                <w:szCs w:val="20"/>
              </w:rPr>
              <w:t xml:space="preserve"> </w:t>
            </w:r>
            <w:r>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*20</w:t>
            </w:r>
          </w:p>
          <w:p w14:paraId="6C38890D" w14:textId="2C14894B"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w:t>
            </w:r>
            <w:r>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Pr>
                <w:rFonts w:ascii="Arial" w:hAnsi="Arial" w:cs="Arial"/>
                <w:i/>
                <w:iCs/>
                <w:sz w:val="20"/>
                <w:szCs w:val="20"/>
              </w:rPr>
              <w:t>&gt;</w:t>
            </w:r>
            <w:r w:rsidRPr="002A4F5D">
              <w:rPr>
                <w:rFonts w:ascii="Arial" w:hAnsi="Arial" w:cs="Arial"/>
                <w:i/>
                <w:iCs/>
                <w:sz w:val="20"/>
                <w:szCs w:val="20"/>
              </w:rPr>
              <w:t xml:space="preserve"> </w:t>
            </w:r>
            <w:r>
              <w:rPr>
                <w:rFonts w:ascii="Arial" w:hAnsi="Arial" w:cs="Arial"/>
                <w:i/>
                <w:iCs/>
                <w:sz w:val="20"/>
                <w:szCs w:val="20"/>
              </w:rPr>
              <w:t>1</w:t>
            </w:r>
            <w:r w:rsidRPr="002A4F5D">
              <w:rPr>
                <w:rFonts w:ascii="Arial" w:hAnsi="Arial" w:cs="Arial"/>
                <w:i/>
                <w:iCs/>
                <w:sz w:val="20"/>
                <w:szCs w:val="20"/>
              </w:rPr>
              <w:t>)</w:t>
            </w:r>
            <w:r>
              <w:rPr>
                <w:rFonts w:ascii="Arial" w:hAnsi="Arial" w:cs="Arial"/>
                <w:i/>
                <w:iCs/>
                <w:sz w:val="20"/>
                <w:szCs w:val="20"/>
              </w:rPr>
              <w:t>*20</w:t>
            </w:r>
          </w:p>
        </w:tc>
        <w:tc>
          <w:tcPr>
            <w:tcW w:w="3969" w:type="dxa"/>
            <w:vAlign w:val="center"/>
          </w:tcPr>
          <w:p w14:paraId="4FEEB2FB" w14:textId="2EA7479A" w:rsidR="00A070D9" w:rsidRPr="00112A20" w:rsidRDefault="00A070D9" w:rsidP="002B6C6D">
            <w:pPr>
              <w:rPr>
                <w:rFonts w:ascii="Arial" w:hAnsi="Arial" w:cs="Arial"/>
                <w:noProof/>
                <w:sz w:val="22"/>
                <w:szCs w:val="22"/>
              </w:rPr>
            </w:pPr>
            <w:r>
              <w:rPr>
                <w:rFonts w:ascii="Arial" w:hAnsi="Arial" w:cs="Arial"/>
                <w:noProof/>
                <w:sz w:val="22"/>
                <w:szCs w:val="22"/>
              </w:rPr>
              <w:t xml:space="preserve"> </w:t>
            </w:r>
            <w:r w:rsidR="002B6C6D">
              <w:rPr>
                <w:rFonts w:ascii="Arial" w:hAnsi="Arial" w:cs="Arial"/>
                <w:noProof/>
                <w:sz w:val="22"/>
                <w:szCs w:val="22"/>
                <w14:ligatures w14:val="standardContextual"/>
              </w:rPr>
              <w:drawing>
                <wp:inline distT="0" distB="0" distL="0" distR="0" wp14:anchorId="5E5055CF" wp14:editId="4B76F096">
                  <wp:extent cx="2254103" cy="1114215"/>
                  <wp:effectExtent l="0" t="0" r="0" b="3810"/>
                  <wp:docPr id="1230239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39464" name="Picture 12302394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9959" cy="1136882"/>
                          </a:xfrm>
                          <a:prstGeom prst="rect">
                            <a:avLst/>
                          </a:prstGeom>
                        </pic:spPr>
                      </pic:pic>
                    </a:graphicData>
                  </a:graphic>
                </wp:inline>
              </w:drawing>
            </w:r>
            <w:r>
              <w:rPr>
                <w:rFonts w:ascii="Arial" w:hAnsi="Arial" w:cs="Arial"/>
                <w:noProof/>
                <w:sz w:val="22"/>
                <w:szCs w:val="22"/>
              </w:rPr>
              <w:t xml:space="preserve">        </w:t>
            </w:r>
          </w:p>
        </w:tc>
      </w:tr>
      <w:tr w:rsidR="003F116F" w:rsidRPr="00112A20" w14:paraId="5C2DF87F" w14:textId="48CD6B72" w:rsidTr="003F116F">
        <w:trPr>
          <w:trHeight w:val="1350"/>
        </w:trPr>
        <w:tc>
          <w:tcPr>
            <w:tcW w:w="2689" w:type="dxa"/>
            <w:vAlign w:val="center"/>
          </w:tcPr>
          <w:p w14:paraId="78BDC389" w14:textId="7A2FD6BF" w:rsidR="00A070D9" w:rsidRDefault="00A070D9" w:rsidP="00A070D9">
            <w:pPr>
              <w:rPr>
                <w:rFonts w:ascii="Arial" w:hAnsi="Arial" w:cs="Arial"/>
                <w:sz w:val="22"/>
                <w:szCs w:val="22"/>
              </w:rPr>
            </w:pPr>
            <w:r>
              <w:rPr>
                <w:rFonts w:ascii="Arial" w:hAnsi="Arial" w:cs="Arial"/>
                <w:sz w:val="22"/>
                <w:szCs w:val="22"/>
              </w:rPr>
              <w:t>4. Model misspecification</w:t>
            </w:r>
          </w:p>
        </w:tc>
        <w:tc>
          <w:tcPr>
            <w:tcW w:w="3827" w:type="dxa"/>
            <w:vAlign w:val="center"/>
          </w:tcPr>
          <w:p w14:paraId="5139D842" w14:textId="0FA4C0C0"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U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332A4780" w14:textId="1C48CD56"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L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7805C613" w14:textId="709A5A2D" w:rsidR="00A070D9" w:rsidRPr="00EA2300" w:rsidRDefault="00A070D9" w:rsidP="00A070D9">
            <w:pPr>
              <w:rPr>
                <w:rFonts w:ascii="Arial" w:hAnsi="Arial" w:cs="Arial"/>
                <w:i/>
                <w:iCs/>
                <w:sz w:val="20"/>
                <w:szCs w:val="20"/>
                <w:vertAlign w:val="superscript"/>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r>
              <w:rPr>
                <w:rFonts w:ascii="Arial" w:hAnsi="Arial" w:cs="Arial"/>
                <w:i/>
                <w:iCs/>
                <w:sz w:val="20"/>
                <w:szCs w:val="20"/>
                <w:vertAlign w:val="superscript"/>
              </w:rPr>
              <w:t>3</w:t>
            </w:r>
          </w:p>
          <w:p w14:paraId="108CB92C" w14:textId="6CFAD79D" w:rsidR="00A070D9" w:rsidRPr="0000606F" w:rsidRDefault="00A070D9" w:rsidP="00A070D9">
            <w:pPr>
              <w:rPr>
                <w:rFonts w:ascii="Arial" w:hAnsi="Arial" w:cs="Arial"/>
                <w:i/>
                <w:iCs/>
                <w:sz w:val="20"/>
                <w:szCs w:val="20"/>
                <w:vertAlign w:val="superscript"/>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L</w:t>
            </w:r>
            <w:r>
              <w:rPr>
                <w:rFonts w:ascii="Arial" w:hAnsi="Arial" w:cs="Arial"/>
                <w:i/>
                <w:iCs/>
                <w:sz w:val="20"/>
                <w:szCs w:val="20"/>
                <w:vertAlign w:val="superscript"/>
              </w:rPr>
              <w:t>3</w:t>
            </w:r>
          </w:p>
          <w:p w14:paraId="23035B61" w14:textId="0AE3F97B"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p>
        </w:tc>
        <w:tc>
          <w:tcPr>
            <w:tcW w:w="3969" w:type="dxa"/>
            <w:vAlign w:val="center"/>
          </w:tcPr>
          <w:p w14:paraId="52D54E69" w14:textId="65A17E2F" w:rsidR="00A070D9" w:rsidRDefault="003F116F" w:rsidP="003F116F">
            <w:pPr>
              <w:rPr>
                <w:rFonts w:ascii="Arial" w:hAnsi="Arial" w:cs="Arial"/>
                <w:noProof/>
                <w:sz w:val="22"/>
                <w:szCs w:val="22"/>
              </w:rPr>
            </w:pPr>
            <w:r>
              <w:rPr>
                <w:rFonts w:ascii="Arial" w:hAnsi="Arial" w:cs="Arial"/>
                <w:noProof/>
                <w:sz w:val="22"/>
                <w:szCs w:val="22"/>
                <w14:ligatures w14:val="standardContextual"/>
              </w:rPr>
              <w:drawing>
                <wp:inline distT="0" distB="0" distL="0" distR="0" wp14:anchorId="624E7D0C" wp14:editId="49234A47">
                  <wp:extent cx="2137144" cy="640058"/>
                  <wp:effectExtent l="0" t="0" r="0" b="0"/>
                  <wp:docPr id="587184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84563" name="Picture 5871845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42109" cy="671494"/>
                          </a:xfrm>
                          <a:prstGeom prst="rect">
                            <a:avLst/>
                          </a:prstGeom>
                        </pic:spPr>
                      </pic:pic>
                    </a:graphicData>
                  </a:graphic>
                </wp:inline>
              </w:drawing>
            </w:r>
            <w:r w:rsidR="00A070D9">
              <w:rPr>
                <w:rFonts w:ascii="Arial" w:hAnsi="Arial" w:cs="Arial"/>
                <w:noProof/>
                <w:sz w:val="22"/>
                <w:szCs w:val="22"/>
              </w:rPr>
              <w:t xml:space="preserve">           </w:t>
            </w:r>
          </w:p>
        </w:tc>
      </w:tr>
      <w:tr w:rsidR="003F116F" w:rsidRPr="00112A20" w14:paraId="6A8409D1" w14:textId="0F8704F5" w:rsidTr="003F116F">
        <w:trPr>
          <w:trHeight w:val="1350"/>
        </w:trPr>
        <w:tc>
          <w:tcPr>
            <w:tcW w:w="2689" w:type="dxa"/>
            <w:vAlign w:val="center"/>
          </w:tcPr>
          <w:p w14:paraId="42BB820B" w14:textId="6BCB8C51" w:rsidR="00A070D9" w:rsidRPr="00112A20" w:rsidRDefault="00A070D9" w:rsidP="00A070D9">
            <w:pPr>
              <w:rPr>
                <w:rFonts w:ascii="Arial" w:hAnsi="Arial" w:cs="Arial"/>
                <w:sz w:val="22"/>
                <w:szCs w:val="22"/>
              </w:rPr>
            </w:pPr>
            <w:r>
              <w:rPr>
                <w:rFonts w:ascii="Arial" w:hAnsi="Arial" w:cs="Arial"/>
                <w:sz w:val="22"/>
                <w:szCs w:val="22"/>
              </w:rPr>
              <w:t>5</w:t>
            </w:r>
            <w:r w:rsidRPr="00112A20">
              <w:rPr>
                <w:rFonts w:ascii="Arial" w:hAnsi="Arial" w:cs="Arial"/>
                <w:sz w:val="22"/>
                <w:szCs w:val="22"/>
              </w:rPr>
              <w:t>. Weak negative control</w:t>
            </w:r>
          </w:p>
        </w:tc>
        <w:tc>
          <w:tcPr>
            <w:tcW w:w="3827" w:type="dxa"/>
            <w:vAlign w:val="center"/>
          </w:tcPr>
          <w:p w14:paraId="2E78B7BD" w14:textId="37B1112A"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U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682D9C08" w14:textId="6B3C1CFC"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U </w:t>
            </w:r>
          </w:p>
          <w:p w14:paraId="38C7DEF6" w14:textId="4822D4BF"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U </w:t>
            </w:r>
          </w:p>
          <w:p w14:paraId="1FD19214" w14:textId="03574182"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+ 0.001*U</w:t>
            </w:r>
          </w:p>
        </w:tc>
        <w:tc>
          <w:tcPr>
            <w:tcW w:w="3969" w:type="dxa"/>
            <w:vAlign w:val="center"/>
          </w:tcPr>
          <w:p w14:paraId="45DDD6BE" w14:textId="2E5633B2" w:rsidR="00A070D9" w:rsidRPr="00112A20" w:rsidRDefault="002B6C6D" w:rsidP="002B6C6D">
            <w:pPr>
              <w:rPr>
                <w:rFonts w:ascii="Arial" w:hAnsi="Arial" w:cs="Arial"/>
                <w:noProof/>
                <w:sz w:val="22"/>
                <w:szCs w:val="22"/>
              </w:rPr>
            </w:pPr>
            <w:r>
              <w:rPr>
                <w:rFonts w:ascii="Arial" w:hAnsi="Arial" w:cs="Arial"/>
                <w:noProof/>
                <w:sz w:val="22"/>
                <w:szCs w:val="22"/>
                <w14:ligatures w14:val="standardContextual"/>
              </w:rPr>
              <w:drawing>
                <wp:inline distT="0" distB="0" distL="0" distR="0" wp14:anchorId="16A49551" wp14:editId="781A88CC">
                  <wp:extent cx="2052084" cy="823942"/>
                  <wp:effectExtent l="0" t="0" r="5715" b="1905"/>
                  <wp:docPr id="269099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99897" name="Picture 2690998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5424" cy="857404"/>
                          </a:xfrm>
                          <a:prstGeom prst="rect">
                            <a:avLst/>
                          </a:prstGeom>
                        </pic:spPr>
                      </pic:pic>
                    </a:graphicData>
                  </a:graphic>
                </wp:inline>
              </w:drawing>
            </w:r>
            <w:r w:rsidR="00A070D9">
              <w:rPr>
                <w:rFonts w:ascii="Arial" w:hAnsi="Arial" w:cs="Arial"/>
                <w:noProof/>
                <w:sz w:val="22"/>
                <w:szCs w:val="22"/>
              </w:rPr>
              <w:t xml:space="preserve">           </w:t>
            </w:r>
          </w:p>
        </w:tc>
      </w:tr>
      <w:tr w:rsidR="003F116F" w:rsidRPr="00112A20" w14:paraId="070F564B" w14:textId="2D885D90" w:rsidTr="003F116F">
        <w:trPr>
          <w:trHeight w:val="1350"/>
        </w:trPr>
        <w:tc>
          <w:tcPr>
            <w:tcW w:w="2689" w:type="dxa"/>
            <w:vAlign w:val="center"/>
          </w:tcPr>
          <w:p w14:paraId="66798C1D" w14:textId="6323DDAC" w:rsidR="00A070D9" w:rsidRPr="00112A20" w:rsidRDefault="00A070D9" w:rsidP="00A070D9">
            <w:pPr>
              <w:rPr>
                <w:rFonts w:ascii="Arial" w:hAnsi="Arial" w:cs="Arial"/>
                <w:sz w:val="22"/>
                <w:szCs w:val="22"/>
              </w:rPr>
            </w:pPr>
            <w:r>
              <w:rPr>
                <w:rFonts w:ascii="Arial" w:hAnsi="Arial" w:cs="Arial"/>
                <w:sz w:val="22"/>
                <w:szCs w:val="22"/>
              </w:rPr>
              <w:t>6</w:t>
            </w:r>
            <w:r w:rsidRPr="00112A20">
              <w:rPr>
                <w:rFonts w:ascii="Arial" w:hAnsi="Arial" w:cs="Arial"/>
                <w:sz w:val="22"/>
                <w:szCs w:val="22"/>
              </w:rPr>
              <w:t>. Negative association</w:t>
            </w:r>
            <w:r>
              <w:rPr>
                <w:rFonts w:ascii="Arial" w:hAnsi="Arial" w:cs="Arial"/>
                <w:sz w:val="22"/>
                <w:szCs w:val="22"/>
              </w:rPr>
              <w:t xml:space="preserve"> </w:t>
            </w:r>
          </w:p>
        </w:tc>
        <w:tc>
          <w:tcPr>
            <w:tcW w:w="3827" w:type="dxa"/>
            <w:vAlign w:val="center"/>
          </w:tcPr>
          <w:p w14:paraId="600111AB" w14:textId="6726D1A8"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U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240FC4DC" w14:textId="0D20953B"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A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w:t>
            </w:r>
            <w:r>
              <w:rPr>
                <w:rFonts w:ascii="Arial" w:hAnsi="Arial" w:cs="Arial"/>
                <w:i/>
                <w:iCs/>
                <w:sz w:val="20"/>
                <w:szCs w:val="20"/>
              </w:rPr>
              <w:t>+</w:t>
            </w:r>
            <w:r w:rsidRPr="002A4F5D">
              <w:rPr>
                <w:rFonts w:ascii="Arial" w:hAnsi="Arial" w:cs="Arial"/>
                <w:i/>
                <w:iCs/>
                <w:sz w:val="20"/>
                <w:szCs w:val="20"/>
              </w:rPr>
              <w:t xml:space="preserve"> U </w:t>
            </w:r>
          </w:p>
          <w:p w14:paraId="0BFFE971" w14:textId="284CE576"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Y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U </w:t>
            </w:r>
          </w:p>
          <w:p w14:paraId="0D9EAF50" w14:textId="0C98B41F" w:rsidR="00A070D9" w:rsidRPr="002A4F5D" w:rsidRDefault="00A070D9" w:rsidP="00A070D9">
            <w:pPr>
              <w:rPr>
                <w:rFonts w:ascii="Arial" w:hAnsi="Arial" w:cs="Arial"/>
                <w:i/>
                <w:iCs/>
                <w:sz w:val="20"/>
                <w:szCs w:val="20"/>
              </w:rPr>
            </w:pPr>
            <w:r w:rsidRPr="002A4F5D">
              <w:rPr>
                <w:rFonts w:ascii="Arial" w:hAnsi="Arial" w:cs="Arial"/>
                <w:i/>
                <w:iCs/>
                <w:sz w:val="20"/>
                <w:szCs w:val="20"/>
              </w:rPr>
              <w:t xml:space="preserve">N = </w:t>
            </w:r>
            <w:r>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w:t>
            </w:r>
          </w:p>
        </w:tc>
        <w:tc>
          <w:tcPr>
            <w:tcW w:w="3969" w:type="dxa"/>
            <w:vAlign w:val="center"/>
          </w:tcPr>
          <w:p w14:paraId="1BB843D7" w14:textId="5E4BF7C4" w:rsidR="00A070D9" w:rsidRPr="00112A20" w:rsidRDefault="003F116F" w:rsidP="003F116F">
            <w:pPr>
              <w:rPr>
                <w:rFonts w:ascii="Arial" w:hAnsi="Arial" w:cs="Arial"/>
                <w:noProof/>
                <w:sz w:val="22"/>
                <w:szCs w:val="22"/>
              </w:rPr>
            </w:pPr>
            <w:r>
              <w:rPr>
                <w:rFonts w:ascii="Arial" w:hAnsi="Arial" w:cs="Arial"/>
                <w:noProof/>
                <w:sz w:val="22"/>
                <w:szCs w:val="22"/>
                <w14:ligatures w14:val="standardContextual"/>
              </w:rPr>
              <w:drawing>
                <wp:inline distT="0" distB="0" distL="0" distR="0" wp14:anchorId="62263F78" wp14:editId="7A0DA25B">
                  <wp:extent cx="1956391" cy="795819"/>
                  <wp:effectExtent l="0" t="0" r="0" b="4445"/>
                  <wp:docPr id="1217232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32793" name="Picture 12172327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42950" cy="831029"/>
                          </a:xfrm>
                          <a:prstGeom prst="rect">
                            <a:avLst/>
                          </a:prstGeom>
                        </pic:spPr>
                      </pic:pic>
                    </a:graphicData>
                  </a:graphic>
                </wp:inline>
              </w:drawing>
            </w:r>
            <w:r w:rsidR="00A070D9">
              <w:rPr>
                <w:rFonts w:ascii="Arial" w:hAnsi="Arial" w:cs="Arial"/>
                <w:noProof/>
                <w:sz w:val="22"/>
                <w:szCs w:val="22"/>
              </w:rPr>
              <w:t xml:space="preserve">             </w:t>
            </w:r>
          </w:p>
        </w:tc>
      </w:tr>
    </w:tbl>
    <w:p w14:paraId="726E1DC9" w14:textId="77777777" w:rsidR="001B3139" w:rsidRDefault="001B3139" w:rsidP="001B3139">
      <w:pPr>
        <w:rPr>
          <w:rFonts w:ascii="Arial" w:hAnsi="Arial" w:cs="Arial"/>
          <w:sz w:val="22"/>
          <w:szCs w:val="22"/>
        </w:rPr>
      </w:pPr>
    </w:p>
    <w:p w14:paraId="05799E1C" w14:textId="77777777" w:rsidR="00FF409C" w:rsidRDefault="00FF409C" w:rsidP="00B07B5C">
      <w:pPr>
        <w:rPr>
          <w:rFonts w:ascii="Arial" w:hAnsi="Arial" w:cs="Arial"/>
          <w:sz w:val="22"/>
          <w:szCs w:val="22"/>
        </w:rPr>
      </w:pPr>
    </w:p>
    <w:p w14:paraId="25B355D7" w14:textId="77777777" w:rsidR="001B3139" w:rsidRDefault="001B3139" w:rsidP="00B07B5C">
      <w:pPr>
        <w:rPr>
          <w:rFonts w:ascii="Arial" w:hAnsi="Arial" w:cs="Arial"/>
          <w:sz w:val="22"/>
          <w:szCs w:val="22"/>
        </w:rPr>
      </w:pPr>
    </w:p>
    <w:p w14:paraId="6BF0DF63" w14:textId="77777777" w:rsidR="002A4F5D" w:rsidRDefault="002A4F5D" w:rsidP="00B07B5C">
      <w:pPr>
        <w:rPr>
          <w:rFonts w:ascii="Arial" w:hAnsi="Arial" w:cs="Arial"/>
          <w:sz w:val="22"/>
          <w:szCs w:val="22"/>
        </w:rPr>
      </w:pPr>
    </w:p>
    <w:p w14:paraId="12B6C158" w14:textId="77777777" w:rsidR="002A4F5D" w:rsidRDefault="002A4F5D" w:rsidP="00B07B5C">
      <w:pPr>
        <w:rPr>
          <w:rFonts w:ascii="Arial" w:hAnsi="Arial" w:cs="Arial"/>
          <w:sz w:val="22"/>
          <w:szCs w:val="22"/>
        </w:rPr>
      </w:pPr>
    </w:p>
    <w:p w14:paraId="0824017F" w14:textId="77777777" w:rsidR="002A4F5D" w:rsidRDefault="002A4F5D" w:rsidP="00B07B5C">
      <w:pPr>
        <w:rPr>
          <w:rFonts w:ascii="Arial" w:hAnsi="Arial" w:cs="Arial"/>
          <w:sz w:val="22"/>
          <w:szCs w:val="22"/>
        </w:rPr>
      </w:pPr>
    </w:p>
    <w:p w14:paraId="685A2546" w14:textId="77777777" w:rsidR="002A4F5D" w:rsidRDefault="002A4F5D" w:rsidP="00B07B5C">
      <w:pPr>
        <w:rPr>
          <w:rFonts w:ascii="Arial" w:hAnsi="Arial" w:cs="Arial"/>
          <w:sz w:val="22"/>
          <w:szCs w:val="22"/>
        </w:rPr>
      </w:pPr>
    </w:p>
    <w:p w14:paraId="6554DAD9" w14:textId="77777777" w:rsidR="002A4F5D" w:rsidRDefault="002A4F5D" w:rsidP="00B07B5C">
      <w:pPr>
        <w:rPr>
          <w:rFonts w:ascii="Arial" w:hAnsi="Arial" w:cs="Arial"/>
          <w:sz w:val="22"/>
          <w:szCs w:val="22"/>
        </w:rPr>
      </w:pPr>
    </w:p>
    <w:p w14:paraId="035CB0AB" w14:textId="77777777" w:rsidR="002A4F5D" w:rsidRDefault="002A4F5D" w:rsidP="00B07B5C">
      <w:pPr>
        <w:rPr>
          <w:rFonts w:ascii="Arial" w:hAnsi="Arial" w:cs="Arial"/>
          <w:sz w:val="22"/>
          <w:szCs w:val="22"/>
        </w:rPr>
      </w:pPr>
    </w:p>
    <w:p w14:paraId="15F250F0" w14:textId="77777777" w:rsidR="002A4F5D" w:rsidRDefault="002A4F5D" w:rsidP="00B07B5C">
      <w:pPr>
        <w:rPr>
          <w:rFonts w:ascii="Arial" w:hAnsi="Arial" w:cs="Arial"/>
          <w:sz w:val="22"/>
          <w:szCs w:val="22"/>
        </w:rPr>
      </w:pPr>
    </w:p>
    <w:p w14:paraId="1DCFE03B" w14:textId="77777777" w:rsidR="00D65264" w:rsidRDefault="00D65264" w:rsidP="00B07B5C">
      <w:pPr>
        <w:rPr>
          <w:rFonts w:ascii="Arial" w:hAnsi="Arial" w:cs="Arial"/>
          <w:sz w:val="22"/>
          <w:szCs w:val="22"/>
        </w:rPr>
      </w:pPr>
    </w:p>
    <w:p w14:paraId="0C17BF3D" w14:textId="3F1EDB4D" w:rsidR="002A4F5D" w:rsidRDefault="00D65264" w:rsidP="00B07B5C">
      <w:pPr>
        <w:rPr>
          <w:rFonts w:ascii="Arial" w:hAnsi="Arial" w:cs="Arial"/>
          <w:sz w:val="22"/>
          <w:szCs w:val="22"/>
        </w:rPr>
      </w:pPr>
      <w:r>
        <w:rPr>
          <w:rFonts w:ascii="Arial" w:hAnsi="Arial" w:cs="Arial"/>
          <w:sz w:val="22"/>
          <w:szCs w:val="22"/>
        </w:rPr>
        <w:tab/>
      </w:r>
    </w:p>
    <w:p w14:paraId="0610358B" w14:textId="77777777" w:rsidR="002A4F5D" w:rsidRDefault="002A4F5D" w:rsidP="00B07B5C">
      <w:pPr>
        <w:rPr>
          <w:rFonts w:ascii="Arial" w:hAnsi="Arial" w:cs="Arial"/>
          <w:sz w:val="22"/>
          <w:szCs w:val="22"/>
        </w:rPr>
      </w:pPr>
    </w:p>
    <w:p w14:paraId="36E2D9AF" w14:textId="77777777" w:rsidR="002A4F5D" w:rsidRDefault="002A4F5D" w:rsidP="00B07B5C">
      <w:pPr>
        <w:rPr>
          <w:rFonts w:ascii="Arial" w:hAnsi="Arial" w:cs="Arial"/>
          <w:sz w:val="22"/>
          <w:szCs w:val="22"/>
        </w:rPr>
      </w:pPr>
    </w:p>
    <w:p w14:paraId="37C5CD4A" w14:textId="77777777" w:rsidR="002A4F5D" w:rsidRDefault="002A4F5D" w:rsidP="00B07B5C">
      <w:pPr>
        <w:rPr>
          <w:rFonts w:ascii="Arial" w:hAnsi="Arial" w:cs="Arial"/>
          <w:sz w:val="22"/>
          <w:szCs w:val="22"/>
        </w:rPr>
      </w:pPr>
    </w:p>
    <w:p w14:paraId="3A616AFF" w14:textId="77777777" w:rsidR="002A4F5D" w:rsidRDefault="002A4F5D" w:rsidP="00B07B5C">
      <w:pPr>
        <w:rPr>
          <w:rFonts w:ascii="Arial" w:hAnsi="Arial" w:cs="Arial"/>
          <w:sz w:val="22"/>
          <w:szCs w:val="22"/>
        </w:rPr>
      </w:pPr>
    </w:p>
    <w:p w14:paraId="46528DAE" w14:textId="77777777" w:rsidR="002A4F5D" w:rsidRDefault="002A4F5D" w:rsidP="00B07B5C">
      <w:pPr>
        <w:rPr>
          <w:rFonts w:ascii="Arial" w:hAnsi="Arial" w:cs="Arial"/>
          <w:sz w:val="22"/>
          <w:szCs w:val="22"/>
        </w:rPr>
      </w:pPr>
    </w:p>
    <w:p w14:paraId="68122C44" w14:textId="77777777" w:rsidR="002A4F5D" w:rsidRDefault="002A4F5D" w:rsidP="00B07B5C">
      <w:pPr>
        <w:rPr>
          <w:rFonts w:ascii="Arial" w:hAnsi="Arial" w:cs="Arial"/>
          <w:sz w:val="22"/>
          <w:szCs w:val="22"/>
        </w:rPr>
      </w:pPr>
    </w:p>
    <w:p w14:paraId="1C3927AA" w14:textId="77777777" w:rsidR="002A4F5D" w:rsidRDefault="002A4F5D" w:rsidP="00B07B5C">
      <w:pPr>
        <w:rPr>
          <w:rFonts w:ascii="Arial" w:hAnsi="Arial" w:cs="Arial"/>
          <w:sz w:val="22"/>
          <w:szCs w:val="22"/>
        </w:rPr>
      </w:pPr>
    </w:p>
    <w:p w14:paraId="57B35B01" w14:textId="77777777" w:rsidR="002A4F5D" w:rsidRDefault="002A4F5D" w:rsidP="00B07B5C">
      <w:pPr>
        <w:rPr>
          <w:rFonts w:ascii="Arial" w:hAnsi="Arial" w:cs="Arial"/>
          <w:sz w:val="22"/>
          <w:szCs w:val="22"/>
        </w:rPr>
      </w:pPr>
    </w:p>
    <w:p w14:paraId="7698F893" w14:textId="77777777" w:rsidR="005530A2" w:rsidRDefault="005530A2" w:rsidP="00B07B5C">
      <w:pPr>
        <w:rPr>
          <w:rFonts w:ascii="Arial" w:hAnsi="Arial" w:cs="Arial"/>
          <w:sz w:val="22"/>
          <w:szCs w:val="22"/>
        </w:rPr>
      </w:pPr>
    </w:p>
    <w:p w14:paraId="59F16208" w14:textId="77777777" w:rsidR="008D03A3" w:rsidRDefault="008D03A3" w:rsidP="00B07B5C">
      <w:pPr>
        <w:rPr>
          <w:rFonts w:ascii="Arial" w:hAnsi="Arial" w:cs="Arial"/>
          <w:b/>
          <w:bCs/>
          <w:sz w:val="22"/>
          <w:szCs w:val="22"/>
        </w:rPr>
      </w:pPr>
    </w:p>
    <w:p w14:paraId="7836502F" w14:textId="77777777" w:rsidR="008D03A3" w:rsidRDefault="008D03A3" w:rsidP="00B07B5C">
      <w:pPr>
        <w:rPr>
          <w:rFonts w:ascii="Arial" w:hAnsi="Arial" w:cs="Arial"/>
          <w:b/>
          <w:bCs/>
          <w:sz w:val="22"/>
          <w:szCs w:val="22"/>
        </w:rPr>
      </w:pPr>
    </w:p>
    <w:p w14:paraId="3BAEA612" w14:textId="77777777" w:rsidR="008D03A3" w:rsidRDefault="008D03A3" w:rsidP="00B07B5C">
      <w:pPr>
        <w:rPr>
          <w:rFonts w:ascii="Arial" w:hAnsi="Arial" w:cs="Arial"/>
          <w:b/>
          <w:bCs/>
          <w:sz w:val="22"/>
          <w:szCs w:val="22"/>
        </w:rPr>
      </w:pPr>
    </w:p>
    <w:p w14:paraId="2DC5029C" w14:textId="77777777" w:rsidR="008D03A3" w:rsidRDefault="008D03A3" w:rsidP="00B07B5C">
      <w:pPr>
        <w:rPr>
          <w:rFonts w:ascii="Arial" w:hAnsi="Arial" w:cs="Arial"/>
          <w:b/>
          <w:bCs/>
          <w:sz w:val="22"/>
          <w:szCs w:val="22"/>
        </w:rPr>
      </w:pPr>
    </w:p>
    <w:p w14:paraId="7FA35326" w14:textId="77777777" w:rsidR="008D03A3" w:rsidRDefault="008D03A3" w:rsidP="00B07B5C">
      <w:pPr>
        <w:rPr>
          <w:rFonts w:ascii="Arial" w:hAnsi="Arial" w:cs="Arial"/>
          <w:b/>
          <w:bCs/>
          <w:sz w:val="22"/>
          <w:szCs w:val="22"/>
        </w:rPr>
      </w:pPr>
    </w:p>
    <w:p w14:paraId="1B7BBB7E" w14:textId="77777777" w:rsidR="008D03A3" w:rsidRDefault="008D03A3" w:rsidP="00B07B5C">
      <w:pPr>
        <w:rPr>
          <w:rFonts w:ascii="Arial" w:hAnsi="Arial" w:cs="Arial"/>
          <w:b/>
          <w:bCs/>
          <w:sz w:val="22"/>
          <w:szCs w:val="22"/>
        </w:rPr>
      </w:pPr>
    </w:p>
    <w:p w14:paraId="4E9CAB10" w14:textId="77777777" w:rsidR="008D03A3" w:rsidRDefault="008D03A3" w:rsidP="00B07B5C">
      <w:pPr>
        <w:rPr>
          <w:rFonts w:ascii="Arial" w:hAnsi="Arial" w:cs="Arial"/>
          <w:b/>
          <w:bCs/>
          <w:sz w:val="22"/>
          <w:szCs w:val="22"/>
        </w:rPr>
      </w:pPr>
    </w:p>
    <w:p w14:paraId="2A6508B0" w14:textId="77777777" w:rsidR="008D03A3" w:rsidRDefault="008D03A3" w:rsidP="00B07B5C">
      <w:pPr>
        <w:rPr>
          <w:rFonts w:ascii="Arial" w:hAnsi="Arial" w:cs="Arial"/>
          <w:b/>
          <w:bCs/>
          <w:sz w:val="22"/>
          <w:szCs w:val="22"/>
        </w:rPr>
      </w:pPr>
    </w:p>
    <w:p w14:paraId="17785E7D" w14:textId="77777777" w:rsidR="008D03A3" w:rsidRDefault="008D03A3" w:rsidP="00B07B5C">
      <w:pPr>
        <w:rPr>
          <w:rFonts w:ascii="Arial" w:hAnsi="Arial" w:cs="Arial"/>
          <w:b/>
          <w:bCs/>
          <w:sz w:val="22"/>
          <w:szCs w:val="22"/>
        </w:rPr>
      </w:pPr>
    </w:p>
    <w:p w14:paraId="0C098353" w14:textId="77777777" w:rsidR="008D03A3" w:rsidRDefault="008D03A3" w:rsidP="00B07B5C">
      <w:pPr>
        <w:rPr>
          <w:rFonts w:ascii="Arial" w:hAnsi="Arial" w:cs="Arial"/>
          <w:b/>
          <w:bCs/>
          <w:sz w:val="22"/>
          <w:szCs w:val="22"/>
        </w:rPr>
      </w:pPr>
    </w:p>
    <w:p w14:paraId="6C3F4100" w14:textId="77777777" w:rsidR="008D03A3" w:rsidRDefault="008D03A3" w:rsidP="00B07B5C">
      <w:pPr>
        <w:rPr>
          <w:rFonts w:ascii="Arial" w:hAnsi="Arial" w:cs="Arial"/>
          <w:b/>
          <w:bCs/>
          <w:sz w:val="22"/>
          <w:szCs w:val="22"/>
        </w:rPr>
      </w:pPr>
    </w:p>
    <w:p w14:paraId="0A4CBE79" w14:textId="77777777" w:rsidR="008D03A3" w:rsidRDefault="008D03A3" w:rsidP="00B07B5C">
      <w:pPr>
        <w:rPr>
          <w:rFonts w:ascii="Arial" w:hAnsi="Arial" w:cs="Arial"/>
          <w:b/>
          <w:bCs/>
          <w:sz w:val="22"/>
          <w:szCs w:val="22"/>
        </w:rPr>
      </w:pPr>
    </w:p>
    <w:p w14:paraId="41CF577A" w14:textId="77777777" w:rsidR="008D03A3" w:rsidRDefault="008D03A3" w:rsidP="00B07B5C">
      <w:pPr>
        <w:rPr>
          <w:rFonts w:ascii="Arial" w:hAnsi="Arial" w:cs="Arial"/>
          <w:b/>
          <w:bCs/>
          <w:sz w:val="22"/>
          <w:szCs w:val="22"/>
        </w:rPr>
      </w:pPr>
    </w:p>
    <w:p w14:paraId="3E042D97" w14:textId="77777777" w:rsidR="008D03A3" w:rsidRDefault="008D03A3" w:rsidP="00B07B5C">
      <w:pPr>
        <w:rPr>
          <w:rFonts w:ascii="Arial" w:hAnsi="Arial" w:cs="Arial"/>
          <w:b/>
          <w:bCs/>
          <w:sz w:val="22"/>
          <w:szCs w:val="22"/>
        </w:rPr>
      </w:pPr>
    </w:p>
    <w:p w14:paraId="14FA8197" w14:textId="77777777" w:rsidR="008D03A3" w:rsidRDefault="008D03A3" w:rsidP="00B07B5C">
      <w:pPr>
        <w:rPr>
          <w:rFonts w:ascii="Arial" w:hAnsi="Arial" w:cs="Arial"/>
          <w:b/>
          <w:bCs/>
          <w:sz w:val="22"/>
          <w:szCs w:val="22"/>
        </w:rPr>
      </w:pPr>
    </w:p>
    <w:p w14:paraId="29D93D15" w14:textId="77777777" w:rsidR="008D03A3" w:rsidRDefault="008D03A3" w:rsidP="00B07B5C">
      <w:pPr>
        <w:rPr>
          <w:rFonts w:ascii="Arial" w:hAnsi="Arial" w:cs="Arial"/>
          <w:b/>
          <w:bCs/>
          <w:sz w:val="22"/>
          <w:szCs w:val="22"/>
        </w:rPr>
      </w:pPr>
    </w:p>
    <w:p w14:paraId="181F2776" w14:textId="4E5CF1AD" w:rsidR="004F1E99" w:rsidRDefault="004F1E99" w:rsidP="00B07B5C">
      <w:pPr>
        <w:rPr>
          <w:rFonts w:ascii="Arial" w:hAnsi="Arial" w:cs="Arial"/>
          <w:sz w:val="22"/>
          <w:szCs w:val="22"/>
        </w:rPr>
      </w:pPr>
      <w:r w:rsidRPr="008B1F00">
        <w:rPr>
          <w:rFonts w:ascii="Arial" w:hAnsi="Arial" w:cs="Arial"/>
          <w:b/>
          <w:bCs/>
          <w:sz w:val="22"/>
          <w:szCs w:val="22"/>
        </w:rPr>
        <w:lastRenderedPageBreak/>
        <w:t xml:space="preserve">Table </w:t>
      </w:r>
      <w:r>
        <w:rPr>
          <w:rFonts w:ascii="Arial" w:hAnsi="Arial" w:cs="Arial"/>
          <w:b/>
          <w:bCs/>
          <w:sz w:val="22"/>
          <w:szCs w:val="22"/>
        </w:rPr>
        <w:t>2</w:t>
      </w:r>
      <w:r w:rsidRPr="008B1F00">
        <w:rPr>
          <w:rFonts w:ascii="Arial" w:hAnsi="Arial" w:cs="Arial"/>
          <w:b/>
          <w:bCs/>
          <w:sz w:val="22"/>
          <w:szCs w:val="22"/>
        </w:rPr>
        <w:t xml:space="preserve">: </w:t>
      </w:r>
      <w:r w:rsidR="00B3602C">
        <w:rPr>
          <w:rFonts w:ascii="Arial" w:hAnsi="Arial" w:cs="Arial"/>
          <w:sz w:val="22"/>
          <w:szCs w:val="22"/>
        </w:rPr>
        <w:t>Summary of how a negative control analysis was applied in each simulation scenario</w:t>
      </w:r>
      <w:r w:rsidR="00B94FA2">
        <w:rPr>
          <w:rFonts w:ascii="Arial" w:hAnsi="Arial" w:cs="Arial"/>
          <w:sz w:val="22"/>
          <w:szCs w:val="22"/>
        </w:rPr>
        <w:t>. Columns 2-4 describe if the analysis was conducted correctly. Columns 5 and 6 show the results and likely conclusion from the negative control analysis.</w:t>
      </w:r>
      <w:r w:rsidR="00C92456">
        <w:rPr>
          <w:rFonts w:ascii="Arial" w:hAnsi="Arial" w:cs="Arial"/>
          <w:sz w:val="22"/>
          <w:szCs w:val="22"/>
        </w:rPr>
        <w:t xml:space="preserve"> </w:t>
      </w:r>
      <w:r w:rsidR="00B94FA2">
        <w:rPr>
          <w:rFonts w:ascii="Arial" w:hAnsi="Arial" w:cs="Arial"/>
          <w:sz w:val="22"/>
          <w:szCs w:val="22"/>
        </w:rPr>
        <w:t>Column 7, “Problem</w:t>
      </w:r>
      <w:r w:rsidR="004B57DA">
        <w:rPr>
          <w:rFonts w:ascii="Arial" w:hAnsi="Arial" w:cs="Arial"/>
          <w:sz w:val="22"/>
          <w:szCs w:val="22"/>
        </w:rPr>
        <w:t>,</w:t>
      </w:r>
      <w:r w:rsidR="00B94FA2">
        <w:rPr>
          <w:rFonts w:ascii="Arial" w:hAnsi="Arial" w:cs="Arial"/>
          <w:sz w:val="22"/>
          <w:szCs w:val="22"/>
        </w:rPr>
        <w:t xml:space="preserve">” identifies </w:t>
      </w:r>
      <w:r w:rsidR="004B57DA">
        <w:rPr>
          <w:rFonts w:ascii="Arial" w:hAnsi="Arial" w:cs="Arial"/>
          <w:sz w:val="22"/>
          <w:szCs w:val="22"/>
        </w:rPr>
        <w:t>why the negative control analysis failed.</w:t>
      </w:r>
      <w:r w:rsidR="00B97AD3">
        <w:rPr>
          <w:rFonts w:ascii="Arial" w:hAnsi="Arial" w:cs="Arial"/>
          <w:sz w:val="22"/>
          <w:szCs w:val="22"/>
        </w:rPr>
        <w:t xml:space="preserve"> </w:t>
      </w:r>
    </w:p>
    <w:p w14:paraId="1212DDDA" w14:textId="77777777" w:rsidR="008A6B62" w:rsidRPr="00B97AD3" w:rsidRDefault="008A6B62" w:rsidP="00B07B5C">
      <w:pPr>
        <w:rPr>
          <w:rFonts w:ascii="Arial" w:hAnsi="Arial" w:cs="Arial"/>
          <w:sz w:val="22"/>
          <w:szCs w:val="22"/>
        </w:rPr>
      </w:pPr>
    </w:p>
    <w:tbl>
      <w:tblPr>
        <w:tblStyle w:val="TableGrid"/>
        <w:tblW w:w="14738" w:type="dxa"/>
        <w:tblLayout w:type="fixed"/>
        <w:tblLook w:val="04A0" w:firstRow="1" w:lastRow="0" w:firstColumn="1" w:lastColumn="0" w:noHBand="0" w:noVBand="1"/>
      </w:tblPr>
      <w:tblGrid>
        <w:gridCol w:w="1980"/>
        <w:gridCol w:w="1701"/>
        <w:gridCol w:w="1701"/>
        <w:gridCol w:w="1418"/>
        <w:gridCol w:w="1417"/>
        <w:gridCol w:w="1843"/>
        <w:gridCol w:w="1843"/>
        <w:gridCol w:w="2835"/>
      </w:tblGrid>
      <w:tr w:rsidR="00C22D34" w14:paraId="00DB2BAC" w14:textId="576456E7" w:rsidTr="00C22D34">
        <w:trPr>
          <w:trHeight w:val="657"/>
        </w:trPr>
        <w:tc>
          <w:tcPr>
            <w:tcW w:w="1980" w:type="dxa"/>
          </w:tcPr>
          <w:p w14:paraId="76268579" w14:textId="08147933" w:rsidR="00C22D34" w:rsidRDefault="00C22D34" w:rsidP="00C22D34">
            <w:pPr>
              <w:jc w:val="center"/>
              <w:rPr>
                <w:rFonts w:ascii="Arial" w:hAnsi="Arial" w:cs="Arial"/>
                <w:sz w:val="22"/>
                <w:szCs w:val="22"/>
              </w:rPr>
            </w:pPr>
            <w:r w:rsidRPr="00112A20">
              <w:rPr>
                <w:rFonts w:ascii="Arial" w:hAnsi="Arial" w:cs="Arial"/>
                <w:sz w:val="22"/>
                <w:szCs w:val="22"/>
              </w:rPr>
              <w:t xml:space="preserve">Simulation </w:t>
            </w:r>
            <w:r>
              <w:rPr>
                <w:rFonts w:ascii="Arial" w:hAnsi="Arial" w:cs="Arial"/>
                <w:sz w:val="22"/>
                <w:szCs w:val="22"/>
              </w:rPr>
              <w:t>Scenarios</w:t>
            </w:r>
          </w:p>
        </w:tc>
        <w:tc>
          <w:tcPr>
            <w:tcW w:w="1701" w:type="dxa"/>
          </w:tcPr>
          <w:p w14:paraId="7A8848C6" w14:textId="4B7C967A" w:rsidR="00C22D34" w:rsidRDefault="00C22D34" w:rsidP="00C22D34">
            <w:pPr>
              <w:jc w:val="center"/>
              <w:rPr>
                <w:rFonts w:ascii="Arial" w:hAnsi="Arial" w:cs="Arial"/>
                <w:sz w:val="22"/>
                <w:szCs w:val="22"/>
              </w:rPr>
            </w:pPr>
            <w:r w:rsidRPr="00867664">
              <w:rPr>
                <w:rFonts w:ascii="Arial" w:hAnsi="Arial" w:cs="Arial"/>
                <w:i/>
                <w:iCs/>
                <w:sz w:val="22"/>
                <w:szCs w:val="22"/>
              </w:rPr>
              <w:t>Y</w:t>
            </w:r>
            <w:r>
              <w:rPr>
                <w:rFonts w:ascii="Arial" w:hAnsi="Arial" w:cs="Arial"/>
                <w:sz w:val="22"/>
                <w:szCs w:val="22"/>
              </w:rPr>
              <w:t xml:space="preserve"> and </w:t>
            </w:r>
            <w:r w:rsidRPr="00867664">
              <w:rPr>
                <w:rFonts w:ascii="Arial" w:hAnsi="Arial" w:cs="Arial"/>
                <w:i/>
                <w:iCs/>
                <w:sz w:val="22"/>
                <w:szCs w:val="22"/>
              </w:rPr>
              <w:t>N</w:t>
            </w:r>
          </w:p>
          <w:p w14:paraId="4EE5C0DA" w14:textId="4D7E1F6C" w:rsidR="00C22D34" w:rsidRDefault="00C22D34" w:rsidP="00C22D34">
            <w:pPr>
              <w:jc w:val="center"/>
              <w:rPr>
                <w:rFonts w:ascii="Arial" w:hAnsi="Arial" w:cs="Arial"/>
                <w:sz w:val="22"/>
                <w:szCs w:val="22"/>
              </w:rPr>
            </w:pPr>
            <w:r>
              <w:rPr>
                <w:rFonts w:ascii="Arial" w:hAnsi="Arial" w:cs="Arial"/>
                <w:sz w:val="22"/>
                <w:szCs w:val="22"/>
              </w:rPr>
              <w:t>u-comparable?</w:t>
            </w:r>
          </w:p>
        </w:tc>
        <w:tc>
          <w:tcPr>
            <w:tcW w:w="1701" w:type="dxa"/>
          </w:tcPr>
          <w:p w14:paraId="7EC09C74" w14:textId="05A5942D" w:rsidR="00C22D34" w:rsidRDefault="00C22D34" w:rsidP="00C22D34">
            <w:pPr>
              <w:jc w:val="center"/>
              <w:rPr>
                <w:rFonts w:ascii="Arial" w:hAnsi="Arial" w:cs="Arial"/>
                <w:sz w:val="22"/>
                <w:szCs w:val="22"/>
              </w:rPr>
            </w:pPr>
            <w:r>
              <w:rPr>
                <w:rFonts w:ascii="Arial" w:hAnsi="Arial" w:cs="Arial"/>
                <w:sz w:val="22"/>
                <w:szCs w:val="22"/>
              </w:rPr>
              <w:t>All relationships modelled correctly?</w:t>
            </w:r>
          </w:p>
        </w:tc>
        <w:tc>
          <w:tcPr>
            <w:tcW w:w="1418" w:type="dxa"/>
          </w:tcPr>
          <w:p w14:paraId="0156FAAB" w14:textId="5EB04A05" w:rsidR="00C22D34" w:rsidRDefault="00C22D34" w:rsidP="00C22D34">
            <w:pPr>
              <w:jc w:val="center"/>
              <w:rPr>
                <w:rFonts w:ascii="Arial" w:hAnsi="Arial" w:cs="Arial"/>
                <w:sz w:val="22"/>
                <w:szCs w:val="22"/>
              </w:rPr>
            </w:pPr>
            <w:r>
              <w:rPr>
                <w:rFonts w:ascii="Arial" w:hAnsi="Arial" w:cs="Arial"/>
                <w:sz w:val="22"/>
                <w:szCs w:val="22"/>
              </w:rPr>
              <w:t xml:space="preserve">All variables </w:t>
            </w:r>
            <w:r w:rsidR="00295ABF">
              <w:rPr>
                <w:rFonts w:ascii="Arial" w:hAnsi="Arial" w:cs="Arial"/>
                <w:sz w:val="22"/>
                <w:szCs w:val="22"/>
              </w:rPr>
              <w:t xml:space="preserve">assessed </w:t>
            </w:r>
            <w:r>
              <w:rPr>
                <w:rFonts w:ascii="Arial" w:hAnsi="Arial" w:cs="Arial"/>
                <w:sz w:val="22"/>
                <w:szCs w:val="22"/>
              </w:rPr>
              <w:t>correctly?</w:t>
            </w:r>
          </w:p>
        </w:tc>
        <w:tc>
          <w:tcPr>
            <w:tcW w:w="1417" w:type="dxa"/>
          </w:tcPr>
          <w:p w14:paraId="0EEAA2AC" w14:textId="6BB2638F" w:rsidR="00C22D34" w:rsidRDefault="00C22D34" w:rsidP="00C22D34">
            <w:pPr>
              <w:jc w:val="center"/>
              <w:rPr>
                <w:rFonts w:ascii="Arial" w:hAnsi="Arial" w:cs="Arial"/>
                <w:sz w:val="22"/>
                <w:szCs w:val="22"/>
              </w:rPr>
            </w:pPr>
            <w:r>
              <w:rPr>
                <w:rFonts w:ascii="Arial" w:hAnsi="Arial" w:cs="Arial"/>
                <w:sz w:val="22"/>
                <w:szCs w:val="22"/>
              </w:rPr>
              <w:t>Observed</w:t>
            </w:r>
          </w:p>
          <w:p w14:paraId="0E30088F" w14:textId="35A243F6" w:rsidR="00C22D34" w:rsidRDefault="00C22D34" w:rsidP="00C22D34">
            <w:pPr>
              <w:jc w:val="center"/>
              <w:rPr>
                <w:rFonts w:ascii="Arial" w:hAnsi="Arial" w:cs="Arial"/>
                <w:sz w:val="22"/>
                <w:szCs w:val="22"/>
              </w:rPr>
            </w:pPr>
            <w:r w:rsidRPr="00A74A46">
              <w:rPr>
                <w:rFonts w:ascii="Arial" w:hAnsi="Arial" w:cs="Arial"/>
                <w:i/>
                <w:iCs/>
                <w:sz w:val="22"/>
                <w:szCs w:val="22"/>
              </w:rPr>
              <w:t>A</w:t>
            </w:r>
            <w:r>
              <w:rPr>
                <w:rFonts w:ascii="Arial" w:hAnsi="Arial" w:cs="Arial"/>
                <w:sz w:val="22"/>
                <w:szCs w:val="22"/>
              </w:rPr>
              <w:t xml:space="preserve"> – </w:t>
            </w:r>
            <w:r w:rsidRPr="00A74A46">
              <w:rPr>
                <w:rFonts w:ascii="Arial" w:hAnsi="Arial" w:cs="Arial"/>
                <w:i/>
                <w:iCs/>
                <w:sz w:val="22"/>
                <w:szCs w:val="22"/>
              </w:rPr>
              <w:t>N</w:t>
            </w:r>
            <w:r>
              <w:rPr>
                <w:rFonts w:ascii="Arial" w:hAnsi="Arial" w:cs="Arial"/>
                <w:sz w:val="22"/>
                <w:szCs w:val="22"/>
              </w:rPr>
              <w:t xml:space="preserve"> association</w:t>
            </w:r>
          </w:p>
        </w:tc>
        <w:tc>
          <w:tcPr>
            <w:tcW w:w="1843" w:type="dxa"/>
          </w:tcPr>
          <w:p w14:paraId="60317A9E" w14:textId="37844610" w:rsidR="00C22D34" w:rsidRDefault="00C22D34" w:rsidP="00C22D34">
            <w:pPr>
              <w:jc w:val="center"/>
              <w:rPr>
                <w:rFonts w:ascii="Arial" w:hAnsi="Arial" w:cs="Arial"/>
                <w:sz w:val="22"/>
                <w:szCs w:val="22"/>
              </w:rPr>
            </w:pPr>
            <w:r>
              <w:rPr>
                <w:rFonts w:ascii="Arial" w:hAnsi="Arial" w:cs="Arial"/>
                <w:sz w:val="22"/>
                <w:szCs w:val="22"/>
              </w:rPr>
              <w:t>Likely conclusion</w:t>
            </w:r>
          </w:p>
        </w:tc>
        <w:tc>
          <w:tcPr>
            <w:tcW w:w="1843" w:type="dxa"/>
          </w:tcPr>
          <w:p w14:paraId="227FB207" w14:textId="77777777" w:rsidR="00C22D34" w:rsidRDefault="00C22D34" w:rsidP="00C22D34">
            <w:pPr>
              <w:jc w:val="center"/>
              <w:rPr>
                <w:rFonts w:ascii="Arial" w:hAnsi="Arial" w:cs="Arial"/>
                <w:sz w:val="22"/>
                <w:szCs w:val="22"/>
              </w:rPr>
            </w:pPr>
            <w:r>
              <w:rPr>
                <w:rFonts w:ascii="Arial" w:hAnsi="Arial" w:cs="Arial"/>
                <w:sz w:val="22"/>
                <w:szCs w:val="22"/>
              </w:rPr>
              <w:t>Likely conclusion</w:t>
            </w:r>
          </w:p>
          <w:p w14:paraId="04984709" w14:textId="083D261D" w:rsidR="00C22D34" w:rsidRDefault="00C22D34" w:rsidP="00C22D34">
            <w:pPr>
              <w:jc w:val="center"/>
              <w:rPr>
                <w:rFonts w:ascii="Arial" w:hAnsi="Arial" w:cs="Arial"/>
                <w:sz w:val="22"/>
                <w:szCs w:val="22"/>
              </w:rPr>
            </w:pPr>
            <w:r>
              <w:rPr>
                <w:rFonts w:ascii="Arial" w:hAnsi="Arial" w:cs="Arial"/>
                <w:sz w:val="22"/>
                <w:szCs w:val="22"/>
              </w:rPr>
              <w:t>correct?</w:t>
            </w:r>
          </w:p>
        </w:tc>
        <w:tc>
          <w:tcPr>
            <w:tcW w:w="2835" w:type="dxa"/>
          </w:tcPr>
          <w:p w14:paraId="3F66C617" w14:textId="302B2FC4" w:rsidR="00C22D34" w:rsidRDefault="00C22D34" w:rsidP="00C22D34">
            <w:pPr>
              <w:jc w:val="center"/>
              <w:rPr>
                <w:rFonts w:ascii="Arial" w:hAnsi="Arial" w:cs="Arial"/>
                <w:sz w:val="22"/>
                <w:szCs w:val="22"/>
              </w:rPr>
            </w:pPr>
            <w:r>
              <w:rPr>
                <w:rFonts w:ascii="Arial" w:hAnsi="Arial" w:cs="Arial"/>
                <w:sz w:val="22"/>
                <w:szCs w:val="22"/>
              </w:rPr>
              <w:t>Problem</w:t>
            </w:r>
          </w:p>
        </w:tc>
      </w:tr>
      <w:tr w:rsidR="00C22D34" w14:paraId="0BA74A7C" w14:textId="64CA48F4" w:rsidTr="00890C04">
        <w:trPr>
          <w:trHeight w:val="328"/>
        </w:trPr>
        <w:tc>
          <w:tcPr>
            <w:tcW w:w="1980" w:type="dxa"/>
            <w:vAlign w:val="center"/>
          </w:tcPr>
          <w:p w14:paraId="732705C7" w14:textId="37D660D3" w:rsidR="00C22D34" w:rsidRDefault="00C22D34" w:rsidP="00C22D34">
            <w:pPr>
              <w:rPr>
                <w:rFonts w:ascii="Arial" w:hAnsi="Arial" w:cs="Arial"/>
                <w:sz w:val="22"/>
                <w:szCs w:val="22"/>
              </w:rPr>
            </w:pPr>
            <w:r w:rsidRPr="00112A20">
              <w:rPr>
                <w:rFonts w:ascii="Arial" w:hAnsi="Arial" w:cs="Arial"/>
                <w:sz w:val="22"/>
                <w:szCs w:val="22"/>
              </w:rPr>
              <w:t>1. Correct case</w:t>
            </w:r>
          </w:p>
        </w:tc>
        <w:tc>
          <w:tcPr>
            <w:tcW w:w="1701" w:type="dxa"/>
            <w:vAlign w:val="center"/>
          </w:tcPr>
          <w:p w14:paraId="0CC42418" w14:textId="49D92EE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32A6253" w14:textId="7454FF80"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5CE051F" w14:textId="3E3F0833"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E4D0AE" w14:textId="01358B72" w:rsidR="00C22D34" w:rsidRDefault="00C22D34" w:rsidP="00C22D34">
            <w:pPr>
              <w:rPr>
                <w:rFonts w:ascii="Arial" w:hAnsi="Arial" w:cs="Arial"/>
                <w:sz w:val="22"/>
                <w:szCs w:val="22"/>
              </w:rPr>
            </w:pPr>
            <w:r>
              <w:rPr>
                <w:rFonts w:ascii="Arial" w:hAnsi="Arial" w:cs="Arial"/>
                <w:sz w:val="22"/>
                <w:szCs w:val="22"/>
              </w:rPr>
              <w:t xml:space="preserve">Positive </w:t>
            </w:r>
          </w:p>
        </w:tc>
        <w:tc>
          <w:tcPr>
            <w:tcW w:w="1843" w:type="dxa"/>
            <w:vAlign w:val="center"/>
          </w:tcPr>
          <w:p w14:paraId="7AC24320" w14:textId="6880A016" w:rsidR="00C22D34" w:rsidRDefault="00C22D34" w:rsidP="00C22D34">
            <w:pPr>
              <w:rPr>
                <w:rFonts w:ascii="Arial" w:hAnsi="Arial" w:cs="Arial"/>
                <w:sz w:val="22"/>
                <w:szCs w:val="22"/>
              </w:rPr>
            </w:pPr>
            <w:r>
              <w:rPr>
                <w:rFonts w:ascii="Arial" w:hAnsi="Arial" w:cs="Arial"/>
                <w:sz w:val="22"/>
                <w:szCs w:val="22"/>
              </w:rPr>
              <w:t>Primary analysis biased by residual confounding</w:t>
            </w:r>
          </w:p>
        </w:tc>
        <w:tc>
          <w:tcPr>
            <w:tcW w:w="1843" w:type="dxa"/>
            <w:vAlign w:val="center"/>
          </w:tcPr>
          <w:p w14:paraId="03BF0651" w14:textId="5C05865C" w:rsidR="00C22D34" w:rsidRDefault="00C22D34" w:rsidP="00C22D34">
            <w:pPr>
              <w:rPr>
                <w:rFonts w:ascii="Arial" w:hAnsi="Arial" w:cs="Arial"/>
                <w:sz w:val="22"/>
                <w:szCs w:val="22"/>
              </w:rPr>
            </w:pPr>
            <w:r>
              <w:rPr>
                <w:rFonts w:ascii="Arial" w:hAnsi="Arial" w:cs="Arial"/>
                <w:sz w:val="22"/>
                <w:szCs w:val="22"/>
              </w:rPr>
              <w:t>Yes</w:t>
            </w:r>
          </w:p>
        </w:tc>
        <w:tc>
          <w:tcPr>
            <w:tcW w:w="2835" w:type="dxa"/>
            <w:vAlign w:val="center"/>
          </w:tcPr>
          <w:p w14:paraId="3F5DA85C" w14:textId="1FC870B5" w:rsidR="00C22D34" w:rsidRDefault="00C22D34" w:rsidP="00C22D34">
            <w:pPr>
              <w:rPr>
                <w:rFonts w:ascii="Arial" w:hAnsi="Arial" w:cs="Arial"/>
                <w:sz w:val="22"/>
                <w:szCs w:val="22"/>
              </w:rPr>
            </w:pPr>
            <w:r>
              <w:rPr>
                <w:rFonts w:ascii="Arial" w:hAnsi="Arial" w:cs="Arial"/>
                <w:sz w:val="22"/>
                <w:szCs w:val="22"/>
              </w:rPr>
              <w:t>Nothing – this is the correct scenario</w:t>
            </w:r>
          </w:p>
        </w:tc>
      </w:tr>
      <w:tr w:rsidR="00C22D34" w14:paraId="04481154" w14:textId="0710A499" w:rsidTr="00890C04">
        <w:trPr>
          <w:trHeight w:val="306"/>
        </w:trPr>
        <w:tc>
          <w:tcPr>
            <w:tcW w:w="1980" w:type="dxa"/>
            <w:vAlign w:val="center"/>
          </w:tcPr>
          <w:p w14:paraId="2BE130D1" w14:textId="57F84E8C" w:rsidR="00C22D34" w:rsidRDefault="00C22D34" w:rsidP="00C22D34">
            <w:pPr>
              <w:rPr>
                <w:rFonts w:ascii="Arial" w:hAnsi="Arial" w:cs="Arial"/>
                <w:sz w:val="22"/>
                <w:szCs w:val="22"/>
              </w:rPr>
            </w:pPr>
            <w:r w:rsidRPr="00112A20">
              <w:rPr>
                <w:rFonts w:ascii="Arial" w:hAnsi="Arial" w:cs="Arial"/>
                <w:sz w:val="22"/>
                <w:szCs w:val="22"/>
              </w:rPr>
              <w:t xml:space="preserve">2. </w:t>
            </w:r>
            <w:r w:rsidR="00C22980" w:rsidRPr="00C22980">
              <w:rPr>
                <w:rFonts w:ascii="Arial" w:hAnsi="Arial" w:cs="Arial"/>
                <w:sz w:val="22"/>
                <w:szCs w:val="22"/>
              </w:rPr>
              <w:t>Different unobserved confounding mechanisms</w:t>
            </w:r>
          </w:p>
        </w:tc>
        <w:tc>
          <w:tcPr>
            <w:tcW w:w="1701" w:type="dxa"/>
            <w:vAlign w:val="center"/>
          </w:tcPr>
          <w:p w14:paraId="0A74E001" w14:textId="781FD025" w:rsidR="00C22D34" w:rsidRDefault="00C22D34" w:rsidP="00C22D34">
            <w:pPr>
              <w:rPr>
                <w:rFonts w:ascii="Arial" w:hAnsi="Arial" w:cs="Arial"/>
                <w:sz w:val="22"/>
                <w:szCs w:val="22"/>
              </w:rPr>
            </w:pPr>
            <w:r>
              <w:rPr>
                <w:rFonts w:ascii="Arial" w:hAnsi="Arial" w:cs="Arial"/>
                <w:sz w:val="22"/>
                <w:szCs w:val="22"/>
              </w:rPr>
              <w:t>No</w:t>
            </w:r>
          </w:p>
        </w:tc>
        <w:tc>
          <w:tcPr>
            <w:tcW w:w="1701" w:type="dxa"/>
            <w:vAlign w:val="center"/>
          </w:tcPr>
          <w:p w14:paraId="22F9FC96" w14:textId="7BDAD4D9"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0D189CE7" w14:textId="5C0ABCCD"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306D3AD8" w14:textId="418470A5"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FD1500A" w14:textId="298A68C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1435112C" w14:textId="477E9F6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24872686" w14:textId="0DC7194E" w:rsidR="00C22D34" w:rsidRDefault="00C22D34" w:rsidP="00C22D34">
            <w:pPr>
              <w:rPr>
                <w:rFonts w:ascii="Arial" w:hAnsi="Arial" w:cs="Arial"/>
                <w:sz w:val="22"/>
                <w:szCs w:val="22"/>
              </w:rPr>
            </w:pPr>
            <w:r w:rsidRPr="00AF414C">
              <w:rPr>
                <w:rFonts w:ascii="Arial" w:hAnsi="Arial" w:cs="Arial"/>
                <w:i/>
                <w:iCs/>
                <w:sz w:val="22"/>
                <w:szCs w:val="22"/>
              </w:rPr>
              <w:t>Y</w:t>
            </w:r>
            <w:r>
              <w:rPr>
                <w:rFonts w:ascii="Arial" w:hAnsi="Arial" w:cs="Arial"/>
                <w:sz w:val="22"/>
                <w:szCs w:val="22"/>
              </w:rPr>
              <w:t xml:space="preserve"> and </w:t>
            </w:r>
            <w:r w:rsidRPr="00AF414C">
              <w:rPr>
                <w:rFonts w:ascii="Arial" w:hAnsi="Arial" w:cs="Arial"/>
                <w:i/>
                <w:iCs/>
                <w:sz w:val="22"/>
                <w:szCs w:val="22"/>
              </w:rPr>
              <w:t>N</w:t>
            </w:r>
            <w:r>
              <w:rPr>
                <w:rFonts w:ascii="Arial" w:hAnsi="Arial" w:cs="Arial"/>
                <w:sz w:val="22"/>
                <w:szCs w:val="22"/>
              </w:rPr>
              <w:t xml:space="preserve"> not u-comparable</w:t>
            </w:r>
          </w:p>
        </w:tc>
      </w:tr>
      <w:tr w:rsidR="00C22D34" w14:paraId="504D994F" w14:textId="6FDDAB35" w:rsidTr="00890C04">
        <w:trPr>
          <w:trHeight w:val="328"/>
        </w:trPr>
        <w:tc>
          <w:tcPr>
            <w:tcW w:w="1980" w:type="dxa"/>
            <w:vAlign w:val="center"/>
          </w:tcPr>
          <w:p w14:paraId="5BCD7AF6" w14:textId="4F545670" w:rsidR="00C22D34" w:rsidRDefault="00C22D34" w:rsidP="00C22D34">
            <w:pPr>
              <w:rPr>
                <w:rFonts w:ascii="Arial" w:hAnsi="Arial" w:cs="Arial"/>
                <w:sz w:val="22"/>
                <w:szCs w:val="22"/>
              </w:rPr>
            </w:pPr>
            <w:r>
              <w:rPr>
                <w:rFonts w:ascii="Arial" w:hAnsi="Arial" w:cs="Arial"/>
                <w:sz w:val="22"/>
                <w:szCs w:val="22"/>
              </w:rPr>
              <w:t>3</w:t>
            </w:r>
            <w:r w:rsidRPr="00112A20">
              <w:rPr>
                <w:rFonts w:ascii="Arial" w:hAnsi="Arial" w:cs="Arial"/>
                <w:sz w:val="22"/>
                <w:szCs w:val="22"/>
              </w:rPr>
              <w:t xml:space="preserve">. </w:t>
            </w:r>
            <w:r>
              <w:rPr>
                <w:rFonts w:ascii="Arial" w:hAnsi="Arial" w:cs="Arial"/>
                <w:sz w:val="22"/>
                <w:szCs w:val="22"/>
              </w:rPr>
              <w:t>Confounder m</w:t>
            </w:r>
            <w:r w:rsidRPr="00112A20">
              <w:rPr>
                <w:rFonts w:ascii="Arial" w:hAnsi="Arial" w:cs="Arial"/>
                <w:sz w:val="22"/>
                <w:szCs w:val="22"/>
              </w:rPr>
              <w:t xml:space="preserve">easurement error </w:t>
            </w:r>
          </w:p>
        </w:tc>
        <w:tc>
          <w:tcPr>
            <w:tcW w:w="1701" w:type="dxa"/>
            <w:vAlign w:val="center"/>
          </w:tcPr>
          <w:p w14:paraId="7896033A" w14:textId="5623EEF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39F44584" w14:textId="3A710B94"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2D166C83" w14:textId="4C060ED7" w:rsidR="00C22D34" w:rsidRDefault="00C22D34" w:rsidP="00C22D34">
            <w:pPr>
              <w:rPr>
                <w:rFonts w:ascii="Arial" w:hAnsi="Arial" w:cs="Arial"/>
                <w:sz w:val="22"/>
                <w:szCs w:val="22"/>
              </w:rPr>
            </w:pPr>
            <w:r>
              <w:rPr>
                <w:rFonts w:ascii="Arial" w:hAnsi="Arial" w:cs="Arial"/>
                <w:sz w:val="22"/>
                <w:szCs w:val="22"/>
              </w:rPr>
              <w:t>No</w:t>
            </w:r>
          </w:p>
        </w:tc>
        <w:tc>
          <w:tcPr>
            <w:tcW w:w="1417" w:type="dxa"/>
            <w:vAlign w:val="center"/>
          </w:tcPr>
          <w:p w14:paraId="21563FC5" w14:textId="2C63DFD6"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068B1AC2" w14:textId="3DE151C9"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A03E6D3" w14:textId="2996CF4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25FE09DD" w14:textId="70FD7429" w:rsidR="00C22D34" w:rsidRDefault="00C22D34" w:rsidP="00C22D34">
            <w:pPr>
              <w:rPr>
                <w:rFonts w:ascii="Arial" w:hAnsi="Arial" w:cs="Arial"/>
                <w:sz w:val="22"/>
                <w:szCs w:val="22"/>
              </w:rPr>
            </w:pPr>
            <w:r>
              <w:rPr>
                <w:rFonts w:ascii="Arial" w:hAnsi="Arial" w:cs="Arial"/>
                <w:sz w:val="22"/>
                <w:szCs w:val="22"/>
              </w:rPr>
              <w:t>Residual bias due to confounder measurement error</w:t>
            </w:r>
          </w:p>
        </w:tc>
      </w:tr>
      <w:tr w:rsidR="00C22D34" w14:paraId="00C21F2C" w14:textId="1DCD35A2" w:rsidTr="00890C04">
        <w:trPr>
          <w:trHeight w:val="328"/>
        </w:trPr>
        <w:tc>
          <w:tcPr>
            <w:tcW w:w="1980" w:type="dxa"/>
            <w:vAlign w:val="center"/>
          </w:tcPr>
          <w:p w14:paraId="4BFF3C9F" w14:textId="7184E518" w:rsidR="00C22D34" w:rsidRDefault="00C22D34" w:rsidP="00C22D34">
            <w:pPr>
              <w:rPr>
                <w:rFonts w:ascii="Arial" w:hAnsi="Arial" w:cs="Arial"/>
                <w:sz w:val="22"/>
                <w:szCs w:val="22"/>
              </w:rPr>
            </w:pPr>
            <w:r>
              <w:rPr>
                <w:rFonts w:ascii="Arial" w:hAnsi="Arial" w:cs="Arial"/>
                <w:sz w:val="22"/>
                <w:szCs w:val="22"/>
              </w:rPr>
              <w:t>4. Model misspecification</w:t>
            </w:r>
          </w:p>
        </w:tc>
        <w:tc>
          <w:tcPr>
            <w:tcW w:w="1701" w:type="dxa"/>
            <w:vAlign w:val="center"/>
          </w:tcPr>
          <w:p w14:paraId="55DC0FFD" w14:textId="2451A798"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E9BBEF5" w14:textId="2AEF99B2" w:rsidR="00C22D34" w:rsidRDefault="00C22D34" w:rsidP="00C22D34">
            <w:pPr>
              <w:rPr>
                <w:rFonts w:ascii="Arial" w:hAnsi="Arial" w:cs="Arial"/>
                <w:sz w:val="22"/>
                <w:szCs w:val="22"/>
              </w:rPr>
            </w:pPr>
            <w:r>
              <w:rPr>
                <w:rFonts w:ascii="Arial" w:hAnsi="Arial" w:cs="Arial"/>
                <w:sz w:val="22"/>
                <w:szCs w:val="22"/>
              </w:rPr>
              <w:t>No</w:t>
            </w:r>
          </w:p>
        </w:tc>
        <w:tc>
          <w:tcPr>
            <w:tcW w:w="1418" w:type="dxa"/>
            <w:vAlign w:val="center"/>
          </w:tcPr>
          <w:p w14:paraId="48D3CF3C" w14:textId="100248E7"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1E17C6" w14:textId="44770BAB"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690811AC" w14:textId="080B632A"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67C4B1AF" w14:textId="2ACC2B9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648F533A" w14:textId="5ACBA5EE" w:rsidR="00C22D34" w:rsidRDefault="00C22D34" w:rsidP="00C22D34">
            <w:pPr>
              <w:rPr>
                <w:rFonts w:ascii="Arial" w:hAnsi="Arial" w:cs="Arial"/>
                <w:sz w:val="22"/>
                <w:szCs w:val="22"/>
              </w:rPr>
            </w:pPr>
            <w:r>
              <w:rPr>
                <w:rFonts w:ascii="Arial" w:hAnsi="Arial" w:cs="Arial"/>
                <w:sz w:val="22"/>
                <w:szCs w:val="22"/>
              </w:rPr>
              <w:t xml:space="preserve">Residual bias due to model misspecification </w:t>
            </w:r>
          </w:p>
        </w:tc>
      </w:tr>
      <w:tr w:rsidR="00C22D34" w14:paraId="58C65210" w14:textId="6978CDEE" w:rsidTr="00890C04">
        <w:trPr>
          <w:trHeight w:val="306"/>
        </w:trPr>
        <w:tc>
          <w:tcPr>
            <w:tcW w:w="1980" w:type="dxa"/>
            <w:vAlign w:val="center"/>
          </w:tcPr>
          <w:p w14:paraId="32327D74" w14:textId="1255C4D4" w:rsidR="00C22D34" w:rsidRDefault="00C22D34" w:rsidP="00C22D34">
            <w:pPr>
              <w:rPr>
                <w:rFonts w:ascii="Arial" w:hAnsi="Arial" w:cs="Arial"/>
                <w:sz w:val="22"/>
                <w:szCs w:val="22"/>
              </w:rPr>
            </w:pPr>
            <w:r>
              <w:rPr>
                <w:rFonts w:ascii="Arial" w:hAnsi="Arial" w:cs="Arial"/>
                <w:sz w:val="22"/>
                <w:szCs w:val="22"/>
              </w:rPr>
              <w:t>5</w:t>
            </w:r>
            <w:r w:rsidRPr="00112A20">
              <w:rPr>
                <w:rFonts w:ascii="Arial" w:hAnsi="Arial" w:cs="Arial"/>
                <w:sz w:val="22"/>
                <w:szCs w:val="22"/>
              </w:rPr>
              <w:t>. Weak negative control</w:t>
            </w:r>
          </w:p>
        </w:tc>
        <w:tc>
          <w:tcPr>
            <w:tcW w:w="1701" w:type="dxa"/>
            <w:vAlign w:val="center"/>
          </w:tcPr>
          <w:p w14:paraId="17DD101F" w14:textId="1F655EE6"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A764CAA" w14:textId="421D3DEC"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624DABD7" w14:textId="76557F1B"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5CD13278" w14:textId="72059B33"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09B259D" w14:textId="37E7FF4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48FF06F" w14:textId="7C864C7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5A8118F2" w14:textId="026C36B2" w:rsidR="00C22D34" w:rsidRDefault="00C22D34" w:rsidP="00C22D34">
            <w:pPr>
              <w:rPr>
                <w:rFonts w:ascii="Arial" w:hAnsi="Arial" w:cs="Arial"/>
                <w:sz w:val="22"/>
                <w:szCs w:val="22"/>
              </w:rPr>
            </w:pPr>
            <w:r>
              <w:rPr>
                <w:rFonts w:ascii="Arial" w:hAnsi="Arial" w:cs="Arial"/>
                <w:sz w:val="22"/>
                <w:szCs w:val="22"/>
              </w:rPr>
              <w:t>Unmeasured confounder not associated strongly enough with negative control outcome</w:t>
            </w:r>
          </w:p>
        </w:tc>
      </w:tr>
      <w:tr w:rsidR="00C22D34" w14:paraId="10C77B5E" w14:textId="25A6F4ED" w:rsidTr="00890C04">
        <w:trPr>
          <w:trHeight w:val="657"/>
        </w:trPr>
        <w:tc>
          <w:tcPr>
            <w:tcW w:w="1980" w:type="dxa"/>
            <w:vAlign w:val="center"/>
          </w:tcPr>
          <w:p w14:paraId="4B470C6C" w14:textId="435E366C" w:rsidR="00C22D34" w:rsidRDefault="00C22D34" w:rsidP="00C22D34">
            <w:pPr>
              <w:rPr>
                <w:rFonts w:ascii="Arial" w:hAnsi="Arial" w:cs="Arial"/>
                <w:sz w:val="22"/>
                <w:szCs w:val="22"/>
              </w:rPr>
            </w:pPr>
            <w:r>
              <w:rPr>
                <w:rFonts w:ascii="Arial" w:hAnsi="Arial" w:cs="Arial"/>
                <w:sz w:val="22"/>
                <w:szCs w:val="22"/>
              </w:rPr>
              <w:t>6</w:t>
            </w:r>
            <w:r w:rsidRPr="00112A20">
              <w:rPr>
                <w:rFonts w:ascii="Arial" w:hAnsi="Arial" w:cs="Arial"/>
                <w:sz w:val="22"/>
                <w:szCs w:val="22"/>
              </w:rPr>
              <w:t xml:space="preserve">. </w:t>
            </w:r>
            <w:r>
              <w:rPr>
                <w:rFonts w:ascii="Arial" w:hAnsi="Arial" w:cs="Arial"/>
                <w:sz w:val="22"/>
                <w:szCs w:val="22"/>
              </w:rPr>
              <w:t>Negative association</w:t>
            </w:r>
          </w:p>
        </w:tc>
        <w:tc>
          <w:tcPr>
            <w:tcW w:w="1701" w:type="dxa"/>
            <w:vAlign w:val="center"/>
          </w:tcPr>
          <w:p w14:paraId="68460588" w14:textId="70B1A6EA"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7593FDF7" w14:textId="525F1F97"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981B9F3" w14:textId="050A5549"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2A2D0A95" w14:textId="372F4F31" w:rsidR="00C22D34" w:rsidRDefault="00C22D34" w:rsidP="00C22D34">
            <w:pPr>
              <w:rPr>
                <w:rFonts w:ascii="Arial" w:hAnsi="Arial" w:cs="Arial"/>
                <w:sz w:val="22"/>
                <w:szCs w:val="22"/>
              </w:rPr>
            </w:pPr>
            <w:r>
              <w:rPr>
                <w:rFonts w:ascii="Arial" w:hAnsi="Arial" w:cs="Arial"/>
                <w:sz w:val="22"/>
                <w:szCs w:val="22"/>
              </w:rPr>
              <w:t>Negative</w:t>
            </w:r>
          </w:p>
        </w:tc>
        <w:tc>
          <w:tcPr>
            <w:tcW w:w="1843" w:type="dxa"/>
            <w:vAlign w:val="center"/>
          </w:tcPr>
          <w:p w14:paraId="4EE87779" w14:textId="5A380E8B" w:rsidR="00C22D34" w:rsidRDefault="00C22D34" w:rsidP="00C22D34">
            <w:pPr>
              <w:rPr>
                <w:rFonts w:ascii="Arial" w:hAnsi="Arial" w:cs="Arial"/>
                <w:sz w:val="22"/>
                <w:szCs w:val="22"/>
              </w:rPr>
            </w:pPr>
            <w:r>
              <w:rPr>
                <w:rFonts w:ascii="Arial" w:hAnsi="Arial" w:cs="Arial"/>
                <w:sz w:val="22"/>
                <w:szCs w:val="22"/>
              </w:rPr>
              <w:t>Wut.</w:t>
            </w:r>
          </w:p>
        </w:tc>
        <w:tc>
          <w:tcPr>
            <w:tcW w:w="1843" w:type="dxa"/>
            <w:vAlign w:val="center"/>
          </w:tcPr>
          <w:p w14:paraId="37ECE36C" w14:textId="507A4338" w:rsidR="00C22D34" w:rsidRDefault="0076480B" w:rsidP="00C22D34">
            <w:pPr>
              <w:rPr>
                <w:rFonts w:ascii="Arial" w:hAnsi="Arial" w:cs="Arial"/>
                <w:sz w:val="22"/>
                <w:szCs w:val="22"/>
              </w:rPr>
            </w:pPr>
            <w:r>
              <w:rPr>
                <w:rFonts w:ascii="Arial" w:hAnsi="Arial" w:cs="Arial"/>
                <w:sz w:val="22"/>
                <w:szCs w:val="22"/>
              </w:rPr>
              <w:t>Likely no conclusion</w:t>
            </w:r>
          </w:p>
        </w:tc>
        <w:tc>
          <w:tcPr>
            <w:tcW w:w="2835" w:type="dxa"/>
            <w:vAlign w:val="center"/>
          </w:tcPr>
          <w:p w14:paraId="110EE8FD" w14:textId="4371D127" w:rsidR="00C22D34" w:rsidRDefault="00765890" w:rsidP="00C22D34">
            <w:pPr>
              <w:rPr>
                <w:rFonts w:ascii="Arial" w:hAnsi="Arial" w:cs="Arial"/>
                <w:sz w:val="22"/>
                <w:szCs w:val="22"/>
              </w:rPr>
            </w:pPr>
            <w:r>
              <w:rPr>
                <w:rFonts w:ascii="Arial" w:hAnsi="Arial" w:cs="Arial"/>
                <w:sz w:val="22"/>
                <w:szCs w:val="22"/>
              </w:rPr>
              <w:t>R</w:t>
            </w:r>
            <w:r w:rsidR="00C22D34">
              <w:rPr>
                <w:rFonts w:ascii="Arial" w:hAnsi="Arial" w:cs="Arial"/>
                <w:sz w:val="22"/>
                <w:szCs w:val="22"/>
              </w:rPr>
              <w:t>elationship between confounder and negative control outcome</w:t>
            </w:r>
            <w:r>
              <w:rPr>
                <w:rFonts w:ascii="Arial" w:hAnsi="Arial" w:cs="Arial"/>
                <w:sz w:val="22"/>
                <w:szCs w:val="22"/>
              </w:rPr>
              <w:t xml:space="preserve"> not clear</w:t>
            </w:r>
          </w:p>
        </w:tc>
      </w:tr>
    </w:tbl>
    <w:p w14:paraId="005E4F30" w14:textId="77777777" w:rsidR="005530A2" w:rsidRDefault="005530A2" w:rsidP="00B07B5C">
      <w:pPr>
        <w:rPr>
          <w:rFonts w:ascii="Arial" w:hAnsi="Arial" w:cs="Arial"/>
          <w:sz w:val="22"/>
          <w:szCs w:val="22"/>
        </w:rPr>
      </w:pPr>
    </w:p>
    <w:p w14:paraId="16B722B0" w14:textId="77777777" w:rsidR="002A4F5D" w:rsidRDefault="002A4F5D" w:rsidP="00B07B5C">
      <w:pPr>
        <w:rPr>
          <w:rFonts w:ascii="Arial" w:hAnsi="Arial" w:cs="Arial"/>
          <w:sz w:val="22"/>
          <w:szCs w:val="22"/>
        </w:rPr>
      </w:pPr>
    </w:p>
    <w:p w14:paraId="0ABA6DF1" w14:textId="77777777" w:rsidR="002A4F5D" w:rsidRDefault="002A4F5D" w:rsidP="00B07B5C">
      <w:pPr>
        <w:rPr>
          <w:rFonts w:ascii="Arial" w:hAnsi="Arial" w:cs="Arial"/>
          <w:sz w:val="22"/>
          <w:szCs w:val="22"/>
        </w:rPr>
      </w:pPr>
    </w:p>
    <w:p w14:paraId="2D186C47" w14:textId="77777777" w:rsidR="002A4F5D" w:rsidRDefault="002A4F5D" w:rsidP="00B07B5C">
      <w:pPr>
        <w:rPr>
          <w:rFonts w:ascii="Arial" w:hAnsi="Arial" w:cs="Arial"/>
          <w:sz w:val="22"/>
          <w:szCs w:val="22"/>
        </w:rPr>
      </w:pPr>
    </w:p>
    <w:p w14:paraId="1CFE9C56" w14:textId="77777777" w:rsidR="00396955" w:rsidRDefault="00396955" w:rsidP="00B07B5C">
      <w:pPr>
        <w:rPr>
          <w:rFonts w:ascii="Arial" w:hAnsi="Arial" w:cs="Arial"/>
          <w:sz w:val="22"/>
          <w:szCs w:val="22"/>
        </w:rPr>
      </w:pPr>
    </w:p>
    <w:p w14:paraId="072E94D2" w14:textId="1D7F3180" w:rsidR="009A1CE7" w:rsidRDefault="009A1CE7" w:rsidP="00B07B5C">
      <w:pPr>
        <w:rPr>
          <w:rFonts w:ascii="Arial" w:hAnsi="Arial" w:cs="Arial"/>
          <w:sz w:val="22"/>
          <w:szCs w:val="22"/>
        </w:rPr>
      </w:pPr>
    </w:p>
    <w:p w14:paraId="2C643F36" w14:textId="169F32B2" w:rsidR="00D65354" w:rsidRDefault="00D65354" w:rsidP="00B07B5C">
      <w:pPr>
        <w:rPr>
          <w:rFonts w:ascii="Arial" w:hAnsi="Arial" w:cs="Arial"/>
          <w:sz w:val="22"/>
          <w:szCs w:val="22"/>
        </w:rPr>
      </w:pPr>
    </w:p>
    <w:p w14:paraId="7D5F6B06" w14:textId="100F51E7" w:rsidR="00957984" w:rsidRPr="00B15C3E" w:rsidRDefault="0021566B" w:rsidP="00B07B5C">
      <w:pPr>
        <w:rPr>
          <w:rFonts w:ascii="Arial" w:hAnsi="Arial" w:cs="Arial"/>
          <w:sz w:val="22"/>
          <w:szCs w:val="22"/>
        </w:rPr>
      </w:pPr>
      <w:r w:rsidRPr="00497B12">
        <w:rPr>
          <w:rFonts w:ascii="Arial" w:hAnsi="Arial" w:cs="Arial"/>
          <w:b/>
          <w:bCs/>
          <w:sz w:val="22"/>
          <w:szCs w:val="22"/>
        </w:rPr>
        <w:lastRenderedPageBreak/>
        <w:t>Figure 2</w:t>
      </w:r>
      <w:r>
        <w:rPr>
          <w:rFonts w:ascii="Arial" w:hAnsi="Arial" w:cs="Arial"/>
          <w:sz w:val="22"/>
          <w:szCs w:val="22"/>
        </w:rPr>
        <w:t xml:space="preserve">: </w:t>
      </w:r>
      <w:r w:rsidR="00F84F3D">
        <w:rPr>
          <w:rFonts w:ascii="Arial" w:hAnsi="Arial" w:cs="Arial"/>
          <w:sz w:val="22"/>
          <w:szCs w:val="22"/>
        </w:rPr>
        <w:t>Distribution of the estimated effects across 100</w:t>
      </w:r>
      <w:r>
        <w:rPr>
          <w:rFonts w:ascii="Arial" w:hAnsi="Arial" w:cs="Arial"/>
          <w:sz w:val="22"/>
          <w:szCs w:val="22"/>
        </w:rPr>
        <w:t xml:space="preserve"> </w:t>
      </w:r>
      <w:r w:rsidR="002B44D1">
        <w:rPr>
          <w:rFonts w:ascii="Arial" w:hAnsi="Arial" w:cs="Arial"/>
          <w:sz w:val="22"/>
          <w:szCs w:val="22"/>
        </w:rPr>
        <w:t>simulations</w:t>
      </w:r>
      <w:r w:rsidR="00F84F3D">
        <w:rPr>
          <w:rFonts w:ascii="Arial" w:hAnsi="Arial" w:cs="Arial"/>
          <w:sz w:val="22"/>
          <w:szCs w:val="22"/>
        </w:rPr>
        <w:t xml:space="preserve"> </w:t>
      </w:r>
      <w:r w:rsidR="006B7E6F">
        <w:rPr>
          <w:rFonts w:ascii="Arial" w:hAnsi="Arial" w:cs="Arial"/>
          <w:sz w:val="22"/>
          <w:szCs w:val="22"/>
        </w:rPr>
        <w:t>in six</w:t>
      </w:r>
      <w:r w:rsidR="00F84F3D">
        <w:rPr>
          <w:rFonts w:ascii="Arial" w:hAnsi="Arial" w:cs="Arial"/>
          <w:sz w:val="22"/>
          <w:szCs w:val="22"/>
        </w:rPr>
        <w:t xml:space="preserve"> scenario</w:t>
      </w:r>
      <w:r w:rsidR="006B7E6F">
        <w:rPr>
          <w:rFonts w:ascii="Arial" w:hAnsi="Arial" w:cs="Arial"/>
          <w:sz w:val="22"/>
          <w:szCs w:val="22"/>
        </w:rPr>
        <w:t>s</w:t>
      </w:r>
      <w:r w:rsidR="00F84F3D">
        <w:rPr>
          <w:rFonts w:ascii="Arial" w:hAnsi="Arial" w:cs="Arial"/>
          <w:sz w:val="22"/>
          <w:szCs w:val="22"/>
        </w:rPr>
        <w:t xml:space="preserve">, using </w:t>
      </w:r>
      <w:r w:rsidR="00994499">
        <w:rPr>
          <w:rFonts w:ascii="Arial" w:hAnsi="Arial" w:cs="Arial"/>
          <w:sz w:val="22"/>
          <w:szCs w:val="22"/>
        </w:rPr>
        <w:t>n</w:t>
      </w:r>
      <w:r w:rsidR="00F84F3D">
        <w:rPr>
          <w:rFonts w:ascii="Arial" w:hAnsi="Arial" w:cs="Arial"/>
          <w:sz w:val="22"/>
          <w:szCs w:val="22"/>
        </w:rPr>
        <w:t>=100 observations for each simulation and contin</w:t>
      </w:r>
      <w:r w:rsidR="00EB35AF">
        <w:rPr>
          <w:rFonts w:ascii="Arial" w:hAnsi="Arial" w:cs="Arial"/>
          <w:noProof/>
          <w:sz w:val="22"/>
          <w:szCs w:val="22"/>
          <w14:ligatures w14:val="standardContextual"/>
        </w:rPr>
        <w:drawing>
          <wp:anchor distT="0" distB="0" distL="114300" distR="114300" simplePos="0" relativeHeight="251658240" behindDoc="0" locked="0" layoutInCell="1" allowOverlap="1" wp14:anchorId="36C5C8A9" wp14:editId="3A28A759">
            <wp:simplePos x="0" y="0"/>
            <wp:positionH relativeFrom="column">
              <wp:posOffset>0</wp:posOffset>
            </wp:positionH>
            <wp:positionV relativeFrom="paragraph">
              <wp:posOffset>159385</wp:posOffset>
            </wp:positionV>
            <wp:extent cx="9144000" cy="4617085"/>
            <wp:effectExtent l="0" t="0" r="0" b="5715"/>
            <wp:wrapSquare wrapText="bothSides"/>
            <wp:docPr id="14295240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24097" name="Picture 14295240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144000" cy="4617085"/>
                    </a:xfrm>
                    <a:prstGeom prst="rect">
                      <a:avLst/>
                    </a:prstGeom>
                  </pic:spPr>
                </pic:pic>
              </a:graphicData>
            </a:graphic>
            <wp14:sizeRelH relativeFrom="page">
              <wp14:pctWidth>0</wp14:pctWidth>
            </wp14:sizeRelH>
            <wp14:sizeRelV relativeFrom="page">
              <wp14:pctHeight>0</wp14:pctHeight>
            </wp14:sizeRelV>
          </wp:anchor>
        </w:drawing>
      </w:r>
      <w:r w:rsidR="00F84F3D">
        <w:rPr>
          <w:rFonts w:ascii="Arial" w:hAnsi="Arial" w:cs="Arial"/>
          <w:sz w:val="22"/>
          <w:szCs w:val="22"/>
        </w:rPr>
        <w:t>uous</w:t>
      </w:r>
      <w:r>
        <w:rPr>
          <w:rFonts w:ascii="Arial" w:hAnsi="Arial" w:cs="Arial"/>
          <w:sz w:val="22"/>
          <w:szCs w:val="22"/>
        </w:rPr>
        <w:t xml:space="preserve"> exposure </w:t>
      </w:r>
      <w:r w:rsidRPr="00AA2D80">
        <w:rPr>
          <w:rFonts w:ascii="Arial" w:hAnsi="Arial" w:cs="Arial"/>
          <w:i/>
          <w:iCs/>
          <w:sz w:val="22"/>
          <w:szCs w:val="22"/>
        </w:rPr>
        <w:t>A</w:t>
      </w:r>
      <w:r>
        <w:rPr>
          <w:rFonts w:ascii="Arial" w:hAnsi="Arial" w:cs="Arial"/>
          <w:sz w:val="22"/>
          <w:szCs w:val="22"/>
        </w:rPr>
        <w:t xml:space="preserve">, </w:t>
      </w:r>
      <w:r w:rsidR="00F84F3D">
        <w:rPr>
          <w:rFonts w:ascii="Arial" w:hAnsi="Arial" w:cs="Arial"/>
          <w:sz w:val="22"/>
          <w:szCs w:val="22"/>
        </w:rPr>
        <w:t xml:space="preserve">primary </w:t>
      </w:r>
      <w:r>
        <w:rPr>
          <w:rFonts w:ascii="Arial" w:hAnsi="Arial" w:cs="Arial"/>
          <w:sz w:val="22"/>
          <w:szCs w:val="22"/>
        </w:rPr>
        <w:t xml:space="preserve">outcome </w:t>
      </w:r>
      <w:r w:rsidRPr="00AA2D80">
        <w:rPr>
          <w:rFonts w:ascii="Arial" w:hAnsi="Arial" w:cs="Arial"/>
          <w:i/>
          <w:iCs/>
          <w:sz w:val="22"/>
          <w:szCs w:val="22"/>
        </w:rPr>
        <w:t>Y</w:t>
      </w:r>
      <w:r>
        <w:rPr>
          <w:rFonts w:ascii="Arial" w:hAnsi="Arial" w:cs="Arial"/>
          <w:sz w:val="22"/>
          <w:szCs w:val="22"/>
        </w:rPr>
        <w:t xml:space="preserve">, </w:t>
      </w:r>
      <w:r w:rsidR="00F84F3D">
        <w:rPr>
          <w:rFonts w:ascii="Arial" w:hAnsi="Arial" w:cs="Arial"/>
          <w:sz w:val="22"/>
          <w:szCs w:val="22"/>
        </w:rPr>
        <w:t xml:space="preserve">negative control outcome </w:t>
      </w:r>
      <w:r w:rsidR="00F84F3D" w:rsidRPr="00D644A7">
        <w:rPr>
          <w:rFonts w:ascii="Arial" w:hAnsi="Arial" w:cs="Arial"/>
          <w:i/>
          <w:iCs/>
          <w:sz w:val="22"/>
          <w:szCs w:val="22"/>
        </w:rPr>
        <w:t>N</w:t>
      </w:r>
      <w:r w:rsidR="00F84F3D">
        <w:rPr>
          <w:rFonts w:ascii="Arial" w:hAnsi="Arial" w:cs="Arial"/>
          <w:sz w:val="22"/>
          <w:szCs w:val="22"/>
        </w:rPr>
        <w:t xml:space="preserve">, </w:t>
      </w:r>
      <w:r>
        <w:rPr>
          <w:rFonts w:ascii="Arial" w:hAnsi="Arial" w:cs="Arial"/>
          <w:sz w:val="22"/>
          <w:szCs w:val="22"/>
        </w:rPr>
        <w:t xml:space="preserve">and </w:t>
      </w:r>
      <w:r w:rsidR="006C7C4F">
        <w:rPr>
          <w:rFonts w:ascii="Arial" w:hAnsi="Arial" w:cs="Arial"/>
          <w:sz w:val="22"/>
          <w:szCs w:val="22"/>
        </w:rPr>
        <w:t>measured and unmeasured confounders</w:t>
      </w:r>
      <w:r w:rsidR="00F84F3D">
        <w:rPr>
          <w:rFonts w:ascii="Arial" w:hAnsi="Arial" w:cs="Arial"/>
          <w:sz w:val="22"/>
          <w:szCs w:val="22"/>
        </w:rPr>
        <w:t>. Simulation scenarios are presented in</w:t>
      </w:r>
      <w:r w:rsidR="006C7C4F">
        <w:rPr>
          <w:rFonts w:ascii="Arial" w:hAnsi="Arial" w:cs="Arial"/>
          <w:sz w:val="22"/>
          <w:szCs w:val="22"/>
        </w:rPr>
        <w:t xml:space="preserve"> </w:t>
      </w:r>
      <w:r w:rsidR="006C7C4F" w:rsidRPr="006C7C4F">
        <w:rPr>
          <w:rFonts w:ascii="Arial" w:hAnsi="Arial" w:cs="Arial"/>
          <w:b/>
          <w:bCs/>
          <w:sz w:val="22"/>
          <w:szCs w:val="22"/>
        </w:rPr>
        <w:t>Table 1</w:t>
      </w:r>
      <w:r w:rsidR="00F84F3D">
        <w:rPr>
          <w:rFonts w:ascii="Arial" w:hAnsi="Arial" w:cs="Arial"/>
          <w:sz w:val="22"/>
          <w:szCs w:val="22"/>
        </w:rPr>
        <w:t xml:space="preserve">. The horizontal, </w:t>
      </w:r>
      <w:r w:rsidR="006B7E6F">
        <w:rPr>
          <w:rFonts w:ascii="Arial" w:hAnsi="Arial" w:cs="Arial"/>
          <w:sz w:val="22"/>
          <w:szCs w:val="22"/>
        </w:rPr>
        <w:t>maroon</w:t>
      </w:r>
      <w:r w:rsidR="00F84F3D">
        <w:rPr>
          <w:rFonts w:ascii="Arial" w:hAnsi="Arial" w:cs="Arial"/>
          <w:sz w:val="22"/>
          <w:szCs w:val="22"/>
        </w:rPr>
        <w:t xml:space="preserve"> dashed line at 1 represents the “true” effect of exposure </w:t>
      </w:r>
      <w:r w:rsidR="00F84F3D" w:rsidRPr="00330678">
        <w:rPr>
          <w:rFonts w:ascii="Arial" w:hAnsi="Arial" w:cs="Arial"/>
          <w:i/>
          <w:iCs/>
          <w:sz w:val="22"/>
          <w:szCs w:val="22"/>
        </w:rPr>
        <w:t>A</w:t>
      </w:r>
      <w:r w:rsidR="00F84F3D">
        <w:rPr>
          <w:rFonts w:ascii="Arial" w:hAnsi="Arial" w:cs="Arial"/>
          <w:sz w:val="22"/>
          <w:szCs w:val="22"/>
        </w:rPr>
        <w:t xml:space="preserve"> on </w:t>
      </w:r>
      <w:r w:rsidR="00F84F3D" w:rsidRPr="00330678">
        <w:rPr>
          <w:rFonts w:ascii="Arial" w:hAnsi="Arial" w:cs="Arial"/>
          <w:i/>
          <w:iCs/>
          <w:sz w:val="22"/>
          <w:szCs w:val="22"/>
        </w:rPr>
        <w:t>Y</w:t>
      </w:r>
      <w:r w:rsidR="00F84F3D">
        <w:rPr>
          <w:rFonts w:ascii="Arial" w:hAnsi="Arial" w:cs="Arial"/>
          <w:sz w:val="22"/>
          <w:szCs w:val="22"/>
        </w:rPr>
        <w:t>, and the horizontal, gray dashed line at 0 represents a null effect.</w:t>
      </w:r>
    </w:p>
    <w:p w14:paraId="34C902B3" w14:textId="77777777" w:rsidR="00EA4147" w:rsidRDefault="00EA4147" w:rsidP="00B07B5C">
      <w:pPr>
        <w:rPr>
          <w:rFonts w:ascii="Arial" w:hAnsi="Arial" w:cs="Arial"/>
          <w:b/>
          <w:bCs/>
          <w:sz w:val="22"/>
          <w:szCs w:val="22"/>
        </w:rPr>
      </w:pPr>
    </w:p>
    <w:p w14:paraId="304CDCC4" w14:textId="77777777" w:rsidR="00EA4147" w:rsidRDefault="00EA4147" w:rsidP="00B07B5C">
      <w:pPr>
        <w:rPr>
          <w:rFonts w:ascii="Arial" w:hAnsi="Arial" w:cs="Arial"/>
          <w:b/>
          <w:bCs/>
          <w:sz w:val="22"/>
          <w:szCs w:val="22"/>
        </w:rPr>
      </w:pPr>
    </w:p>
    <w:p w14:paraId="5118DC6C" w14:textId="77777777" w:rsidR="005D2500" w:rsidRDefault="005D2500" w:rsidP="00B07B5C">
      <w:pPr>
        <w:rPr>
          <w:rFonts w:ascii="Arial" w:hAnsi="Arial" w:cs="Arial"/>
          <w:b/>
          <w:bCs/>
          <w:sz w:val="22"/>
          <w:szCs w:val="22"/>
        </w:rPr>
      </w:pPr>
    </w:p>
    <w:p w14:paraId="4037F691" w14:textId="77777777" w:rsidR="008D03A3" w:rsidRDefault="008D03A3" w:rsidP="00B07B5C">
      <w:pPr>
        <w:rPr>
          <w:rFonts w:ascii="Arial" w:hAnsi="Arial" w:cs="Arial"/>
          <w:b/>
          <w:bCs/>
          <w:sz w:val="22"/>
          <w:szCs w:val="22"/>
        </w:rPr>
      </w:pPr>
    </w:p>
    <w:p w14:paraId="61026EEE" w14:textId="77777777" w:rsidR="008D03A3" w:rsidRDefault="008D03A3" w:rsidP="00B07B5C">
      <w:pPr>
        <w:rPr>
          <w:rFonts w:ascii="Arial" w:hAnsi="Arial" w:cs="Arial"/>
          <w:b/>
          <w:bCs/>
          <w:sz w:val="22"/>
          <w:szCs w:val="22"/>
        </w:rPr>
      </w:pPr>
    </w:p>
    <w:p w14:paraId="22693A3E" w14:textId="77777777" w:rsidR="008D03A3" w:rsidRDefault="008D03A3" w:rsidP="00B07B5C">
      <w:pPr>
        <w:rPr>
          <w:rFonts w:ascii="Arial" w:hAnsi="Arial" w:cs="Arial"/>
          <w:b/>
          <w:bCs/>
          <w:sz w:val="22"/>
          <w:szCs w:val="22"/>
        </w:rPr>
      </w:pPr>
    </w:p>
    <w:p w14:paraId="0DB0EB33" w14:textId="77777777" w:rsidR="008D03A3" w:rsidRDefault="008D03A3" w:rsidP="00B07B5C">
      <w:pPr>
        <w:rPr>
          <w:rFonts w:ascii="Arial" w:hAnsi="Arial" w:cs="Arial"/>
          <w:b/>
          <w:bCs/>
          <w:sz w:val="22"/>
          <w:szCs w:val="22"/>
        </w:rPr>
      </w:pPr>
    </w:p>
    <w:p w14:paraId="5D1E238F" w14:textId="77777777" w:rsidR="008D03A3" w:rsidRDefault="008D03A3" w:rsidP="00B07B5C">
      <w:pPr>
        <w:rPr>
          <w:rFonts w:ascii="Arial" w:hAnsi="Arial" w:cs="Arial"/>
          <w:b/>
          <w:bCs/>
          <w:sz w:val="22"/>
          <w:szCs w:val="22"/>
        </w:rPr>
      </w:pPr>
    </w:p>
    <w:p w14:paraId="088C779E" w14:textId="77777777" w:rsidR="00EA4147" w:rsidRDefault="00EA4147" w:rsidP="00B07B5C">
      <w:pPr>
        <w:rPr>
          <w:rFonts w:ascii="Arial" w:hAnsi="Arial" w:cs="Arial"/>
          <w:b/>
          <w:bCs/>
          <w:sz w:val="22"/>
          <w:szCs w:val="22"/>
        </w:rPr>
      </w:pPr>
    </w:p>
    <w:p w14:paraId="7496964D" w14:textId="77777777" w:rsidR="00B1684B" w:rsidRDefault="00B1684B" w:rsidP="00B07B5C">
      <w:pPr>
        <w:rPr>
          <w:rFonts w:ascii="Arial" w:hAnsi="Arial" w:cs="Arial"/>
          <w:b/>
          <w:bCs/>
          <w:sz w:val="22"/>
          <w:szCs w:val="22"/>
        </w:rPr>
      </w:pPr>
    </w:p>
    <w:p w14:paraId="10AFD337" w14:textId="77777777" w:rsidR="00EA4147" w:rsidRDefault="00EA4147" w:rsidP="00B07B5C">
      <w:pPr>
        <w:rPr>
          <w:rFonts w:ascii="Arial" w:hAnsi="Arial" w:cs="Arial"/>
          <w:b/>
          <w:bCs/>
          <w:sz w:val="22"/>
          <w:szCs w:val="22"/>
        </w:rPr>
      </w:pPr>
    </w:p>
    <w:p w14:paraId="3C1D6E70" w14:textId="77777777" w:rsidR="008D03A3" w:rsidRDefault="00E40541" w:rsidP="00B07B5C">
      <w:pPr>
        <w:rPr>
          <w:rFonts w:ascii="Arial" w:hAnsi="Arial" w:cs="Arial"/>
          <w:sz w:val="22"/>
          <w:szCs w:val="22"/>
        </w:rPr>
      </w:pPr>
      <w:r w:rsidRPr="008B1F00">
        <w:rPr>
          <w:rFonts w:ascii="Arial" w:hAnsi="Arial" w:cs="Arial"/>
          <w:b/>
          <w:bCs/>
          <w:sz w:val="22"/>
          <w:szCs w:val="22"/>
        </w:rPr>
        <w:t xml:space="preserve">Table </w:t>
      </w:r>
      <w:r w:rsidR="0075587E">
        <w:rPr>
          <w:rFonts w:ascii="Arial" w:hAnsi="Arial" w:cs="Arial"/>
          <w:b/>
          <w:bCs/>
          <w:sz w:val="22"/>
          <w:szCs w:val="22"/>
        </w:rPr>
        <w:t>3</w:t>
      </w:r>
      <w:r w:rsidRPr="008B1F00">
        <w:rPr>
          <w:rFonts w:ascii="Arial" w:hAnsi="Arial" w:cs="Arial"/>
          <w:b/>
          <w:bCs/>
          <w:sz w:val="22"/>
          <w:szCs w:val="22"/>
        </w:rPr>
        <w:t xml:space="preserve">: </w:t>
      </w:r>
      <w:r w:rsidR="002C2FCB" w:rsidRPr="00B15C3E">
        <w:rPr>
          <w:rFonts w:ascii="Arial" w:hAnsi="Arial" w:cs="Arial"/>
          <w:sz w:val="22"/>
          <w:szCs w:val="22"/>
        </w:rPr>
        <w:t>Summary</w:t>
      </w:r>
      <w:r w:rsidR="002C2FCB">
        <w:rPr>
          <w:rFonts w:ascii="Arial" w:hAnsi="Arial" w:cs="Arial"/>
          <w:sz w:val="22"/>
          <w:szCs w:val="22"/>
        </w:rPr>
        <w:t xml:space="preserve"> of the distribution of the estimated e</w:t>
      </w:r>
      <w:r>
        <w:rPr>
          <w:rFonts w:ascii="Arial" w:hAnsi="Arial" w:cs="Arial"/>
          <w:sz w:val="22"/>
          <w:szCs w:val="22"/>
        </w:rPr>
        <w:t>ffect</w:t>
      </w:r>
      <w:r w:rsidR="002C2FCB">
        <w:rPr>
          <w:rFonts w:ascii="Arial" w:hAnsi="Arial" w:cs="Arial"/>
          <w:sz w:val="22"/>
          <w:szCs w:val="22"/>
        </w:rPr>
        <w:t>s</w:t>
      </w:r>
      <w:r>
        <w:rPr>
          <w:rFonts w:ascii="Arial" w:hAnsi="Arial" w:cs="Arial"/>
          <w:sz w:val="22"/>
          <w:szCs w:val="22"/>
        </w:rPr>
        <w:t xml:space="preserve"> </w:t>
      </w:r>
      <w:r w:rsidR="002C2FCB">
        <w:rPr>
          <w:rFonts w:ascii="Arial" w:hAnsi="Arial" w:cs="Arial"/>
          <w:sz w:val="22"/>
          <w:szCs w:val="22"/>
        </w:rPr>
        <w:t xml:space="preserve">across 100 simulations </w:t>
      </w:r>
      <w:r w:rsidR="006B7E6F">
        <w:rPr>
          <w:rFonts w:ascii="Arial" w:hAnsi="Arial" w:cs="Arial"/>
          <w:sz w:val="22"/>
          <w:szCs w:val="22"/>
        </w:rPr>
        <w:t>in six</w:t>
      </w:r>
      <w:r w:rsidR="002C2FCB">
        <w:rPr>
          <w:rFonts w:ascii="Arial" w:hAnsi="Arial" w:cs="Arial"/>
          <w:sz w:val="22"/>
          <w:szCs w:val="22"/>
        </w:rPr>
        <w:t xml:space="preserve"> scenario</w:t>
      </w:r>
      <w:r w:rsidR="006B7E6F">
        <w:rPr>
          <w:rFonts w:ascii="Arial" w:hAnsi="Arial" w:cs="Arial"/>
          <w:sz w:val="22"/>
          <w:szCs w:val="22"/>
        </w:rPr>
        <w:t>s</w:t>
      </w:r>
      <w:r w:rsidR="002C2FCB">
        <w:rPr>
          <w:rFonts w:ascii="Arial" w:hAnsi="Arial" w:cs="Arial"/>
          <w:sz w:val="22"/>
          <w:szCs w:val="22"/>
        </w:rPr>
        <w:t xml:space="preserve">, using </w:t>
      </w:r>
      <w:r w:rsidR="00994499">
        <w:rPr>
          <w:rFonts w:ascii="Arial" w:hAnsi="Arial" w:cs="Arial"/>
          <w:sz w:val="22"/>
          <w:szCs w:val="22"/>
        </w:rPr>
        <w:t>n</w:t>
      </w:r>
      <w:r w:rsidR="002C2FCB">
        <w:rPr>
          <w:rFonts w:ascii="Arial" w:hAnsi="Arial" w:cs="Arial"/>
          <w:sz w:val="22"/>
          <w:szCs w:val="22"/>
        </w:rPr>
        <w:t xml:space="preserve">=100 observations for each simulation and continuous exposure </w:t>
      </w:r>
      <w:r w:rsidR="002C2FCB" w:rsidRPr="00D41EE7">
        <w:rPr>
          <w:rFonts w:ascii="Arial" w:hAnsi="Arial" w:cs="Arial"/>
          <w:i/>
          <w:iCs/>
          <w:sz w:val="22"/>
          <w:szCs w:val="22"/>
        </w:rPr>
        <w:t>A</w:t>
      </w:r>
      <w:r w:rsidR="002C2FCB">
        <w:rPr>
          <w:rFonts w:ascii="Arial" w:hAnsi="Arial" w:cs="Arial"/>
          <w:sz w:val="22"/>
          <w:szCs w:val="22"/>
        </w:rPr>
        <w:t xml:space="preserve">, primary outcome </w:t>
      </w:r>
      <w:r w:rsidR="002C2FCB" w:rsidRPr="00D41EE7">
        <w:rPr>
          <w:rFonts w:ascii="Arial" w:hAnsi="Arial" w:cs="Arial"/>
          <w:i/>
          <w:iCs/>
          <w:sz w:val="22"/>
          <w:szCs w:val="22"/>
        </w:rPr>
        <w:t>Y</w:t>
      </w:r>
      <w:r w:rsidR="002C2FCB">
        <w:rPr>
          <w:rFonts w:ascii="Arial" w:hAnsi="Arial" w:cs="Arial"/>
          <w:sz w:val="22"/>
          <w:szCs w:val="22"/>
        </w:rPr>
        <w:t xml:space="preserve">, negative control outcome </w:t>
      </w:r>
      <w:r w:rsidR="002C2FCB" w:rsidRPr="00D41EE7">
        <w:rPr>
          <w:rFonts w:ascii="Arial" w:hAnsi="Arial" w:cs="Arial"/>
          <w:i/>
          <w:iCs/>
          <w:sz w:val="22"/>
          <w:szCs w:val="22"/>
        </w:rPr>
        <w:t>N</w:t>
      </w:r>
      <w:r w:rsidR="002C2FCB">
        <w:rPr>
          <w:rFonts w:ascii="Arial" w:hAnsi="Arial" w:cs="Arial"/>
          <w:sz w:val="22"/>
          <w:szCs w:val="22"/>
        </w:rPr>
        <w:t xml:space="preserve">, and measured and unmeasured confounders. Simulation scenarios are presented in </w:t>
      </w:r>
      <w:r w:rsidR="002C2FCB" w:rsidRPr="006C7C4F">
        <w:rPr>
          <w:rFonts w:ascii="Arial" w:hAnsi="Arial" w:cs="Arial"/>
          <w:b/>
          <w:bCs/>
          <w:sz w:val="22"/>
          <w:szCs w:val="22"/>
        </w:rPr>
        <w:t>Table 1</w:t>
      </w:r>
      <w:r w:rsidR="002C2FCB">
        <w:rPr>
          <w:rFonts w:ascii="Arial" w:hAnsi="Arial" w:cs="Arial"/>
          <w:sz w:val="22"/>
          <w:szCs w:val="22"/>
        </w:rPr>
        <w:t xml:space="preserve">. </w:t>
      </w:r>
    </w:p>
    <w:p w14:paraId="751F844D" w14:textId="77777777" w:rsidR="00943008" w:rsidRDefault="00943008" w:rsidP="00B07B5C">
      <w:pPr>
        <w:rPr>
          <w:rFonts w:ascii="Arial" w:hAnsi="Arial" w:cs="Arial"/>
          <w:sz w:val="22"/>
          <w:szCs w:val="22"/>
        </w:rPr>
      </w:pPr>
    </w:p>
    <w:tbl>
      <w:tblPr>
        <w:tblW w:w="13882" w:type="dxa"/>
        <w:tblLayout w:type="fixed"/>
        <w:tblCellMar>
          <w:left w:w="0" w:type="dxa"/>
          <w:right w:w="0" w:type="dxa"/>
        </w:tblCellMar>
        <w:tblLook w:val="0420" w:firstRow="1" w:lastRow="0" w:firstColumn="0" w:lastColumn="0" w:noHBand="0" w:noVBand="1"/>
      </w:tblPr>
      <w:tblGrid>
        <w:gridCol w:w="1833"/>
        <w:gridCol w:w="1559"/>
        <w:gridCol w:w="1985"/>
        <w:gridCol w:w="1984"/>
        <w:gridCol w:w="2127"/>
        <w:gridCol w:w="2126"/>
        <w:gridCol w:w="2268"/>
      </w:tblGrid>
      <w:tr w:rsidR="008D03A3" w:rsidRPr="008D03A3" w14:paraId="2C77FF06" w14:textId="77777777" w:rsidTr="00525609">
        <w:trPr>
          <w:trHeight w:val="569"/>
        </w:trPr>
        <w:tc>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022A3B1"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Simulation scenario</w:t>
            </w:r>
          </w:p>
        </w:tc>
        <w:tc>
          <w:tcPr>
            <w:tcW w:w="155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BEE9172"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1. Correct case</w:t>
            </w:r>
          </w:p>
        </w:tc>
        <w:tc>
          <w:tcPr>
            <w:tcW w:w="1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A4E9B94" w14:textId="24830371"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 xml:space="preserve">2. </w:t>
            </w:r>
            <w:r w:rsidR="00631EA0" w:rsidRPr="00631EA0">
              <w:rPr>
                <w:rFonts w:ascii="Arial" w:eastAsiaTheme="minorHAnsi" w:hAnsi="Arial" w:cs="Arial"/>
                <w:b/>
                <w:bCs/>
                <w:kern w:val="2"/>
                <w:sz w:val="22"/>
                <w:szCs w:val="22"/>
                <w:lang w:val="en-US"/>
                <w14:ligatures w14:val="standardContextual"/>
              </w:rPr>
              <w:t>Different unobserved confounding mechanisms</w:t>
            </w:r>
          </w:p>
        </w:tc>
        <w:tc>
          <w:tcPr>
            <w:tcW w:w="198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4B35C72"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3. Confounder Measurement Error</w:t>
            </w:r>
          </w:p>
        </w:tc>
        <w:tc>
          <w:tcPr>
            <w:tcW w:w="212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FEE7FE4"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4. Model misspecification</w:t>
            </w:r>
          </w:p>
        </w:tc>
        <w:tc>
          <w:tcPr>
            <w:tcW w:w="21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BAD3F0C"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5. Weak negative control</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0587472"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6. Negative association</w:t>
            </w:r>
          </w:p>
        </w:tc>
      </w:tr>
      <w:tr w:rsidR="008D03A3" w:rsidRPr="008D03A3" w14:paraId="17B8AB18" w14:textId="77777777" w:rsidTr="00525609">
        <w:trPr>
          <w:trHeight w:val="907"/>
        </w:trPr>
        <w:tc>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27F5935"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Mean effect estimate for primary analysis</w:t>
            </w:r>
          </w:p>
        </w:tc>
        <w:tc>
          <w:tcPr>
            <w:tcW w:w="1559"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3A8DF96E"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1985"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73A6CD1F"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1.51</w:t>
            </w:r>
          </w:p>
        </w:tc>
        <w:tc>
          <w:tcPr>
            <w:tcW w:w="1984"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61180822" w14:textId="75433742" w:rsidR="008D03A3" w:rsidRPr="008D03A3" w:rsidRDefault="006B7C6A" w:rsidP="00525609">
            <w:pPr>
              <w:spacing w:after="160" w:line="278" w:lineRule="auto"/>
              <w:jc w:val="center"/>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1</w:t>
            </w:r>
            <w:r w:rsidR="008D03A3" w:rsidRPr="008D03A3">
              <w:rPr>
                <w:rFonts w:ascii="Arial" w:eastAsiaTheme="minorHAnsi" w:hAnsi="Arial" w:cs="Arial"/>
                <w:kern w:val="2"/>
                <w:sz w:val="22"/>
                <w:szCs w:val="22"/>
                <w14:ligatures w14:val="standardContextual"/>
              </w:rPr>
              <w:t>.</w:t>
            </w:r>
            <w:r>
              <w:rPr>
                <w:rFonts w:ascii="Arial" w:eastAsiaTheme="minorHAnsi" w:hAnsi="Arial" w:cs="Arial"/>
                <w:kern w:val="2"/>
                <w:sz w:val="22"/>
                <w:szCs w:val="22"/>
                <w14:ligatures w14:val="standardContextual"/>
              </w:rPr>
              <w:t>25</w:t>
            </w:r>
          </w:p>
        </w:tc>
        <w:tc>
          <w:tcPr>
            <w:tcW w:w="2127"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71FCF383" w14:textId="10B22F80" w:rsidR="008D03A3" w:rsidRPr="008D03A3" w:rsidRDefault="006B7C6A" w:rsidP="00525609">
            <w:pPr>
              <w:spacing w:after="160" w:line="278" w:lineRule="auto"/>
              <w:jc w:val="center"/>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2</w:t>
            </w:r>
            <w:r w:rsidR="008D03A3" w:rsidRPr="008D03A3">
              <w:rPr>
                <w:rFonts w:ascii="Arial" w:eastAsiaTheme="minorHAnsi" w:hAnsi="Arial" w:cs="Arial"/>
                <w:kern w:val="2"/>
                <w:sz w:val="22"/>
                <w:szCs w:val="22"/>
                <w14:ligatures w14:val="standardContextual"/>
              </w:rPr>
              <w:t>.</w:t>
            </w:r>
            <w:r>
              <w:rPr>
                <w:rFonts w:ascii="Arial" w:eastAsiaTheme="minorHAnsi" w:hAnsi="Arial" w:cs="Arial"/>
                <w:kern w:val="2"/>
                <w:sz w:val="22"/>
                <w:szCs w:val="22"/>
                <w14:ligatures w14:val="standardContextual"/>
              </w:rPr>
              <w:t>00</w:t>
            </w:r>
          </w:p>
        </w:tc>
        <w:tc>
          <w:tcPr>
            <w:tcW w:w="2126"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1016EFC4"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226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5AF8D964"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r>
      <w:tr w:rsidR="008D03A3" w:rsidRPr="008D03A3" w14:paraId="4830CCAB" w14:textId="77777777" w:rsidTr="00525609">
        <w:trPr>
          <w:trHeight w:val="1129"/>
        </w:trPr>
        <w:tc>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288826D"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Mean effect estimate for negative control</w:t>
            </w:r>
          </w:p>
        </w:tc>
        <w:tc>
          <w:tcPr>
            <w:tcW w:w="1559"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6A0046BE"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0.49</w:t>
            </w:r>
          </w:p>
        </w:tc>
        <w:tc>
          <w:tcPr>
            <w:tcW w:w="1985"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27A6DB3D"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1984"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4735826F"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127"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6AD9BCE8"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126"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3E30EF4A"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0.01</w:t>
            </w:r>
          </w:p>
        </w:tc>
        <w:tc>
          <w:tcPr>
            <w:tcW w:w="226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7658D002"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-0.50</w:t>
            </w:r>
          </w:p>
        </w:tc>
      </w:tr>
      <w:tr w:rsidR="008D03A3" w:rsidRPr="008D03A3" w14:paraId="777425DD" w14:textId="77777777" w:rsidTr="00525609">
        <w:trPr>
          <w:trHeight w:val="907"/>
        </w:trPr>
        <w:tc>
          <w:tcPr>
            <w:tcW w:w="183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328A433" w14:textId="77777777" w:rsidR="008D03A3" w:rsidRPr="008D03A3" w:rsidRDefault="008D03A3" w:rsidP="004C3F20">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 of negative control 95% confidence intervals that included 0</w:t>
            </w:r>
          </w:p>
        </w:tc>
        <w:tc>
          <w:tcPr>
            <w:tcW w:w="1559"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192FF778"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w:t>
            </w:r>
          </w:p>
        </w:tc>
        <w:tc>
          <w:tcPr>
            <w:tcW w:w="1985"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6035803F"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97</w:t>
            </w:r>
          </w:p>
        </w:tc>
        <w:tc>
          <w:tcPr>
            <w:tcW w:w="1984"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7F85DFED"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127"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4DEC8EA4"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126"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07291A0D"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268" w:type="dxa"/>
            <w:tcBorders>
              <w:top w:val="single" w:sz="8" w:space="0" w:color="000000"/>
              <w:left w:val="single" w:sz="8" w:space="0" w:color="000000"/>
              <w:bottom w:val="single" w:sz="8" w:space="0" w:color="000000"/>
              <w:right w:val="single" w:sz="8" w:space="0" w:color="000000"/>
            </w:tcBorders>
            <w:tcMar>
              <w:top w:w="216" w:type="dxa"/>
              <w:left w:w="216" w:type="dxa"/>
              <w:bottom w:w="216" w:type="dxa"/>
              <w:right w:w="216" w:type="dxa"/>
            </w:tcMar>
            <w:vAlign w:val="center"/>
            <w:hideMark/>
          </w:tcPr>
          <w:p w14:paraId="4ED90A7C" w14:textId="77777777" w:rsidR="008D03A3" w:rsidRPr="008D03A3" w:rsidRDefault="008D03A3" w:rsidP="00525609">
            <w:pPr>
              <w:spacing w:after="160" w:line="278" w:lineRule="auto"/>
              <w:jc w:val="center"/>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w:t>
            </w:r>
          </w:p>
        </w:tc>
      </w:tr>
    </w:tbl>
    <w:p w14:paraId="65332BD1" w14:textId="1AE41C46" w:rsidR="00EA4147" w:rsidRDefault="00EA4147" w:rsidP="00B07B5C">
      <w:pPr>
        <w:rPr>
          <w:rFonts w:ascii="Arial" w:hAnsi="Arial" w:cs="Arial"/>
          <w:sz w:val="22"/>
          <w:szCs w:val="22"/>
        </w:rPr>
        <w:sectPr w:rsidR="00EA4147" w:rsidSect="002A4F5D">
          <w:pgSz w:w="15840" w:h="12240" w:orient="landscape"/>
          <w:pgMar w:top="720" w:right="720" w:bottom="720" w:left="720" w:header="708" w:footer="708" w:gutter="0"/>
          <w:cols w:space="708"/>
          <w:docGrid w:linePitch="360"/>
        </w:sectPr>
      </w:pPr>
    </w:p>
    <w:p w14:paraId="0545D5A5" w14:textId="24C9B1C6" w:rsidR="00B04881" w:rsidRPr="00A04E99" w:rsidRDefault="00AE41C2" w:rsidP="00C77009">
      <w:pPr>
        <w:pStyle w:val="Bibliography"/>
        <w:rPr>
          <w:rFonts w:ascii="Arial" w:hAnsi="Arial" w:cs="Arial"/>
          <w:b/>
          <w:bCs/>
          <w:sz w:val="28"/>
          <w:szCs w:val="28"/>
        </w:rPr>
      </w:pPr>
      <w:r w:rsidRPr="00A04E99">
        <w:rPr>
          <w:rFonts w:ascii="Arial" w:hAnsi="Arial" w:cs="Arial"/>
          <w:b/>
          <w:bCs/>
          <w:sz w:val="28"/>
          <w:szCs w:val="28"/>
        </w:rPr>
        <w:lastRenderedPageBreak/>
        <w:t>References</w:t>
      </w:r>
    </w:p>
    <w:p w14:paraId="7724EC7B" w14:textId="5A18F063" w:rsidR="002A4F5D" w:rsidRDefault="002A4F5D" w:rsidP="00B07B5C"/>
    <w:p w14:paraId="6FCBC721" w14:textId="77777777" w:rsidR="00995586" w:rsidRPr="00995586" w:rsidRDefault="00995586" w:rsidP="00995586">
      <w:pPr>
        <w:pStyle w:val="Bibliography"/>
        <w:rPr>
          <w:rFonts w:ascii="Arial" w:hAnsi="Arial" w:cs="Arial"/>
          <w:sz w:val="22"/>
          <w:lang w:val="en-US"/>
        </w:rPr>
      </w:pPr>
      <w:r>
        <w:rPr>
          <w:rFonts w:ascii="Arial" w:hAnsi="Arial" w:cs="Arial"/>
          <w:sz w:val="22"/>
          <w:szCs w:val="22"/>
        </w:rPr>
        <w:fldChar w:fldCharType="begin"/>
      </w:r>
      <w:r>
        <w:rPr>
          <w:rFonts w:ascii="Arial" w:hAnsi="Arial" w:cs="Arial"/>
          <w:sz w:val="22"/>
          <w:szCs w:val="22"/>
        </w:rPr>
        <w:instrText xml:space="preserve"> ADDIN ZOTERO_BIBL {"uncited":[],"omitted":[],"custom":[]} CSL_BIBLIOGRAPHY </w:instrText>
      </w:r>
      <w:r>
        <w:rPr>
          <w:rFonts w:ascii="Arial" w:hAnsi="Arial" w:cs="Arial"/>
          <w:sz w:val="22"/>
          <w:szCs w:val="22"/>
        </w:rPr>
        <w:fldChar w:fldCharType="separate"/>
      </w:r>
      <w:r w:rsidRPr="00995586">
        <w:rPr>
          <w:rFonts w:ascii="Arial" w:hAnsi="Arial" w:cs="Arial"/>
          <w:sz w:val="22"/>
          <w:lang w:val="en-US"/>
        </w:rPr>
        <w:t>[1]</w:t>
      </w:r>
      <w:r w:rsidRPr="00995586">
        <w:rPr>
          <w:rFonts w:ascii="Arial" w:hAnsi="Arial" w:cs="Arial"/>
          <w:sz w:val="22"/>
          <w:lang w:val="en-US"/>
        </w:rPr>
        <w:tab/>
        <w:t xml:space="preserve">M. Lipsitch, E. Tchetgen Tchetgen, and T. Cohen, “Negative Controls: A Tool for Detecting Confounding and Bias in Observational Studies,” </w:t>
      </w:r>
      <w:r w:rsidRPr="00995586">
        <w:rPr>
          <w:rFonts w:ascii="Arial" w:hAnsi="Arial" w:cs="Arial"/>
          <w:i/>
          <w:iCs/>
          <w:sz w:val="22"/>
          <w:lang w:val="en-US"/>
        </w:rPr>
        <w:t>Epidemiology</w:t>
      </w:r>
      <w:r w:rsidRPr="00995586">
        <w:rPr>
          <w:rFonts w:ascii="Arial" w:hAnsi="Arial" w:cs="Arial"/>
          <w:sz w:val="22"/>
          <w:lang w:val="en-US"/>
        </w:rPr>
        <w:t>, vol. 21, no. 3, pp. 383–388, May 2010, doi: 10.1097/ede.0b013e3181d61eeb.</w:t>
      </w:r>
    </w:p>
    <w:p w14:paraId="77A32583"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[2]</w:t>
      </w:r>
      <w:r w:rsidRPr="00995586">
        <w:rPr>
          <w:rFonts w:ascii="Arial" w:hAnsi="Arial" w:cs="Arial"/>
          <w:sz w:val="22"/>
          <w:lang w:val="en-US"/>
        </w:rPr>
        <w:tab/>
        <w:t xml:space="preserve">Timothy Lash, Tyler J. VanderWeele, Sebastien Haneuse, Kenneth J. Rothman, </w:t>
      </w:r>
      <w:r w:rsidRPr="00995586">
        <w:rPr>
          <w:rFonts w:ascii="Arial" w:hAnsi="Arial" w:cs="Arial"/>
          <w:i/>
          <w:iCs/>
          <w:sz w:val="22"/>
          <w:lang w:val="en-US"/>
        </w:rPr>
        <w:t>Modern Epidemiology</w:t>
      </w:r>
      <w:r w:rsidRPr="00995586">
        <w:rPr>
          <w:rFonts w:ascii="Arial" w:hAnsi="Arial" w:cs="Arial"/>
          <w:sz w:val="22"/>
          <w:lang w:val="en-US"/>
        </w:rPr>
        <w:t xml:space="preserve">. </w:t>
      </w:r>
    </w:p>
    <w:p w14:paraId="48E2FB6A"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[3]</w:t>
      </w:r>
      <w:r w:rsidRPr="00995586">
        <w:rPr>
          <w:rFonts w:ascii="Arial" w:hAnsi="Arial" w:cs="Arial"/>
          <w:sz w:val="22"/>
          <w:lang w:val="en-US"/>
        </w:rPr>
        <w:tab/>
        <w:t xml:space="preserve">X. Shi, W. Miao, and E. T. Tchetgen, “A Selective Review of Negative Control Methods in Epidemiology,” </w:t>
      </w:r>
      <w:r w:rsidRPr="00995586">
        <w:rPr>
          <w:rFonts w:ascii="Arial" w:hAnsi="Arial" w:cs="Arial"/>
          <w:i/>
          <w:iCs/>
          <w:sz w:val="22"/>
          <w:lang w:val="en-US"/>
        </w:rPr>
        <w:t>Curr Epidemiol Rep</w:t>
      </w:r>
      <w:r w:rsidRPr="00995586">
        <w:rPr>
          <w:rFonts w:ascii="Arial" w:hAnsi="Arial" w:cs="Arial"/>
          <w:sz w:val="22"/>
          <w:lang w:val="en-US"/>
        </w:rPr>
        <w:t>, vol. 7, no. 4, pp. 190–202, Dec. 2020, doi: 10.1007/s40471-020-00243-4.</w:t>
      </w:r>
    </w:p>
    <w:p w14:paraId="46D3EFD8"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[4]</w:t>
      </w:r>
      <w:r w:rsidRPr="00995586">
        <w:rPr>
          <w:rFonts w:ascii="Arial" w:hAnsi="Arial" w:cs="Arial"/>
          <w:sz w:val="22"/>
          <w:lang w:val="en-US"/>
        </w:rPr>
        <w:tab/>
        <w:t xml:space="preserve">J. K. Hu, E. J. Tchetgen Tchetgen, and F. Dominici, “Using negative controls to adjust for unmeasured confounding bias in time series studies,” </w:t>
      </w:r>
      <w:r w:rsidRPr="00995586">
        <w:rPr>
          <w:rFonts w:ascii="Arial" w:hAnsi="Arial" w:cs="Arial"/>
          <w:i/>
          <w:iCs/>
          <w:sz w:val="22"/>
          <w:lang w:val="en-US"/>
        </w:rPr>
        <w:t>Nat Rev Methods Primers</w:t>
      </w:r>
      <w:r w:rsidRPr="00995586">
        <w:rPr>
          <w:rFonts w:ascii="Arial" w:hAnsi="Arial" w:cs="Arial"/>
          <w:sz w:val="22"/>
          <w:lang w:val="en-US"/>
        </w:rPr>
        <w:t>, vol. 3, no. 1, p. 66, Aug. 2023, doi: 10.1038/s43586-023-00249-4.</w:t>
      </w:r>
    </w:p>
    <w:p w14:paraId="4BA4FF3E"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[5]</w:t>
      </w:r>
      <w:r w:rsidRPr="00995586">
        <w:rPr>
          <w:rFonts w:ascii="Arial" w:hAnsi="Arial" w:cs="Arial"/>
          <w:sz w:val="22"/>
          <w:lang w:val="en-US"/>
        </w:rPr>
        <w:tab/>
        <w:t xml:space="preserve">M. G. Weisskopf, E. J. Tchetgen Tchetgen, and R. Raz, “Commentary: On the Use of Imperfect Negative Control Exposures in Epidemiologic Studies,” </w:t>
      </w:r>
      <w:r w:rsidRPr="00995586">
        <w:rPr>
          <w:rFonts w:ascii="Arial" w:hAnsi="Arial" w:cs="Arial"/>
          <w:i/>
          <w:iCs/>
          <w:sz w:val="22"/>
          <w:lang w:val="en-US"/>
        </w:rPr>
        <w:t>Epidemiology</w:t>
      </w:r>
      <w:r w:rsidRPr="00995586">
        <w:rPr>
          <w:rFonts w:ascii="Arial" w:hAnsi="Arial" w:cs="Arial"/>
          <w:sz w:val="22"/>
          <w:lang w:val="en-US"/>
        </w:rPr>
        <w:t>, vol. 27, no. 3, pp. 365–367, May 2016, doi: 10.1097/ede.0000000000000454.</w:t>
      </w:r>
    </w:p>
    <w:p w14:paraId="13E0DC32"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[6]</w:t>
      </w:r>
      <w:r w:rsidRPr="00995586">
        <w:rPr>
          <w:rFonts w:ascii="Arial" w:hAnsi="Arial" w:cs="Arial"/>
          <w:sz w:val="22"/>
          <w:lang w:val="en-US"/>
        </w:rPr>
        <w:tab/>
        <w:t xml:space="preserve">M. G. Weisskopf, M.-A. Kioumourtzoglou, and A. L. Roberts, “Air Pollution and Autism Spectrum Disorders: Causal or Confounded?,” </w:t>
      </w:r>
      <w:r w:rsidRPr="00995586">
        <w:rPr>
          <w:rFonts w:ascii="Arial" w:hAnsi="Arial" w:cs="Arial"/>
          <w:i/>
          <w:iCs/>
          <w:sz w:val="22"/>
          <w:lang w:val="en-US"/>
        </w:rPr>
        <w:t>Curr Envir Health Rpt</w:t>
      </w:r>
      <w:r w:rsidRPr="00995586">
        <w:rPr>
          <w:rFonts w:ascii="Arial" w:hAnsi="Arial" w:cs="Arial"/>
          <w:sz w:val="22"/>
          <w:lang w:val="en-US"/>
        </w:rPr>
        <w:t>, vol. 2, no. 4, pp. 430–439, Dec. 2015, doi: 10.1007/s40572-015-0073-9.</w:t>
      </w:r>
    </w:p>
    <w:p w14:paraId="346C2881"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[7]</w:t>
      </w:r>
      <w:r w:rsidRPr="00995586">
        <w:rPr>
          <w:rFonts w:ascii="Arial" w:hAnsi="Arial" w:cs="Arial"/>
          <w:sz w:val="22"/>
          <w:lang w:val="en-US"/>
        </w:rPr>
        <w:tab/>
        <w:t xml:space="preserve">H. Elser </w:t>
      </w:r>
      <w:r w:rsidRPr="00995586">
        <w:rPr>
          <w:rFonts w:ascii="Arial" w:hAnsi="Arial" w:cs="Arial"/>
          <w:i/>
          <w:iCs/>
          <w:sz w:val="22"/>
          <w:lang w:val="en-US"/>
        </w:rPr>
        <w:t>et al.</w:t>
      </w:r>
      <w:r w:rsidRPr="00995586">
        <w:rPr>
          <w:rFonts w:ascii="Arial" w:hAnsi="Arial" w:cs="Arial"/>
          <w:sz w:val="22"/>
          <w:lang w:val="en-US"/>
        </w:rPr>
        <w:t xml:space="preserve">, “Anomalously warm weather and acute care visits in patients with multiple sclerosis: A retrospective study of privately insured individuals in the US,” </w:t>
      </w:r>
      <w:r w:rsidRPr="00995586">
        <w:rPr>
          <w:rFonts w:ascii="Arial" w:hAnsi="Arial" w:cs="Arial"/>
          <w:i/>
          <w:iCs/>
          <w:sz w:val="22"/>
          <w:lang w:val="en-US"/>
        </w:rPr>
        <w:t>PLoS Med</w:t>
      </w:r>
      <w:r w:rsidRPr="00995586">
        <w:rPr>
          <w:rFonts w:ascii="Arial" w:hAnsi="Arial" w:cs="Arial"/>
          <w:sz w:val="22"/>
          <w:lang w:val="en-US"/>
        </w:rPr>
        <w:t>, vol. 18, no. 4, p. e1003580, Apr. 2021, doi: 10.1371/journal.pmed.1003580.</w:t>
      </w:r>
    </w:p>
    <w:p w14:paraId="345ABB80"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[8]</w:t>
      </w:r>
      <w:r w:rsidRPr="00995586">
        <w:rPr>
          <w:rFonts w:ascii="Arial" w:hAnsi="Arial" w:cs="Arial"/>
          <w:sz w:val="22"/>
          <w:lang w:val="en-US"/>
        </w:rPr>
        <w:tab/>
        <w:t xml:space="preserve">X. Wu, F. Mealli, M.-A. Kioumourtzoglou, F. Dominici, and D. Braun, “Matching on Generalized Propensity Scores with Continuous Exposures,” </w:t>
      </w:r>
      <w:r w:rsidRPr="00995586">
        <w:rPr>
          <w:rFonts w:ascii="Arial" w:hAnsi="Arial" w:cs="Arial"/>
          <w:i/>
          <w:iCs/>
          <w:sz w:val="22"/>
          <w:lang w:val="en-US"/>
        </w:rPr>
        <w:t>Journal of the American Statistical Association</w:t>
      </w:r>
      <w:r w:rsidRPr="00995586">
        <w:rPr>
          <w:rFonts w:ascii="Arial" w:hAnsi="Arial" w:cs="Arial"/>
          <w:sz w:val="22"/>
          <w:lang w:val="en-US"/>
        </w:rPr>
        <w:t>, vol. 119, no. 545, pp. 757–772, Jan. 2024, doi: 10.1080/01621459.2022.2144737.</w:t>
      </w:r>
    </w:p>
    <w:p w14:paraId="17D7E0CA"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[9]</w:t>
      </w:r>
      <w:r w:rsidRPr="00995586">
        <w:rPr>
          <w:rFonts w:ascii="Arial" w:hAnsi="Arial" w:cs="Arial"/>
          <w:sz w:val="22"/>
          <w:lang w:val="en-US"/>
        </w:rPr>
        <w:tab/>
        <w:t xml:space="preserve">K. E. Rudolph, N. T. Williams, C. H. Miles, J. Antonelli, and I. Diaz, “All models are wrong, but which are useful? Comparing parametric and nonparametric estimation of causal effects in finite samples,” </w:t>
      </w:r>
      <w:r w:rsidRPr="00995586">
        <w:rPr>
          <w:rFonts w:ascii="Arial" w:hAnsi="Arial" w:cs="Arial"/>
          <w:i/>
          <w:iCs/>
          <w:sz w:val="22"/>
          <w:lang w:val="en-US"/>
        </w:rPr>
        <w:t>Journal of Causal Inference</w:t>
      </w:r>
      <w:r w:rsidRPr="00995586">
        <w:rPr>
          <w:rFonts w:ascii="Arial" w:hAnsi="Arial" w:cs="Arial"/>
          <w:sz w:val="22"/>
          <w:lang w:val="en-US"/>
        </w:rPr>
        <w:t>, vol. 11, no. 1, p. 20230022, Nov. 2023, doi: 10.1515/jci-2023-0022.</w:t>
      </w:r>
    </w:p>
    <w:p w14:paraId="4FD75D34"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[10]</w:t>
      </w:r>
      <w:r w:rsidRPr="00995586">
        <w:rPr>
          <w:rFonts w:ascii="Arial" w:hAnsi="Arial" w:cs="Arial"/>
          <w:sz w:val="22"/>
          <w:lang w:val="en-US"/>
        </w:rPr>
        <w:tab/>
        <w:t xml:space="preserve">M. J. Van Der Laan and D. Rubin, “Targeted Maximum Likelihood Learning,” </w:t>
      </w:r>
      <w:r w:rsidRPr="00995586">
        <w:rPr>
          <w:rFonts w:ascii="Arial" w:hAnsi="Arial" w:cs="Arial"/>
          <w:i/>
          <w:iCs/>
          <w:sz w:val="22"/>
          <w:lang w:val="en-US"/>
        </w:rPr>
        <w:t>The International Journal of Biostatistics</w:t>
      </w:r>
      <w:r w:rsidRPr="00995586">
        <w:rPr>
          <w:rFonts w:ascii="Arial" w:hAnsi="Arial" w:cs="Arial"/>
          <w:sz w:val="22"/>
          <w:lang w:val="en-US"/>
        </w:rPr>
        <w:t>, vol. 2, no. 1, Jan. 2006, doi: 10.2202/1557-4679.1043.</w:t>
      </w:r>
    </w:p>
    <w:p w14:paraId="141F7A19"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[11]</w:t>
      </w:r>
      <w:r w:rsidRPr="00995586">
        <w:rPr>
          <w:rFonts w:ascii="Arial" w:hAnsi="Arial" w:cs="Arial"/>
          <w:sz w:val="22"/>
          <w:lang w:val="en-US"/>
        </w:rPr>
        <w:tab/>
        <w:t xml:space="preserve">S. Lehrer, S. Green, and K. E. Rosenzweig, “Affluence and Breast Cancer,” </w:t>
      </w:r>
      <w:r w:rsidRPr="00995586">
        <w:rPr>
          <w:rFonts w:ascii="Arial" w:hAnsi="Arial" w:cs="Arial"/>
          <w:i/>
          <w:iCs/>
          <w:sz w:val="22"/>
          <w:lang w:val="en-US"/>
        </w:rPr>
        <w:t>Breast J</w:t>
      </w:r>
      <w:r w:rsidRPr="00995586">
        <w:rPr>
          <w:rFonts w:ascii="Arial" w:hAnsi="Arial" w:cs="Arial"/>
          <w:sz w:val="22"/>
          <w:lang w:val="en-US"/>
        </w:rPr>
        <w:t>, vol. 22, no. 5, pp. 564–567, Sep. 2016, doi: 10.1111/tbj.12630.</w:t>
      </w:r>
    </w:p>
    <w:p w14:paraId="169BBB45"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[12]</w:t>
      </w:r>
      <w:r w:rsidRPr="00995586">
        <w:rPr>
          <w:rFonts w:ascii="Arial" w:hAnsi="Arial" w:cs="Arial"/>
          <w:sz w:val="22"/>
          <w:lang w:val="en-US"/>
        </w:rPr>
        <w:tab/>
        <w:t xml:space="preserve">W. J. Mackillop, J. Zhang-Salomons, C. J. Boyd, and P. A. Groome, “Associations between community income and cancer incidence in Canada and the United States,” </w:t>
      </w:r>
      <w:r w:rsidRPr="00995586">
        <w:rPr>
          <w:rFonts w:ascii="Arial" w:hAnsi="Arial" w:cs="Arial"/>
          <w:i/>
          <w:iCs/>
          <w:sz w:val="22"/>
          <w:lang w:val="en-US"/>
        </w:rPr>
        <w:t>Cancer</w:t>
      </w:r>
      <w:r w:rsidRPr="00995586">
        <w:rPr>
          <w:rFonts w:ascii="Arial" w:hAnsi="Arial" w:cs="Arial"/>
          <w:sz w:val="22"/>
          <w:lang w:val="en-US"/>
        </w:rPr>
        <w:t>, vol. 89, no. 4, pp. 901–912, Aug. 2000, doi: 10.1002/1097-0142(20000815)89:4&lt;901::AID-CNCR25&gt;3.0.CO;2-I.</w:t>
      </w:r>
    </w:p>
    <w:p w14:paraId="6F6C03A8"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[13]</w:t>
      </w:r>
      <w:r w:rsidRPr="00995586">
        <w:rPr>
          <w:rFonts w:ascii="Arial" w:hAnsi="Arial" w:cs="Arial"/>
          <w:sz w:val="22"/>
          <w:lang w:val="en-US"/>
        </w:rPr>
        <w:tab/>
        <w:t xml:space="preserve">B. F. Arnold, A. Ercumen, J. Benjamin-Chung, and J. M. Colford, “Brief Report: Negative Controls to Detect Selection Bias and Measurement Bias in Epidemiologic Studies,” </w:t>
      </w:r>
      <w:r w:rsidRPr="00995586">
        <w:rPr>
          <w:rFonts w:ascii="Arial" w:hAnsi="Arial" w:cs="Arial"/>
          <w:i/>
          <w:iCs/>
          <w:sz w:val="22"/>
          <w:lang w:val="en-US"/>
        </w:rPr>
        <w:t>Epidemiology</w:t>
      </w:r>
      <w:r w:rsidRPr="00995586">
        <w:rPr>
          <w:rFonts w:ascii="Arial" w:hAnsi="Arial" w:cs="Arial"/>
          <w:sz w:val="22"/>
          <w:lang w:val="en-US"/>
        </w:rPr>
        <w:t>, vol. 27, no. 5, pp. 637–641, Sep. 2016, doi: 10.1097/EDE.0000000000000504.</w:t>
      </w:r>
    </w:p>
    <w:p w14:paraId="1DD529B6"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[14]</w:t>
      </w:r>
      <w:r w:rsidRPr="00995586">
        <w:rPr>
          <w:rFonts w:ascii="Arial" w:hAnsi="Arial" w:cs="Arial"/>
          <w:sz w:val="22"/>
          <w:lang w:val="en-US"/>
        </w:rPr>
        <w:tab/>
        <w:t xml:space="preserve">W. D. Flanders, “Negative-Control Exposures: Adjusting for Unmeasured and Measured Confounders With Bounds for Remaining Bias,” </w:t>
      </w:r>
      <w:r w:rsidRPr="00995586">
        <w:rPr>
          <w:rFonts w:ascii="Arial" w:hAnsi="Arial" w:cs="Arial"/>
          <w:i/>
          <w:iCs/>
          <w:sz w:val="22"/>
          <w:lang w:val="en-US"/>
        </w:rPr>
        <w:t>Epidemiology</w:t>
      </w:r>
      <w:r w:rsidRPr="00995586">
        <w:rPr>
          <w:rFonts w:ascii="Arial" w:hAnsi="Arial" w:cs="Arial"/>
          <w:sz w:val="22"/>
          <w:lang w:val="en-US"/>
        </w:rPr>
        <w:t>, vol. 34, no. 6, pp. 850–853, Nov. 2023, doi: 10.1097/EDE.0000000000001650.</w:t>
      </w:r>
    </w:p>
    <w:p w14:paraId="15ADF154"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[15]</w:t>
      </w:r>
      <w:r w:rsidRPr="00995586">
        <w:rPr>
          <w:rFonts w:ascii="Arial" w:hAnsi="Arial" w:cs="Arial"/>
          <w:sz w:val="22"/>
          <w:lang w:val="en-US"/>
        </w:rPr>
        <w:tab/>
        <w:t xml:space="preserve">W. D. Flanders </w:t>
      </w:r>
      <w:r w:rsidRPr="00995586">
        <w:rPr>
          <w:rFonts w:ascii="Arial" w:hAnsi="Arial" w:cs="Arial"/>
          <w:i/>
          <w:iCs/>
          <w:sz w:val="22"/>
          <w:lang w:val="en-US"/>
        </w:rPr>
        <w:t>et al.</w:t>
      </w:r>
      <w:r w:rsidRPr="00995586">
        <w:rPr>
          <w:rFonts w:ascii="Arial" w:hAnsi="Arial" w:cs="Arial"/>
          <w:sz w:val="22"/>
          <w:lang w:val="en-US"/>
        </w:rPr>
        <w:t xml:space="preserve">, “A Method for Detection of Residual Confounding in Time-series and Other Observational Studies,” </w:t>
      </w:r>
      <w:r w:rsidRPr="00995586">
        <w:rPr>
          <w:rFonts w:ascii="Arial" w:hAnsi="Arial" w:cs="Arial"/>
          <w:i/>
          <w:iCs/>
          <w:sz w:val="22"/>
          <w:lang w:val="en-US"/>
        </w:rPr>
        <w:t>Epidemiology</w:t>
      </w:r>
      <w:r w:rsidRPr="00995586">
        <w:rPr>
          <w:rFonts w:ascii="Arial" w:hAnsi="Arial" w:cs="Arial"/>
          <w:sz w:val="22"/>
          <w:lang w:val="en-US"/>
        </w:rPr>
        <w:t>, vol. 22, no. 1, pp. 59–67, Jan. 2011, doi: 10.1097/EDE.0b013e3181fdcabe.</w:t>
      </w:r>
    </w:p>
    <w:p w14:paraId="4D0FDE8F"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lastRenderedPageBreak/>
        <w:t>[16]</w:t>
      </w:r>
      <w:r w:rsidRPr="00995586">
        <w:rPr>
          <w:rFonts w:ascii="Arial" w:hAnsi="Arial" w:cs="Arial"/>
          <w:sz w:val="22"/>
          <w:lang w:val="en-US"/>
        </w:rPr>
        <w:tab/>
        <w:t xml:space="preserve">J. Schwartz, K. Fong, and A. Zanobetti, “A National Multicity Analysis of the Causal Effect of Local Pollution, NO2, and PM2.5 on Mortality,” </w:t>
      </w:r>
      <w:r w:rsidRPr="00995586">
        <w:rPr>
          <w:rFonts w:ascii="Arial" w:hAnsi="Arial" w:cs="Arial"/>
          <w:i/>
          <w:iCs/>
          <w:sz w:val="22"/>
          <w:lang w:val="en-US"/>
        </w:rPr>
        <w:t>Environ Health Perspect</w:t>
      </w:r>
      <w:r w:rsidRPr="00995586">
        <w:rPr>
          <w:rFonts w:ascii="Arial" w:hAnsi="Arial" w:cs="Arial"/>
          <w:sz w:val="22"/>
          <w:lang w:val="en-US"/>
        </w:rPr>
        <w:t>, vol. 126, no. 8, p. 087004, Aug. 2018, doi: 10.1289/EHP2732.</w:t>
      </w:r>
    </w:p>
    <w:p w14:paraId="74D9F2E1"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[17]</w:t>
      </w:r>
      <w:r w:rsidRPr="00995586">
        <w:rPr>
          <w:rFonts w:ascii="Arial" w:hAnsi="Arial" w:cs="Arial"/>
          <w:sz w:val="22"/>
          <w:lang w:val="en-US"/>
        </w:rPr>
        <w:tab/>
        <w:t xml:space="preserve">J. Schwartz, M.-A. Bind, and P. Koutrakis, “Estimating Causal Effects of Local Air Pollution on Daily Deaths: Effect of Low Levels,” </w:t>
      </w:r>
      <w:r w:rsidRPr="00995586">
        <w:rPr>
          <w:rFonts w:ascii="Arial" w:hAnsi="Arial" w:cs="Arial"/>
          <w:i/>
          <w:iCs/>
          <w:sz w:val="22"/>
          <w:lang w:val="en-US"/>
        </w:rPr>
        <w:t>Environ Health Perspect</w:t>
      </w:r>
      <w:r w:rsidRPr="00995586">
        <w:rPr>
          <w:rFonts w:ascii="Arial" w:hAnsi="Arial" w:cs="Arial"/>
          <w:sz w:val="22"/>
          <w:lang w:val="en-US"/>
        </w:rPr>
        <w:t>, vol. 125, no. 1, pp. 23–29, Jan. 2017, doi: 10.1289/EHP232.</w:t>
      </w:r>
    </w:p>
    <w:p w14:paraId="6847A742"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[18]</w:t>
      </w:r>
      <w:r w:rsidRPr="00995586">
        <w:rPr>
          <w:rFonts w:ascii="Arial" w:hAnsi="Arial" w:cs="Arial"/>
          <w:sz w:val="22"/>
          <w:lang w:val="en-US"/>
        </w:rPr>
        <w:tab/>
        <w:t xml:space="preserve">R. A. Liu, Y. Wei, X. Qiu, A. Kosheleva, and J. D. Schwartz, “Short term exposure to air pollution and mortality in the US: a double negative control analysis,” </w:t>
      </w:r>
      <w:r w:rsidRPr="00995586">
        <w:rPr>
          <w:rFonts w:ascii="Arial" w:hAnsi="Arial" w:cs="Arial"/>
          <w:i/>
          <w:iCs/>
          <w:sz w:val="22"/>
          <w:lang w:val="en-US"/>
        </w:rPr>
        <w:t>Environ Health</w:t>
      </w:r>
      <w:r w:rsidRPr="00995586">
        <w:rPr>
          <w:rFonts w:ascii="Arial" w:hAnsi="Arial" w:cs="Arial"/>
          <w:sz w:val="22"/>
          <w:lang w:val="en-US"/>
        </w:rPr>
        <w:t>, vol. 21, no. 1, p. 81, Sep. 2022, doi: 10.1186/s12940-022-00886-4.</w:t>
      </w:r>
    </w:p>
    <w:p w14:paraId="1FE8830B"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[19]</w:t>
      </w:r>
      <w:r w:rsidRPr="00995586">
        <w:rPr>
          <w:rFonts w:ascii="Arial" w:hAnsi="Arial" w:cs="Arial"/>
          <w:sz w:val="22"/>
          <w:lang w:val="en-US"/>
        </w:rPr>
        <w:tab/>
        <w:t xml:space="preserve">H. Elser </w:t>
      </w:r>
      <w:r w:rsidRPr="00995586">
        <w:rPr>
          <w:rFonts w:ascii="Arial" w:hAnsi="Arial" w:cs="Arial"/>
          <w:i/>
          <w:iCs/>
          <w:sz w:val="22"/>
          <w:lang w:val="en-US"/>
        </w:rPr>
        <w:t>et al.</w:t>
      </w:r>
      <w:r w:rsidRPr="00995586">
        <w:rPr>
          <w:rFonts w:ascii="Arial" w:hAnsi="Arial" w:cs="Arial"/>
          <w:sz w:val="22"/>
          <w:lang w:val="en-US"/>
        </w:rPr>
        <w:t>, “Wildfire smoke exposure and emergency department visits for headache: A case</w:t>
      </w:r>
      <w:r w:rsidRPr="00995586">
        <w:rPr>
          <w:rFonts w:ascii="Cambria Math" w:hAnsi="Cambria Math" w:cs="Cambria Math"/>
          <w:sz w:val="22"/>
          <w:lang w:val="en-US"/>
        </w:rPr>
        <w:t>‐</w:t>
      </w:r>
      <w:r w:rsidRPr="00995586">
        <w:rPr>
          <w:rFonts w:ascii="Arial" w:hAnsi="Arial" w:cs="Arial"/>
          <w:sz w:val="22"/>
          <w:lang w:val="en-US"/>
        </w:rPr>
        <w:t xml:space="preserve">crossover analysis in California, 2006–2020,” </w:t>
      </w:r>
      <w:r w:rsidRPr="00995586">
        <w:rPr>
          <w:rFonts w:ascii="Arial" w:hAnsi="Arial" w:cs="Arial"/>
          <w:i/>
          <w:iCs/>
          <w:sz w:val="22"/>
          <w:lang w:val="en-US"/>
        </w:rPr>
        <w:t>Headache</w:t>
      </w:r>
      <w:r w:rsidRPr="00995586">
        <w:rPr>
          <w:rFonts w:ascii="Arial" w:hAnsi="Arial" w:cs="Arial"/>
          <w:sz w:val="22"/>
          <w:lang w:val="en-US"/>
        </w:rPr>
        <w:t>, vol. 63, no. 1, pp. 94–103, Jan. 2023, doi: 10.1111/head.14442.</w:t>
      </w:r>
    </w:p>
    <w:p w14:paraId="35F7FE56" w14:textId="77777777" w:rsidR="00995586" w:rsidRPr="00995586" w:rsidRDefault="00995586" w:rsidP="00995586">
      <w:pPr>
        <w:pStyle w:val="Bibliography"/>
        <w:rPr>
          <w:rFonts w:ascii="Arial" w:hAnsi="Arial" w:cs="Arial"/>
          <w:sz w:val="22"/>
          <w:lang w:val="en-US"/>
        </w:rPr>
      </w:pPr>
      <w:r w:rsidRPr="00995586">
        <w:rPr>
          <w:rFonts w:ascii="Arial" w:hAnsi="Arial" w:cs="Arial"/>
          <w:sz w:val="22"/>
          <w:lang w:val="en-US"/>
        </w:rPr>
        <w:t>[20]</w:t>
      </w:r>
      <w:r w:rsidRPr="00995586">
        <w:rPr>
          <w:rFonts w:ascii="Arial" w:hAnsi="Arial" w:cs="Arial"/>
          <w:sz w:val="22"/>
          <w:lang w:val="en-US"/>
        </w:rPr>
        <w:tab/>
        <w:t xml:space="preserve">K. L. Hoffman </w:t>
      </w:r>
      <w:r w:rsidRPr="00995586">
        <w:rPr>
          <w:rFonts w:ascii="Arial" w:hAnsi="Arial" w:cs="Arial"/>
          <w:i/>
          <w:iCs/>
          <w:sz w:val="22"/>
          <w:lang w:val="en-US"/>
        </w:rPr>
        <w:t>et al.</w:t>
      </w:r>
      <w:r w:rsidRPr="00995586">
        <w:rPr>
          <w:rFonts w:ascii="Arial" w:hAnsi="Arial" w:cs="Arial"/>
          <w:sz w:val="22"/>
          <w:lang w:val="en-US"/>
        </w:rPr>
        <w:t xml:space="preserve">, “Independent and joint contributions of physical disability and chronic pain to incident opioid use disorder and opioid overdose among Medicaid patients,” </w:t>
      </w:r>
      <w:r w:rsidRPr="00995586">
        <w:rPr>
          <w:rFonts w:ascii="Arial" w:hAnsi="Arial" w:cs="Arial"/>
          <w:i/>
          <w:iCs/>
          <w:sz w:val="22"/>
          <w:lang w:val="en-US"/>
        </w:rPr>
        <w:t>Psychol. Med.</w:t>
      </w:r>
      <w:r w:rsidRPr="00995586">
        <w:rPr>
          <w:rFonts w:ascii="Arial" w:hAnsi="Arial" w:cs="Arial"/>
          <w:sz w:val="22"/>
          <w:lang w:val="en-US"/>
        </w:rPr>
        <w:t>, vol. 54, no. 7, pp. 1419–1430, May 2024, doi: 10.1017/S003329172300332X.</w:t>
      </w:r>
    </w:p>
    <w:p w14:paraId="4A822AC5" w14:textId="65A2CAB7" w:rsidR="00F77F0F" w:rsidRPr="00FF409C" w:rsidRDefault="00995586" w:rsidP="00B07B5C">
      <w:pPr>
        <w:rPr>
          <w:rFonts w:ascii="Arial" w:hAnsi="Arial" w:cs="Arial"/>
          <w:sz w:val="22"/>
          <w:szCs w:val="22"/>
        </w:rPr>
      </w:pPr>
      <w:r>
        <w:rPr>
          <w:rFonts w:ascii="Arial" w:hAnsi="Arial" w:cs="Arial"/>
          <w:sz w:val="22"/>
          <w:szCs w:val="22"/>
        </w:rPr>
        <w:fldChar w:fldCharType="end"/>
      </w:r>
    </w:p>
    <w:sectPr w:rsidR="00F77F0F" w:rsidRPr="00FF409C" w:rsidSect="009A1C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F0190"/>
    <w:multiLevelType w:val="hybridMultilevel"/>
    <w:tmpl w:val="7AA0A706"/>
    <w:lvl w:ilvl="0" w:tplc="D0E45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253E8A"/>
    <w:multiLevelType w:val="hybridMultilevel"/>
    <w:tmpl w:val="451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0B4FB9"/>
    <w:multiLevelType w:val="hybridMultilevel"/>
    <w:tmpl w:val="73D430E0"/>
    <w:lvl w:ilvl="0" w:tplc="1BE0D29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972710">
    <w:abstractNumId w:val="1"/>
  </w:num>
  <w:num w:numId="2" w16cid:durableId="1762918662">
    <w:abstractNumId w:val="0"/>
  </w:num>
  <w:num w:numId="3" w16cid:durableId="531840631">
    <w:abstractNumId w:val="2"/>
  </w:num>
  <w:num w:numId="4" w16cid:durableId="17810274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5C"/>
    <w:rsid w:val="00000C69"/>
    <w:rsid w:val="00001391"/>
    <w:rsid w:val="00001562"/>
    <w:rsid w:val="00001960"/>
    <w:rsid w:val="00003092"/>
    <w:rsid w:val="0000376D"/>
    <w:rsid w:val="0000606F"/>
    <w:rsid w:val="00011707"/>
    <w:rsid w:val="00011CEB"/>
    <w:rsid w:val="000128DA"/>
    <w:rsid w:val="00013E71"/>
    <w:rsid w:val="00013F03"/>
    <w:rsid w:val="00017A73"/>
    <w:rsid w:val="00020FD3"/>
    <w:rsid w:val="00024726"/>
    <w:rsid w:val="000249A4"/>
    <w:rsid w:val="00025D68"/>
    <w:rsid w:val="000263DB"/>
    <w:rsid w:val="00030F44"/>
    <w:rsid w:val="00031E15"/>
    <w:rsid w:val="00032545"/>
    <w:rsid w:val="00032A6A"/>
    <w:rsid w:val="00033B9C"/>
    <w:rsid w:val="000341C1"/>
    <w:rsid w:val="00034DEA"/>
    <w:rsid w:val="00035864"/>
    <w:rsid w:val="000401D8"/>
    <w:rsid w:val="00040545"/>
    <w:rsid w:val="0004370E"/>
    <w:rsid w:val="00044261"/>
    <w:rsid w:val="00045C14"/>
    <w:rsid w:val="00045D09"/>
    <w:rsid w:val="000472C5"/>
    <w:rsid w:val="00047C06"/>
    <w:rsid w:val="000501EF"/>
    <w:rsid w:val="00050DC7"/>
    <w:rsid w:val="00051BF3"/>
    <w:rsid w:val="00052D1F"/>
    <w:rsid w:val="00055164"/>
    <w:rsid w:val="00055ACA"/>
    <w:rsid w:val="00056203"/>
    <w:rsid w:val="0005733C"/>
    <w:rsid w:val="00061C8F"/>
    <w:rsid w:val="00062092"/>
    <w:rsid w:val="000627FA"/>
    <w:rsid w:val="0006286B"/>
    <w:rsid w:val="0006433D"/>
    <w:rsid w:val="00064FE6"/>
    <w:rsid w:val="000650F8"/>
    <w:rsid w:val="00065369"/>
    <w:rsid w:val="000667D1"/>
    <w:rsid w:val="00067C45"/>
    <w:rsid w:val="00071AF2"/>
    <w:rsid w:val="00072BDF"/>
    <w:rsid w:val="00073B11"/>
    <w:rsid w:val="000753CB"/>
    <w:rsid w:val="00075AAA"/>
    <w:rsid w:val="0007732F"/>
    <w:rsid w:val="000778D4"/>
    <w:rsid w:val="00080A62"/>
    <w:rsid w:val="000822A1"/>
    <w:rsid w:val="00084125"/>
    <w:rsid w:val="00084842"/>
    <w:rsid w:val="00085075"/>
    <w:rsid w:val="0008563F"/>
    <w:rsid w:val="00085F4E"/>
    <w:rsid w:val="000868F6"/>
    <w:rsid w:val="00086DAF"/>
    <w:rsid w:val="0009124B"/>
    <w:rsid w:val="00091923"/>
    <w:rsid w:val="00091AD3"/>
    <w:rsid w:val="00092331"/>
    <w:rsid w:val="0009297C"/>
    <w:rsid w:val="000944A9"/>
    <w:rsid w:val="00096CA6"/>
    <w:rsid w:val="000A0223"/>
    <w:rsid w:val="000A066F"/>
    <w:rsid w:val="000A070B"/>
    <w:rsid w:val="000A1D67"/>
    <w:rsid w:val="000A1F8D"/>
    <w:rsid w:val="000A2E85"/>
    <w:rsid w:val="000A321E"/>
    <w:rsid w:val="000A3283"/>
    <w:rsid w:val="000A33F7"/>
    <w:rsid w:val="000A37C0"/>
    <w:rsid w:val="000A413A"/>
    <w:rsid w:val="000A4CAC"/>
    <w:rsid w:val="000A53B3"/>
    <w:rsid w:val="000A5456"/>
    <w:rsid w:val="000A6073"/>
    <w:rsid w:val="000A6504"/>
    <w:rsid w:val="000A6A8F"/>
    <w:rsid w:val="000A77BB"/>
    <w:rsid w:val="000B1432"/>
    <w:rsid w:val="000B2945"/>
    <w:rsid w:val="000B2E2D"/>
    <w:rsid w:val="000B5B3C"/>
    <w:rsid w:val="000B5C06"/>
    <w:rsid w:val="000B7A4C"/>
    <w:rsid w:val="000C0C36"/>
    <w:rsid w:val="000C23A4"/>
    <w:rsid w:val="000D0A82"/>
    <w:rsid w:val="000D25C3"/>
    <w:rsid w:val="000D3045"/>
    <w:rsid w:val="000D315D"/>
    <w:rsid w:val="000D4066"/>
    <w:rsid w:val="000D5C3E"/>
    <w:rsid w:val="000D5CF0"/>
    <w:rsid w:val="000E232F"/>
    <w:rsid w:val="000E23EB"/>
    <w:rsid w:val="000E540B"/>
    <w:rsid w:val="000E6C21"/>
    <w:rsid w:val="000F2563"/>
    <w:rsid w:val="000F47A3"/>
    <w:rsid w:val="00101189"/>
    <w:rsid w:val="00101FCD"/>
    <w:rsid w:val="00102417"/>
    <w:rsid w:val="001025E2"/>
    <w:rsid w:val="001025EB"/>
    <w:rsid w:val="00102A4C"/>
    <w:rsid w:val="0010410F"/>
    <w:rsid w:val="00105412"/>
    <w:rsid w:val="00106D20"/>
    <w:rsid w:val="00110189"/>
    <w:rsid w:val="001111A9"/>
    <w:rsid w:val="00113885"/>
    <w:rsid w:val="0011529A"/>
    <w:rsid w:val="00116B57"/>
    <w:rsid w:val="00117985"/>
    <w:rsid w:val="001208D2"/>
    <w:rsid w:val="00120AD3"/>
    <w:rsid w:val="00120C06"/>
    <w:rsid w:val="001235FE"/>
    <w:rsid w:val="00124672"/>
    <w:rsid w:val="001256DB"/>
    <w:rsid w:val="00126414"/>
    <w:rsid w:val="00126732"/>
    <w:rsid w:val="0012697C"/>
    <w:rsid w:val="001271E4"/>
    <w:rsid w:val="00131D78"/>
    <w:rsid w:val="00131EC6"/>
    <w:rsid w:val="001329D1"/>
    <w:rsid w:val="00132ED3"/>
    <w:rsid w:val="00134D7B"/>
    <w:rsid w:val="00134E6B"/>
    <w:rsid w:val="00140A91"/>
    <w:rsid w:val="001437A5"/>
    <w:rsid w:val="00144071"/>
    <w:rsid w:val="00144298"/>
    <w:rsid w:val="00144648"/>
    <w:rsid w:val="00144ACA"/>
    <w:rsid w:val="00145317"/>
    <w:rsid w:val="0014539C"/>
    <w:rsid w:val="001457B4"/>
    <w:rsid w:val="00146960"/>
    <w:rsid w:val="00146F33"/>
    <w:rsid w:val="0014731A"/>
    <w:rsid w:val="00150BC9"/>
    <w:rsid w:val="00152C08"/>
    <w:rsid w:val="00152ECD"/>
    <w:rsid w:val="00153EFC"/>
    <w:rsid w:val="001557A7"/>
    <w:rsid w:val="001611F6"/>
    <w:rsid w:val="0016214F"/>
    <w:rsid w:val="00162EF9"/>
    <w:rsid w:val="001643D8"/>
    <w:rsid w:val="001649D2"/>
    <w:rsid w:val="00165A81"/>
    <w:rsid w:val="001709F3"/>
    <w:rsid w:val="00170AA3"/>
    <w:rsid w:val="0017448C"/>
    <w:rsid w:val="00175770"/>
    <w:rsid w:val="001758E5"/>
    <w:rsid w:val="00175AA3"/>
    <w:rsid w:val="00176307"/>
    <w:rsid w:val="00176AC9"/>
    <w:rsid w:val="00176B1E"/>
    <w:rsid w:val="00176C1A"/>
    <w:rsid w:val="00177B0C"/>
    <w:rsid w:val="00183036"/>
    <w:rsid w:val="00183538"/>
    <w:rsid w:val="00183E04"/>
    <w:rsid w:val="001857BB"/>
    <w:rsid w:val="00186719"/>
    <w:rsid w:val="001867A2"/>
    <w:rsid w:val="0019472A"/>
    <w:rsid w:val="001A1CAA"/>
    <w:rsid w:val="001A1FD4"/>
    <w:rsid w:val="001A296F"/>
    <w:rsid w:val="001A40D4"/>
    <w:rsid w:val="001A7368"/>
    <w:rsid w:val="001B0A39"/>
    <w:rsid w:val="001B1C1C"/>
    <w:rsid w:val="001B2C87"/>
    <w:rsid w:val="001B3139"/>
    <w:rsid w:val="001B3F8C"/>
    <w:rsid w:val="001B5968"/>
    <w:rsid w:val="001B5CFA"/>
    <w:rsid w:val="001B5E5F"/>
    <w:rsid w:val="001C0CF8"/>
    <w:rsid w:val="001C3BC8"/>
    <w:rsid w:val="001C5A37"/>
    <w:rsid w:val="001C5F2C"/>
    <w:rsid w:val="001C65DD"/>
    <w:rsid w:val="001C6A8A"/>
    <w:rsid w:val="001D20EC"/>
    <w:rsid w:val="001E1920"/>
    <w:rsid w:val="001E2CFE"/>
    <w:rsid w:val="001E3D10"/>
    <w:rsid w:val="001E43C7"/>
    <w:rsid w:val="001E47C8"/>
    <w:rsid w:val="001E4B50"/>
    <w:rsid w:val="001E6F99"/>
    <w:rsid w:val="001F1BA5"/>
    <w:rsid w:val="001F1C79"/>
    <w:rsid w:val="001F6636"/>
    <w:rsid w:val="001F6FA1"/>
    <w:rsid w:val="001F7ECE"/>
    <w:rsid w:val="00200EB8"/>
    <w:rsid w:val="002020D9"/>
    <w:rsid w:val="00203B12"/>
    <w:rsid w:val="00205A91"/>
    <w:rsid w:val="0020675E"/>
    <w:rsid w:val="00207394"/>
    <w:rsid w:val="00210FBD"/>
    <w:rsid w:val="002110A4"/>
    <w:rsid w:val="00212F97"/>
    <w:rsid w:val="0021341C"/>
    <w:rsid w:val="00213475"/>
    <w:rsid w:val="00213543"/>
    <w:rsid w:val="00214FA0"/>
    <w:rsid w:val="0021566B"/>
    <w:rsid w:val="00216FA2"/>
    <w:rsid w:val="00217124"/>
    <w:rsid w:val="0021733F"/>
    <w:rsid w:val="00217C80"/>
    <w:rsid w:val="00217E75"/>
    <w:rsid w:val="00221AE0"/>
    <w:rsid w:val="00222EA3"/>
    <w:rsid w:val="0022465F"/>
    <w:rsid w:val="0022657B"/>
    <w:rsid w:val="00226B85"/>
    <w:rsid w:val="002275F6"/>
    <w:rsid w:val="00231841"/>
    <w:rsid w:val="00231BDB"/>
    <w:rsid w:val="002335D3"/>
    <w:rsid w:val="00233F1D"/>
    <w:rsid w:val="0023538B"/>
    <w:rsid w:val="00235657"/>
    <w:rsid w:val="002358D8"/>
    <w:rsid w:val="0023618F"/>
    <w:rsid w:val="0023683A"/>
    <w:rsid w:val="002371F0"/>
    <w:rsid w:val="00237928"/>
    <w:rsid w:val="00237F66"/>
    <w:rsid w:val="00240603"/>
    <w:rsid w:val="00240A69"/>
    <w:rsid w:val="00241620"/>
    <w:rsid w:val="002428D1"/>
    <w:rsid w:val="00243446"/>
    <w:rsid w:val="0024355E"/>
    <w:rsid w:val="002444D8"/>
    <w:rsid w:val="00244B2E"/>
    <w:rsid w:val="0025289D"/>
    <w:rsid w:val="00253A93"/>
    <w:rsid w:val="00253B31"/>
    <w:rsid w:val="002562E8"/>
    <w:rsid w:val="002607C3"/>
    <w:rsid w:val="002626E4"/>
    <w:rsid w:val="00263C52"/>
    <w:rsid w:val="00264478"/>
    <w:rsid w:val="00265E0E"/>
    <w:rsid w:val="00267278"/>
    <w:rsid w:val="002708F7"/>
    <w:rsid w:val="00270927"/>
    <w:rsid w:val="00270DF4"/>
    <w:rsid w:val="002719B9"/>
    <w:rsid w:val="00271DF6"/>
    <w:rsid w:val="00272219"/>
    <w:rsid w:val="00274B08"/>
    <w:rsid w:val="00276809"/>
    <w:rsid w:val="00277FF3"/>
    <w:rsid w:val="00280957"/>
    <w:rsid w:val="00281AC2"/>
    <w:rsid w:val="00283543"/>
    <w:rsid w:val="002836A2"/>
    <w:rsid w:val="00283712"/>
    <w:rsid w:val="002849C7"/>
    <w:rsid w:val="00286201"/>
    <w:rsid w:val="00290D86"/>
    <w:rsid w:val="00294C5D"/>
    <w:rsid w:val="00295ABF"/>
    <w:rsid w:val="00296A34"/>
    <w:rsid w:val="002A0925"/>
    <w:rsid w:val="002A13A0"/>
    <w:rsid w:val="002A1D50"/>
    <w:rsid w:val="002A27FB"/>
    <w:rsid w:val="002A2CE4"/>
    <w:rsid w:val="002A391C"/>
    <w:rsid w:val="002A3E3C"/>
    <w:rsid w:val="002A497A"/>
    <w:rsid w:val="002A4F5D"/>
    <w:rsid w:val="002A5EE0"/>
    <w:rsid w:val="002A62DF"/>
    <w:rsid w:val="002A6467"/>
    <w:rsid w:val="002B1606"/>
    <w:rsid w:val="002B33F0"/>
    <w:rsid w:val="002B44D1"/>
    <w:rsid w:val="002B533A"/>
    <w:rsid w:val="002B5C98"/>
    <w:rsid w:val="002B5CFB"/>
    <w:rsid w:val="002B6C6D"/>
    <w:rsid w:val="002B7680"/>
    <w:rsid w:val="002B7B5D"/>
    <w:rsid w:val="002C0266"/>
    <w:rsid w:val="002C02EA"/>
    <w:rsid w:val="002C0354"/>
    <w:rsid w:val="002C2FCB"/>
    <w:rsid w:val="002C4A90"/>
    <w:rsid w:val="002C5043"/>
    <w:rsid w:val="002C513C"/>
    <w:rsid w:val="002C54B2"/>
    <w:rsid w:val="002C6804"/>
    <w:rsid w:val="002C6B3C"/>
    <w:rsid w:val="002C6D18"/>
    <w:rsid w:val="002D2E5B"/>
    <w:rsid w:val="002D3419"/>
    <w:rsid w:val="002D3B31"/>
    <w:rsid w:val="002D4B9E"/>
    <w:rsid w:val="002D4DCE"/>
    <w:rsid w:val="002D5DAA"/>
    <w:rsid w:val="002E0BA9"/>
    <w:rsid w:val="002E2A49"/>
    <w:rsid w:val="002E3D23"/>
    <w:rsid w:val="002E5147"/>
    <w:rsid w:val="002E5BE5"/>
    <w:rsid w:val="002E6F7C"/>
    <w:rsid w:val="002E7042"/>
    <w:rsid w:val="002E78AA"/>
    <w:rsid w:val="002E7B6E"/>
    <w:rsid w:val="002F0DE6"/>
    <w:rsid w:val="002F284B"/>
    <w:rsid w:val="002F376B"/>
    <w:rsid w:val="002F7DC5"/>
    <w:rsid w:val="00300727"/>
    <w:rsid w:val="003009BB"/>
    <w:rsid w:val="00303467"/>
    <w:rsid w:val="0030362F"/>
    <w:rsid w:val="00303737"/>
    <w:rsid w:val="00304CAB"/>
    <w:rsid w:val="00305ED1"/>
    <w:rsid w:val="003068A8"/>
    <w:rsid w:val="00307516"/>
    <w:rsid w:val="00307B4B"/>
    <w:rsid w:val="003111D6"/>
    <w:rsid w:val="00313166"/>
    <w:rsid w:val="003133A7"/>
    <w:rsid w:val="00314C4A"/>
    <w:rsid w:val="003161EB"/>
    <w:rsid w:val="00320622"/>
    <w:rsid w:val="0032107C"/>
    <w:rsid w:val="00321BE3"/>
    <w:rsid w:val="0032576B"/>
    <w:rsid w:val="00326A81"/>
    <w:rsid w:val="00330678"/>
    <w:rsid w:val="00331E4B"/>
    <w:rsid w:val="00332257"/>
    <w:rsid w:val="00332D2F"/>
    <w:rsid w:val="00333BFD"/>
    <w:rsid w:val="003343C0"/>
    <w:rsid w:val="00335985"/>
    <w:rsid w:val="00335D11"/>
    <w:rsid w:val="00336E13"/>
    <w:rsid w:val="003402B2"/>
    <w:rsid w:val="003413A9"/>
    <w:rsid w:val="00341AD0"/>
    <w:rsid w:val="003431D3"/>
    <w:rsid w:val="00345123"/>
    <w:rsid w:val="003469DB"/>
    <w:rsid w:val="00347CBF"/>
    <w:rsid w:val="00350D35"/>
    <w:rsid w:val="00350DAB"/>
    <w:rsid w:val="003516F6"/>
    <w:rsid w:val="0035252A"/>
    <w:rsid w:val="003527B0"/>
    <w:rsid w:val="00352BCD"/>
    <w:rsid w:val="003549F5"/>
    <w:rsid w:val="00355432"/>
    <w:rsid w:val="00360C88"/>
    <w:rsid w:val="00362B19"/>
    <w:rsid w:val="003663A3"/>
    <w:rsid w:val="0036663A"/>
    <w:rsid w:val="00366F4A"/>
    <w:rsid w:val="003673A7"/>
    <w:rsid w:val="003674A2"/>
    <w:rsid w:val="00371374"/>
    <w:rsid w:val="003718C3"/>
    <w:rsid w:val="00371B8B"/>
    <w:rsid w:val="00372AC3"/>
    <w:rsid w:val="00374695"/>
    <w:rsid w:val="003759A9"/>
    <w:rsid w:val="00375BE4"/>
    <w:rsid w:val="00376E16"/>
    <w:rsid w:val="0037722A"/>
    <w:rsid w:val="00380659"/>
    <w:rsid w:val="00380783"/>
    <w:rsid w:val="00380F42"/>
    <w:rsid w:val="00383F21"/>
    <w:rsid w:val="003842F1"/>
    <w:rsid w:val="00384427"/>
    <w:rsid w:val="00384672"/>
    <w:rsid w:val="00385ECE"/>
    <w:rsid w:val="00387077"/>
    <w:rsid w:val="00387CF0"/>
    <w:rsid w:val="003902C1"/>
    <w:rsid w:val="00390F7E"/>
    <w:rsid w:val="00394DFE"/>
    <w:rsid w:val="003955D5"/>
    <w:rsid w:val="00396955"/>
    <w:rsid w:val="00396A35"/>
    <w:rsid w:val="003A354F"/>
    <w:rsid w:val="003A3E91"/>
    <w:rsid w:val="003A3EE6"/>
    <w:rsid w:val="003A42B1"/>
    <w:rsid w:val="003A526B"/>
    <w:rsid w:val="003A663E"/>
    <w:rsid w:val="003B27C8"/>
    <w:rsid w:val="003B2C76"/>
    <w:rsid w:val="003B2D46"/>
    <w:rsid w:val="003B5A96"/>
    <w:rsid w:val="003B6F84"/>
    <w:rsid w:val="003B71D5"/>
    <w:rsid w:val="003C0919"/>
    <w:rsid w:val="003C2EE7"/>
    <w:rsid w:val="003C2F87"/>
    <w:rsid w:val="003C3A61"/>
    <w:rsid w:val="003C4EE4"/>
    <w:rsid w:val="003C5CEE"/>
    <w:rsid w:val="003C5CFD"/>
    <w:rsid w:val="003C6A87"/>
    <w:rsid w:val="003D1256"/>
    <w:rsid w:val="003D13D2"/>
    <w:rsid w:val="003D25FC"/>
    <w:rsid w:val="003D4D81"/>
    <w:rsid w:val="003D54AB"/>
    <w:rsid w:val="003D5717"/>
    <w:rsid w:val="003D5721"/>
    <w:rsid w:val="003D5B81"/>
    <w:rsid w:val="003D6935"/>
    <w:rsid w:val="003E0519"/>
    <w:rsid w:val="003E30EE"/>
    <w:rsid w:val="003E56C5"/>
    <w:rsid w:val="003E75C4"/>
    <w:rsid w:val="003F0459"/>
    <w:rsid w:val="003F116F"/>
    <w:rsid w:val="003F1637"/>
    <w:rsid w:val="003F238F"/>
    <w:rsid w:val="003F2CEA"/>
    <w:rsid w:val="003F2F15"/>
    <w:rsid w:val="003F3621"/>
    <w:rsid w:val="003F706A"/>
    <w:rsid w:val="003F7FCC"/>
    <w:rsid w:val="0040159A"/>
    <w:rsid w:val="00403908"/>
    <w:rsid w:val="0040469B"/>
    <w:rsid w:val="004056B4"/>
    <w:rsid w:val="00406E6E"/>
    <w:rsid w:val="00407912"/>
    <w:rsid w:val="00407C8C"/>
    <w:rsid w:val="00410065"/>
    <w:rsid w:val="00411228"/>
    <w:rsid w:val="00411797"/>
    <w:rsid w:val="0041231D"/>
    <w:rsid w:val="00414546"/>
    <w:rsid w:val="004206BC"/>
    <w:rsid w:val="00421333"/>
    <w:rsid w:val="004215E6"/>
    <w:rsid w:val="0042379B"/>
    <w:rsid w:val="00423DDC"/>
    <w:rsid w:val="004248F6"/>
    <w:rsid w:val="00425A39"/>
    <w:rsid w:val="00425DD8"/>
    <w:rsid w:val="00426847"/>
    <w:rsid w:val="00427B7C"/>
    <w:rsid w:val="00431758"/>
    <w:rsid w:val="00435091"/>
    <w:rsid w:val="0044045E"/>
    <w:rsid w:val="00441276"/>
    <w:rsid w:val="00443AF7"/>
    <w:rsid w:val="0044407B"/>
    <w:rsid w:val="0044583C"/>
    <w:rsid w:val="00450A18"/>
    <w:rsid w:val="00450B83"/>
    <w:rsid w:val="00452232"/>
    <w:rsid w:val="00453117"/>
    <w:rsid w:val="00453158"/>
    <w:rsid w:val="00461A9B"/>
    <w:rsid w:val="004630BD"/>
    <w:rsid w:val="0046420C"/>
    <w:rsid w:val="00464CF4"/>
    <w:rsid w:val="00465EA0"/>
    <w:rsid w:val="0046651F"/>
    <w:rsid w:val="00467EAB"/>
    <w:rsid w:val="00473D71"/>
    <w:rsid w:val="00474112"/>
    <w:rsid w:val="0047474B"/>
    <w:rsid w:val="00474BCE"/>
    <w:rsid w:val="00477491"/>
    <w:rsid w:val="004774E9"/>
    <w:rsid w:val="00480230"/>
    <w:rsid w:val="004826E2"/>
    <w:rsid w:val="00482B27"/>
    <w:rsid w:val="00483621"/>
    <w:rsid w:val="00485678"/>
    <w:rsid w:val="00485FFB"/>
    <w:rsid w:val="004868F0"/>
    <w:rsid w:val="0048792F"/>
    <w:rsid w:val="0049169F"/>
    <w:rsid w:val="00493783"/>
    <w:rsid w:val="0049380E"/>
    <w:rsid w:val="00494BFE"/>
    <w:rsid w:val="00495074"/>
    <w:rsid w:val="00495405"/>
    <w:rsid w:val="00495424"/>
    <w:rsid w:val="004957D7"/>
    <w:rsid w:val="00495A66"/>
    <w:rsid w:val="00495E4A"/>
    <w:rsid w:val="0049642C"/>
    <w:rsid w:val="00496A90"/>
    <w:rsid w:val="00496C12"/>
    <w:rsid w:val="00496DB9"/>
    <w:rsid w:val="00497B12"/>
    <w:rsid w:val="004A02E5"/>
    <w:rsid w:val="004A20CF"/>
    <w:rsid w:val="004A325F"/>
    <w:rsid w:val="004A34DA"/>
    <w:rsid w:val="004A54DC"/>
    <w:rsid w:val="004A5AD8"/>
    <w:rsid w:val="004A7413"/>
    <w:rsid w:val="004A7451"/>
    <w:rsid w:val="004B07FA"/>
    <w:rsid w:val="004B2B4D"/>
    <w:rsid w:val="004B57DA"/>
    <w:rsid w:val="004B66B8"/>
    <w:rsid w:val="004C03D9"/>
    <w:rsid w:val="004C1856"/>
    <w:rsid w:val="004C31BB"/>
    <w:rsid w:val="004C3DDC"/>
    <w:rsid w:val="004C3F20"/>
    <w:rsid w:val="004C4291"/>
    <w:rsid w:val="004C49B1"/>
    <w:rsid w:val="004C7E44"/>
    <w:rsid w:val="004D0383"/>
    <w:rsid w:val="004D2431"/>
    <w:rsid w:val="004D2FF5"/>
    <w:rsid w:val="004D33E1"/>
    <w:rsid w:val="004D47C7"/>
    <w:rsid w:val="004D4CB9"/>
    <w:rsid w:val="004D4D86"/>
    <w:rsid w:val="004D54E7"/>
    <w:rsid w:val="004D5B8F"/>
    <w:rsid w:val="004D5DD3"/>
    <w:rsid w:val="004D6E6B"/>
    <w:rsid w:val="004E0C92"/>
    <w:rsid w:val="004E1B46"/>
    <w:rsid w:val="004E1C42"/>
    <w:rsid w:val="004E7F30"/>
    <w:rsid w:val="004F08A6"/>
    <w:rsid w:val="004F1E99"/>
    <w:rsid w:val="004F64DE"/>
    <w:rsid w:val="005006F6"/>
    <w:rsid w:val="00501222"/>
    <w:rsid w:val="00502BA9"/>
    <w:rsid w:val="00503837"/>
    <w:rsid w:val="005051C2"/>
    <w:rsid w:val="00505464"/>
    <w:rsid w:val="00507A4E"/>
    <w:rsid w:val="00507C22"/>
    <w:rsid w:val="00511D8D"/>
    <w:rsid w:val="00512056"/>
    <w:rsid w:val="00512577"/>
    <w:rsid w:val="00512642"/>
    <w:rsid w:val="00513485"/>
    <w:rsid w:val="00515660"/>
    <w:rsid w:val="00515D5A"/>
    <w:rsid w:val="00515E6F"/>
    <w:rsid w:val="00516120"/>
    <w:rsid w:val="005162CF"/>
    <w:rsid w:val="00517B1F"/>
    <w:rsid w:val="0052216C"/>
    <w:rsid w:val="0052324E"/>
    <w:rsid w:val="00523D45"/>
    <w:rsid w:val="00525609"/>
    <w:rsid w:val="00525FBF"/>
    <w:rsid w:val="005260E9"/>
    <w:rsid w:val="00527284"/>
    <w:rsid w:val="0052740E"/>
    <w:rsid w:val="005275CF"/>
    <w:rsid w:val="00531F69"/>
    <w:rsid w:val="00532DA7"/>
    <w:rsid w:val="00533115"/>
    <w:rsid w:val="00533708"/>
    <w:rsid w:val="005345DD"/>
    <w:rsid w:val="00541389"/>
    <w:rsid w:val="00542B83"/>
    <w:rsid w:val="005451BA"/>
    <w:rsid w:val="00545BCD"/>
    <w:rsid w:val="00547726"/>
    <w:rsid w:val="0055291B"/>
    <w:rsid w:val="005530A2"/>
    <w:rsid w:val="00553C03"/>
    <w:rsid w:val="00554C7B"/>
    <w:rsid w:val="0055560D"/>
    <w:rsid w:val="00556920"/>
    <w:rsid w:val="0055750C"/>
    <w:rsid w:val="00561028"/>
    <w:rsid w:val="00561A2C"/>
    <w:rsid w:val="00562648"/>
    <w:rsid w:val="00563AAA"/>
    <w:rsid w:val="00563B3B"/>
    <w:rsid w:val="00564986"/>
    <w:rsid w:val="0056752C"/>
    <w:rsid w:val="00571799"/>
    <w:rsid w:val="00571BBA"/>
    <w:rsid w:val="00575D40"/>
    <w:rsid w:val="0058003B"/>
    <w:rsid w:val="0058006A"/>
    <w:rsid w:val="0058117E"/>
    <w:rsid w:val="00583510"/>
    <w:rsid w:val="00585A97"/>
    <w:rsid w:val="00587051"/>
    <w:rsid w:val="00587C47"/>
    <w:rsid w:val="00591930"/>
    <w:rsid w:val="00592929"/>
    <w:rsid w:val="005935E3"/>
    <w:rsid w:val="00593DD9"/>
    <w:rsid w:val="005951D7"/>
    <w:rsid w:val="00595D14"/>
    <w:rsid w:val="005963D2"/>
    <w:rsid w:val="0059680C"/>
    <w:rsid w:val="00596D4A"/>
    <w:rsid w:val="00597106"/>
    <w:rsid w:val="00597BDB"/>
    <w:rsid w:val="005A2116"/>
    <w:rsid w:val="005A7FED"/>
    <w:rsid w:val="005B03E7"/>
    <w:rsid w:val="005B18FF"/>
    <w:rsid w:val="005B43F0"/>
    <w:rsid w:val="005B4427"/>
    <w:rsid w:val="005B675E"/>
    <w:rsid w:val="005B69BB"/>
    <w:rsid w:val="005B6B30"/>
    <w:rsid w:val="005B6F6E"/>
    <w:rsid w:val="005B7532"/>
    <w:rsid w:val="005B7EC9"/>
    <w:rsid w:val="005C1E0F"/>
    <w:rsid w:val="005C2FFA"/>
    <w:rsid w:val="005C3CD1"/>
    <w:rsid w:val="005C44CC"/>
    <w:rsid w:val="005C4FD5"/>
    <w:rsid w:val="005C64CA"/>
    <w:rsid w:val="005C6F53"/>
    <w:rsid w:val="005C7483"/>
    <w:rsid w:val="005D06B3"/>
    <w:rsid w:val="005D0826"/>
    <w:rsid w:val="005D0912"/>
    <w:rsid w:val="005D102C"/>
    <w:rsid w:val="005D2500"/>
    <w:rsid w:val="005D5C6E"/>
    <w:rsid w:val="005D7AA4"/>
    <w:rsid w:val="005D7D53"/>
    <w:rsid w:val="005E09CA"/>
    <w:rsid w:val="005E1323"/>
    <w:rsid w:val="005E252E"/>
    <w:rsid w:val="005E3AE9"/>
    <w:rsid w:val="005E6AE2"/>
    <w:rsid w:val="005E6B14"/>
    <w:rsid w:val="005E7FA1"/>
    <w:rsid w:val="005F1966"/>
    <w:rsid w:val="005F1DD1"/>
    <w:rsid w:val="005F1F2B"/>
    <w:rsid w:val="005F23F7"/>
    <w:rsid w:val="005F285E"/>
    <w:rsid w:val="005F2B73"/>
    <w:rsid w:val="005F3FD3"/>
    <w:rsid w:val="005F4227"/>
    <w:rsid w:val="005F766B"/>
    <w:rsid w:val="0060099D"/>
    <w:rsid w:val="00600CA6"/>
    <w:rsid w:val="006014DF"/>
    <w:rsid w:val="00604959"/>
    <w:rsid w:val="00605A0F"/>
    <w:rsid w:val="00606803"/>
    <w:rsid w:val="006070F3"/>
    <w:rsid w:val="00611253"/>
    <w:rsid w:val="00617CC8"/>
    <w:rsid w:val="00620C6F"/>
    <w:rsid w:val="00623008"/>
    <w:rsid w:val="00624287"/>
    <w:rsid w:val="00624ED9"/>
    <w:rsid w:val="00626A18"/>
    <w:rsid w:val="00627E0C"/>
    <w:rsid w:val="0063126A"/>
    <w:rsid w:val="00631EA0"/>
    <w:rsid w:val="00632636"/>
    <w:rsid w:val="00632971"/>
    <w:rsid w:val="006331A6"/>
    <w:rsid w:val="0063344C"/>
    <w:rsid w:val="006345DF"/>
    <w:rsid w:val="0063490A"/>
    <w:rsid w:val="00635F33"/>
    <w:rsid w:val="00636F18"/>
    <w:rsid w:val="006372BC"/>
    <w:rsid w:val="006373B6"/>
    <w:rsid w:val="0064012C"/>
    <w:rsid w:val="00640BED"/>
    <w:rsid w:val="0064116B"/>
    <w:rsid w:val="00642B29"/>
    <w:rsid w:val="0064399B"/>
    <w:rsid w:val="0064405C"/>
    <w:rsid w:val="00644C31"/>
    <w:rsid w:val="006454AE"/>
    <w:rsid w:val="00645B86"/>
    <w:rsid w:val="00646098"/>
    <w:rsid w:val="0064609D"/>
    <w:rsid w:val="006468F5"/>
    <w:rsid w:val="00646B94"/>
    <w:rsid w:val="00652737"/>
    <w:rsid w:val="0065297A"/>
    <w:rsid w:val="00652BD4"/>
    <w:rsid w:val="00656777"/>
    <w:rsid w:val="00657EE2"/>
    <w:rsid w:val="00657F8D"/>
    <w:rsid w:val="00660A6C"/>
    <w:rsid w:val="00661578"/>
    <w:rsid w:val="00663740"/>
    <w:rsid w:val="0066374E"/>
    <w:rsid w:val="00663A0F"/>
    <w:rsid w:val="00664F8C"/>
    <w:rsid w:val="0066685B"/>
    <w:rsid w:val="006670C0"/>
    <w:rsid w:val="006673A0"/>
    <w:rsid w:val="006675C9"/>
    <w:rsid w:val="00670632"/>
    <w:rsid w:val="00670B21"/>
    <w:rsid w:val="0067121F"/>
    <w:rsid w:val="00671431"/>
    <w:rsid w:val="00671EF1"/>
    <w:rsid w:val="006736F2"/>
    <w:rsid w:val="0067390A"/>
    <w:rsid w:val="00675BC0"/>
    <w:rsid w:val="006771C8"/>
    <w:rsid w:val="00680128"/>
    <w:rsid w:val="00680579"/>
    <w:rsid w:val="00681278"/>
    <w:rsid w:val="006843D8"/>
    <w:rsid w:val="006843E2"/>
    <w:rsid w:val="0068481D"/>
    <w:rsid w:val="006856B8"/>
    <w:rsid w:val="00686506"/>
    <w:rsid w:val="00686756"/>
    <w:rsid w:val="00687271"/>
    <w:rsid w:val="00690C49"/>
    <w:rsid w:val="00690FFA"/>
    <w:rsid w:val="0069296F"/>
    <w:rsid w:val="00692C5F"/>
    <w:rsid w:val="006935DF"/>
    <w:rsid w:val="00693F3F"/>
    <w:rsid w:val="006959EF"/>
    <w:rsid w:val="00696913"/>
    <w:rsid w:val="006A03B2"/>
    <w:rsid w:val="006A1343"/>
    <w:rsid w:val="006A18BE"/>
    <w:rsid w:val="006A1C60"/>
    <w:rsid w:val="006A2068"/>
    <w:rsid w:val="006A381A"/>
    <w:rsid w:val="006A5B20"/>
    <w:rsid w:val="006A614B"/>
    <w:rsid w:val="006A67F5"/>
    <w:rsid w:val="006A726E"/>
    <w:rsid w:val="006B46BD"/>
    <w:rsid w:val="006B5EB9"/>
    <w:rsid w:val="006B71CB"/>
    <w:rsid w:val="006B7C6A"/>
    <w:rsid w:val="006B7E6F"/>
    <w:rsid w:val="006C1167"/>
    <w:rsid w:val="006C3946"/>
    <w:rsid w:val="006C3A6E"/>
    <w:rsid w:val="006C6383"/>
    <w:rsid w:val="006C6AF6"/>
    <w:rsid w:val="006C7C4F"/>
    <w:rsid w:val="006D001C"/>
    <w:rsid w:val="006D0276"/>
    <w:rsid w:val="006D19D1"/>
    <w:rsid w:val="006D29BF"/>
    <w:rsid w:val="006D2F50"/>
    <w:rsid w:val="006D48C4"/>
    <w:rsid w:val="006D562C"/>
    <w:rsid w:val="006D5BBF"/>
    <w:rsid w:val="006D61A6"/>
    <w:rsid w:val="006D71DB"/>
    <w:rsid w:val="006E3EB0"/>
    <w:rsid w:val="006E42DD"/>
    <w:rsid w:val="006E6E18"/>
    <w:rsid w:val="006E7015"/>
    <w:rsid w:val="006E7FAE"/>
    <w:rsid w:val="006F2F19"/>
    <w:rsid w:val="006F39FA"/>
    <w:rsid w:val="006F3B88"/>
    <w:rsid w:val="006F4C5D"/>
    <w:rsid w:val="006F4ED9"/>
    <w:rsid w:val="006F6193"/>
    <w:rsid w:val="00701162"/>
    <w:rsid w:val="0070487E"/>
    <w:rsid w:val="007054C0"/>
    <w:rsid w:val="00711341"/>
    <w:rsid w:val="00712E39"/>
    <w:rsid w:val="00712ED3"/>
    <w:rsid w:val="00713E13"/>
    <w:rsid w:val="00715C51"/>
    <w:rsid w:val="00716199"/>
    <w:rsid w:val="00720578"/>
    <w:rsid w:val="0072126A"/>
    <w:rsid w:val="00721889"/>
    <w:rsid w:val="00721991"/>
    <w:rsid w:val="0072199A"/>
    <w:rsid w:val="00721B8F"/>
    <w:rsid w:val="00721EBD"/>
    <w:rsid w:val="00722752"/>
    <w:rsid w:val="00722776"/>
    <w:rsid w:val="00724873"/>
    <w:rsid w:val="007261FD"/>
    <w:rsid w:val="00727970"/>
    <w:rsid w:val="00730166"/>
    <w:rsid w:val="007302B0"/>
    <w:rsid w:val="007306BD"/>
    <w:rsid w:val="00731934"/>
    <w:rsid w:val="00733409"/>
    <w:rsid w:val="00733929"/>
    <w:rsid w:val="00734522"/>
    <w:rsid w:val="00736A95"/>
    <w:rsid w:val="0073765A"/>
    <w:rsid w:val="00737664"/>
    <w:rsid w:val="007429A6"/>
    <w:rsid w:val="00743034"/>
    <w:rsid w:val="00743BE9"/>
    <w:rsid w:val="00744035"/>
    <w:rsid w:val="007453E7"/>
    <w:rsid w:val="007459AF"/>
    <w:rsid w:val="00746860"/>
    <w:rsid w:val="00747683"/>
    <w:rsid w:val="00751B7F"/>
    <w:rsid w:val="00752295"/>
    <w:rsid w:val="007545D4"/>
    <w:rsid w:val="0075587E"/>
    <w:rsid w:val="007558D0"/>
    <w:rsid w:val="007572C8"/>
    <w:rsid w:val="007573A9"/>
    <w:rsid w:val="007605E7"/>
    <w:rsid w:val="00760BE0"/>
    <w:rsid w:val="007612AA"/>
    <w:rsid w:val="0076480B"/>
    <w:rsid w:val="007654C2"/>
    <w:rsid w:val="00765890"/>
    <w:rsid w:val="00765C3D"/>
    <w:rsid w:val="00766B5B"/>
    <w:rsid w:val="00766B5C"/>
    <w:rsid w:val="007673F0"/>
    <w:rsid w:val="00773B3D"/>
    <w:rsid w:val="00774886"/>
    <w:rsid w:val="007759C3"/>
    <w:rsid w:val="00776930"/>
    <w:rsid w:val="007807DB"/>
    <w:rsid w:val="00780BFF"/>
    <w:rsid w:val="00781672"/>
    <w:rsid w:val="00782695"/>
    <w:rsid w:val="00783B51"/>
    <w:rsid w:val="0078409A"/>
    <w:rsid w:val="0078486F"/>
    <w:rsid w:val="00790195"/>
    <w:rsid w:val="00790436"/>
    <w:rsid w:val="007920E6"/>
    <w:rsid w:val="0079285F"/>
    <w:rsid w:val="00795806"/>
    <w:rsid w:val="00795BB7"/>
    <w:rsid w:val="00797C18"/>
    <w:rsid w:val="007A1351"/>
    <w:rsid w:val="007A1666"/>
    <w:rsid w:val="007A258F"/>
    <w:rsid w:val="007A3358"/>
    <w:rsid w:val="007A3587"/>
    <w:rsid w:val="007A3A12"/>
    <w:rsid w:val="007A4A07"/>
    <w:rsid w:val="007B0920"/>
    <w:rsid w:val="007B111C"/>
    <w:rsid w:val="007B1868"/>
    <w:rsid w:val="007B2801"/>
    <w:rsid w:val="007B2F99"/>
    <w:rsid w:val="007B405A"/>
    <w:rsid w:val="007B78DD"/>
    <w:rsid w:val="007B7A13"/>
    <w:rsid w:val="007C16C1"/>
    <w:rsid w:val="007C2EE9"/>
    <w:rsid w:val="007C7124"/>
    <w:rsid w:val="007C759C"/>
    <w:rsid w:val="007D22F5"/>
    <w:rsid w:val="007D3882"/>
    <w:rsid w:val="007D520D"/>
    <w:rsid w:val="007D6F95"/>
    <w:rsid w:val="007D6FF5"/>
    <w:rsid w:val="007E3E93"/>
    <w:rsid w:val="007E512D"/>
    <w:rsid w:val="007E56A8"/>
    <w:rsid w:val="007E6088"/>
    <w:rsid w:val="007E619D"/>
    <w:rsid w:val="007E6ECC"/>
    <w:rsid w:val="007F19E0"/>
    <w:rsid w:val="007F29A9"/>
    <w:rsid w:val="007F32B2"/>
    <w:rsid w:val="007F3A2C"/>
    <w:rsid w:val="007F434E"/>
    <w:rsid w:val="007F4359"/>
    <w:rsid w:val="007F4501"/>
    <w:rsid w:val="007F6503"/>
    <w:rsid w:val="007F70A1"/>
    <w:rsid w:val="007F7F54"/>
    <w:rsid w:val="00804E71"/>
    <w:rsid w:val="008060AE"/>
    <w:rsid w:val="0080782E"/>
    <w:rsid w:val="0080795A"/>
    <w:rsid w:val="00807CB8"/>
    <w:rsid w:val="008121DC"/>
    <w:rsid w:val="00812F6C"/>
    <w:rsid w:val="00812FA1"/>
    <w:rsid w:val="00814741"/>
    <w:rsid w:val="00814D8C"/>
    <w:rsid w:val="00816D2D"/>
    <w:rsid w:val="008214AF"/>
    <w:rsid w:val="00821D46"/>
    <w:rsid w:val="0082204A"/>
    <w:rsid w:val="00822302"/>
    <w:rsid w:val="008226E1"/>
    <w:rsid w:val="008229E8"/>
    <w:rsid w:val="00825AAB"/>
    <w:rsid w:val="008278C1"/>
    <w:rsid w:val="00830326"/>
    <w:rsid w:val="008308E5"/>
    <w:rsid w:val="00831414"/>
    <w:rsid w:val="008323EB"/>
    <w:rsid w:val="00832558"/>
    <w:rsid w:val="0083377B"/>
    <w:rsid w:val="00833C01"/>
    <w:rsid w:val="00834400"/>
    <w:rsid w:val="0083451E"/>
    <w:rsid w:val="0083499C"/>
    <w:rsid w:val="00834AAE"/>
    <w:rsid w:val="0083770D"/>
    <w:rsid w:val="00837F7B"/>
    <w:rsid w:val="008406FD"/>
    <w:rsid w:val="00840708"/>
    <w:rsid w:val="0084484E"/>
    <w:rsid w:val="00844EC2"/>
    <w:rsid w:val="00844F0A"/>
    <w:rsid w:val="00851ECD"/>
    <w:rsid w:val="00852F98"/>
    <w:rsid w:val="008534B9"/>
    <w:rsid w:val="00855190"/>
    <w:rsid w:val="00855F48"/>
    <w:rsid w:val="00855F63"/>
    <w:rsid w:val="00860470"/>
    <w:rsid w:val="00860751"/>
    <w:rsid w:val="00860B08"/>
    <w:rsid w:val="0086120F"/>
    <w:rsid w:val="00863925"/>
    <w:rsid w:val="008666E4"/>
    <w:rsid w:val="0086746D"/>
    <w:rsid w:val="00867664"/>
    <w:rsid w:val="008676C2"/>
    <w:rsid w:val="00871586"/>
    <w:rsid w:val="00872F06"/>
    <w:rsid w:val="008730E1"/>
    <w:rsid w:val="00874031"/>
    <w:rsid w:val="008813A6"/>
    <w:rsid w:val="00885BE9"/>
    <w:rsid w:val="00887DF6"/>
    <w:rsid w:val="00890156"/>
    <w:rsid w:val="008912F1"/>
    <w:rsid w:val="008916E9"/>
    <w:rsid w:val="00892C09"/>
    <w:rsid w:val="0089338B"/>
    <w:rsid w:val="00894583"/>
    <w:rsid w:val="0089567A"/>
    <w:rsid w:val="0089601B"/>
    <w:rsid w:val="008A1814"/>
    <w:rsid w:val="008A4AF5"/>
    <w:rsid w:val="008A62A3"/>
    <w:rsid w:val="008A63FA"/>
    <w:rsid w:val="008A6B62"/>
    <w:rsid w:val="008A7AFC"/>
    <w:rsid w:val="008B1F00"/>
    <w:rsid w:val="008B2476"/>
    <w:rsid w:val="008B25BD"/>
    <w:rsid w:val="008B2792"/>
    <w:rsid w:val="008B4325"/>
    <w:rsid w:val="008B45AA"/>
    <w:rsid w:val="008B48A7"/>
    <w:rsid w:val="008B50A2"/>
    <w:rsid w:val="008B51E0"/>
    <w:rsid w:val="008B71D2"/>
    <w:rsid w:val="008B7683"/>
    <w:rsid w:val="008C0197"/>
    <w:rsid w:val="008C0741"/>
    <w:rsid w:val="008C19A7"/>
    <w:rsid w:val="008C2A20"/>
    <w:rsid w:val="008C34F5"/>
    <w:rsid w:val="008C4CC7"/>
    <w:rsid w:val="008C6789"/>
    <w:rsid w:val="008C7C1A"/>
    <w:rsid w:val="008D03A3"/>
    <w:rsid w:val="008D205F"/>
    <w:rsid w:val="008D3E92"/>
    <w:rsid w:val="008D53DA"/>
    <w:rsid w:val="008D5F11"/>
    <w:rsid w:val="008E0F74"/>
    <w:rsid w:val="008E1D93"/>
    <w:rsid w:val="008E1E12"/>
    <w:rsid w:val="008E1F10"/>
    <w:rsid w:val="008E427C"/>
    <w:rsid w:val="008E448A"/>
    <w:rsid w:val="008E483A"/>
    <w:rsid w:val="008E4E9B"/>
    <w:rsid w:val="008E72DB"/>
    <w:rsid w:val="008E72E9"/>
    <w:rsid w:val="008F0FA0"/>
    <w:rsid w:val="008F235E"/>
    <w:rsid w:val="008F3128"/>
    <w:rsid w:val="008F35F8"/>
    <w:rsid w:val="008F4502"/>
    <w:rsid w:val="008F46DA"/>
    <w:rsid w:val="008F4843"/>
    <w:rsid w:val="008F525D"/>
    <w:rsid w:val="008F65D2"/>
    <w:rsid w:val="008F69DA"/>
    <w:rsid w:val="00900C92"/>
    <w:rsid w:val="009024CF"/>
    <w:rsid w:val="00902A88"/>
    <w:rsid w:val="00902DD9"/>
    <w:rsid w:val="0090642A"/>
    <w:rsid w:val="00906972"/>
    <w:rsid w:val="0091010B"/>
    <w:rsid w:val="00912D54"/>
    <w:rsid w:val="009150ED"/>
    <w:rsid w:val="00915D24"/>
    <w:rsid w:val="00920178"/>
    <w:rsid w:val="0092124F"/>
    <w:rsid w:val="00922881"/>
    <w:rsid w:val="00925425"/>
    <w:rsid w:val="009268F2"/>
    <w:rsid w:val="009277A0"/>
    <w:rsid w:val="00930915"/>
    <w:rsid w:val="00930B02"/>
    <w:rsid w:val="00930E11"/>
    <w:rsid w:val="0093263A"/>
    <w:rsid w:val="009338AC"/>
    <w:rsid w:val="00934034"/>
    <w:rsid w:val="00934071"/>
    <w:rsid w:val="0093560F"/>
    <w:rsid w:val="00936427"/>
    <w:rsid w:val="009366E6"/>
    <w:rsid w:val="009368B9"/>
    <w:rsid w:val="00940573"/>
    <w:rsid w:val="00941408"/>
    <w:rsid w:val="00943008"/>
    <w:rsid w:val="00945512"/>
    <w:rsid w:val="00945E5D"/>
    <w:rsid w:val="00946B8E"/>
    <w:rsid w:val="00946CC6"/>
    <w:rsid w:val="009477B6"/>
    <w:rsid w:val="00947DB4"/>
    <w:rsid w:val="009501EA"/>
    <w:rsid w:val="009503F0"/>
    <w:rsid w:val="00950F94"/>
    <w:rsid w:val="009520A2"/>
    <w:rsid w:val="00954B16"/>
    <w:rsid w:val="00955540"/>
    <w:rsid w:val="009556B5"/>
    <w:rsid w:val="00956254"/>
    <w:rsid w:val="009572AC"/>
    <w:rsid w:val="00957790"/>
    <w:rsid w:val="00957984"/>
    <w:rsid w:val="0096058B"/>
    <w:rsid w:val="00962A9E"/>
    <w:rsid w:val="00966B44"/>
    <w:rsid w:val="009712A8"/>
    <w:rsid w:val="00971A37"/>
    <w:rsid w:val="00972154"/>
    <w:rsid w:val="00975CC3"/>
    <w:rsid w:val="00976801"/>
    <w:rsid w:val="00977603"/>
    <w:rsid w:val="00980AD5"/>
    <w:rsid w:val="009812A8"/>
    <w:rsid w:val="0098322E"/>
    <w:rsid w:val="00983B4C"/>
    <w:rsid w:val="00986FC2"/>
    <w:rsid w:val="009903F4"/>
    <w:rsid w:val="00990AAB"/>
    <w:rsid w:val="0099420C"/>
    <w:rsid w:val="00994499"/>
    <w:rsid w:val="00994A1F"/>
    <w:rsid w:val="00995586"/>
    <w:rsid w:val="009955DB"/>
    <w:rsid w:val="009A02BE"/>
    <w:rsid w:val="009A1656"/>
    <w:rsid w:val="009A1CE7"/>
    <w:rsid w:val="009A2BF2"/>
    <w:rsid w:val="009A32A3"/>
    <w:rsid w:val="009A3DEA"/>
    <w:rsid w:val="009A4F24"/>
    <w:rsid w:val="009A4F94"/>
    <w:rsid w:val="009A62E4"/>
    <w:rsid w:val="009B0804"/>
    <w:rsid w:val="009B2FFF"/>
    <w:rsid w:val="009B356E"/>
    <w:rsid w:val="009B37DC"/>
    <w:rsid w:val="009B512C"/>
    <w:rsid w:val="009B57CE"/>
    <w:rsid w:val="009B7A0E"/>
    <w:rsid w:val="009C19EA"/>
    <w:rsid w:val="009C2939"/>
    <w:rsid w:val="009C2BE4"/>
    <w:rsid w:val="009C3A27"/>
    <w:rsid w:val="009C5FC3"/>
    <w:rsid w:val="009C6E33"/>
    <w:rsid w:val="009C71A5"/>
    <w:rsid w:val="009D1051"/>
    <w:rsid w:val="009D317F"/>
    <w:rsid w:val="009D36F7"/>
    <w:rsid w:val="009D436E"/>
    <w:rsid w:val="009D4C42"/>
    <w:rsid w:val="009D5A9B"/>
    <w:rsid w:val="009E0A2C"/>
    <w:rsid w:val="009E2707"/>
    <w:rsid w:val="009E29F0"/>
    <w:rsid w:val="009E3023"/>
    <w:rsid w:val="009E3385"/>
    <w:rsid w:val="009E3B00"/>
    <w:rsid w:val="009E4479"/>
    <w:rsid w:val="009E4B5E"/>
    <w:rsid w:val="009E76CA"/>
    <w:rsid w:val="009E7740"/>
    <w:rsid w:val="009F0143"/>
    <w:rsid w:val="009F03B9"/>
    <w:rsid w:val="009F1C98"/>
    <w:rsid w:val="009F2D4C"/>
    <w:rsid w:val="009F3AB4"/>
    <w:rsid w:val="009F6261"/>
    <w:rsid w:val="00A00B22"/>
    <w:rsid w:val="00A018A0"/>
    <w:rsid w:val="00A0267C"/>
    <w:rsid w:val="00A02EA6"/>
    <w:rsid w:val="00A040E0"/>
    <w:rsid w:val="00A04328"/>
    <w:rsid w:val="00A04E99"/>
    <w:rsid w:val="00A05417"/>
    <w:rsid w:val="00A06F25"/>
    <w:rsid w:val="00A070D9"/>
    <w:rsid w:val="00A107F0"/>
    <w:rsid w:val="00A11E69"/>
    <w:rsid w:val="00A157F5"/>
    <w:rsid w:val="00A1692D"/>
    <w:rsid w:val="00A16B91"/>
    <w:rsid w:val="00A17498"/>
    <w:rsid w:val="00A17A37"/>
    <w:rsid w:val="00A21AE5"/>
    <w:rsid w:val="00A22A27"/>
    <w:rsid w:val="00A22B0E"/>
    <w:rsid w:val="00A23C51"/>
    <w:rsid w:val="00A24C1E"/>
    <w:rsid w:val="00A26F92"/>
    <w:rsid w:val="00A27034"/>
    <w:rsid w:val="00A27869"/>
    <w:rsid w:val="00A3025C"/>
    <w:rsid w:val="00A3179C"/>
    <w:rsid w:val="00A31FE5"/>
    <w:rsid w:val="00A32060"/>
    <w:rsid w:val="00A33EC8"/>
    <w:rsid w:val="00A34337"/>
    <w:rsid w:val="00A34EBA"/>
    <w:rsid w:val="00A354E4"/>
    <w:rsid w:val="00A35C0E"/>
    <w:rsid w:val="00A372B1"/>
    <w:rsid w:val="00A37A92"/>
    <w:rsid w:val="00A418D5"/>
    <w:rsid w:val="00A41DB1"/>
    <w:rsid w:val="00A423DC"/>
    <w:rsid w:val="00A42F03"/>
    <w:rsid w:val="00A437CF"/>
    <w:rsid w:val="00A443DF"/>
    <w:rsid w:val="00A449F9"/>
    <w:rsid w:val="00A4501C"/>
    <w:rsid w:val="00A45D7C"/>
    <w:rsid w:val="00A466E5"/>
    <w:rsid w:val="00A501E1"/>
    <w:rsid w:val="00A505D8"/>
    <w:rsid w:val="00A50C76"/>
    <w:rsid w:val="00A553B3"/>
    <w:rsid w:val="00A56D56"/>
    <w:rsid w:val="00A57A44"/>
    <w:rsid w:val="00A57C22"/>
    <w:rsid w:val="00A57D92"/>
    <w:rsid w:val="00A6032D"/>
    <w:rsid w:val="00A60928"/>
    <w:rsid w:val="00A60CFC"/>
    <w:rsid w:val="00A612F5"/>
    <w:rsid w:val="00A617A0"/>
    <w:rsid w:val="00A63976"/>
    <w:rsid w:val="00A63989"/>
    <w:rsid w:val="00A64114"/>
    <w:rsid w:val="00A65F7F"/>
    <w:rsid w:val="00A66EF3"/>
    <w:rsid w:val="00A675EB"/>
    <w:rsid w:val="00A70B35"/>
    <w:rsid w:val="00A711D4"/>
    <w:rsid w:val="00A72BFE"/>
    <w:rsid w:val="00A733C5"/>
    <w:rsid w:val="00A73C08"/>
    <w:rsid w:val="00A74288"/>
    <w:rsid w:val="00A74486"/>
    <w:rsid w:val="00A74A46"/>
    <w:rsid w:val="00A75331"/>
    <w:rsid w:val="00A75FEF"/>
    <w:rsid w:val="00A77ADA"/>
    <w:rsid w:val="00A81865"/>
    <w:rsid w:val="00A81BD6"/>
    <w:rsid w:val="00A82201"/>
    <w:rsid w:val="00A8251E"/>
    <w:rsid w:val="00A8311F"/>
    <w:rsid w:val="00A85C0F"/>
    <w:rsid w:val="00A86322"/>
    <w:rsid w:val="00A869E7"/>
    <w:rsid w:val="00A872E0"/>
    <w:rsid w:val="00A92393"/>
    <w:rsid w:val="00A926DB"/>
    <w:rsid w:val="00A9447E"/>
    <w:rsid w:val="00A94F2B"/>
    <w:rsid w:val="00A970E6"/>
    <w:rsid w:val="00A978A4"/>
    <w:rsid w:val="00A979A9"/>
    <w:rsid w:val="00AA077E"/>
    <w:rsid w:val="00AA2A5F"/>
    <w:rsid w:val="00AA2C7F"/>
    <w:rsid w:val="00AA2D80"/>
    <w:rsid w:val="00AA3BC2"/>
    <w:rsid w:val="00AA3D18"/>
    <w:rsid w:val="00AA4644"/>
    <w:rsid w:val="00AA49AA"/>
    <w:rsid w:val="00AA53BC"/>
    <w:rsid w:val="00AA6031"/>
    <w:rsid w:val="00AA7F05"/>
    <w:rsid w:val="00AB3A25"/>
    <w:rsid w:val="00AB421A"/>
    <w:rsid w:val="00AB4E14"/>
    <w:rsid w:val="00AB4E70"/>
    <w:rsid w:val="00AB52ED"/>
    <w:rsid w:val="00AB61A0"/>
    <w:rsid w:val="00AC1624"/>
    <w:rsid w:val="00AC30C4"/>
    <w:rsid w:val="00AC3A43"/>
    <w:rsid w:val="00AC3D97"/>
    <w:rsid w:val="00AC3E8D"/>
    <w:rsid w:val="00AC67A2"/>
    <w:rsid w:val="00AC69B1"/>
    <w:rsid w:val="00AC7AC0"/>
    <w:rsid w:val="00AC7E59"/>
    <w:rsid w:val="00AD159A"/>
    <w:rsid w:val="00AD3BD2"/>
    <w:rsid w:val="00AD430F"/>
    <w:rsid w:val="00AD6828"/>
    <w:rsid w:val="00AD6976"/>
    <w:rsid w:val="00AE1F5E"/>
    <w:rsid w:val="00AE22DE"/>
    <w:rsid w:val="00AE41C2"/>
    <w:rsid w:val="00AE52F9"/>
    <w:rsid w:val="00AE66C6"/>
    <w:rsid w:val="00AE695C"/>
    <w:rsid w:val="00AE7572"/>
    <w:rsid w:val="00AE75BF"/>
    <w:rsid w:val="00AF1E01"/>
    <w:rsid w:val="00AF1E63"/>
    <w:rsid w:val="00AF30EE"/>
    <w:rsid w:val="00AF37BA"/>
    <w:rsid w:val="00AF414C"/>
    <w:rsid w:val="00B000FF"/>
    <w:rsid w:val="00B01E38"/>
    <w:rsid w:val="00B0276D"/>
    <w:rsid w:val="00B04881"/>
    <w:rsid w:val="00B048EC"/>
    <w:rsid w:val="00B06631"/>
    <w:rsid w:val="00B07078"/>
    <w:rsid w:val="00B07B57"/>
    <w:rsid w:val="00B07B5C"/>
    <w:rsid w:val="00B12AF6"/>
    <w:rsid w:val="00B13A6E"/>
    <w:rsid w:val="00B142A3"/>
    <w:rsid w:val="00B14399"/>
    <w:rsid w:val="00B14A61"/>
    <w:rsid w:val="00B14E5E"/>
    <w:rsid w:val="00B1541F"/>
    <w:rsid w:val="00B15C3E"/>
    <w:rsid w:val="00B1684B"/>
    <w:rsid w:val="00B169F7"/>
    <w:rsid w:val="00B175C9"/>
    <w:rsid w:val="00B21CA7"/>
    <w:rsid w:val="00B2203D"/>
    <w:rsid w:val="00B26978"/>
    <w:rsid w:val="00B2743E"/>
    <w:rsid w:val="00B27DC6"/>
    <w:rsid w:val="00B306C3"/>
    <w:rsid w:val="00B31F08"/>
    <w:rsid w:val="00B35594"/>
    <w:rsid w:val="00B357F7"/>
    <w:rsid w:val="00B3602C"/>
    <w:rsid w:val="00B36A49"/>
    <w:rsid w:val="00B3795F"/>
    <w:rsid w:val="00B37AFA"/>
    <w:rsid w:val="00B37EF1"/>
    <w:rsid w:val="00B40F8F"/>
    <w:rsid w:val="00B42242"/>
    <w:rsid w:val="00B424E0"/>
    <w:rsid w:val="00B426D9"/>
    <w:rsid w:val="00B434D2"/>
    <w:rsid w:val="00B43858"/>
    <w:rsid w:val="00B43C6F"/>
    <w:rsid w:val="00B44439"/>
    <w:rsid w:val="00B468C6"/>
    <w:rsid w:val="00B501A8"/>
    <w:rsid w:val="00B503E0"/>
    <w:rsid w:val="00B534F4"/>
    <w:rsid w:val="00B5675D"/>
    <w:rsid w:val="00B568F4"/>
    <w:rsid w:val="00B56AB6"/>
    <w:rsid w:val="00B61369"/>
    <w:rsid w:val="00B62206"/>
    <w:rsid w:val="00B62547"/>
    <w:rsid w:val="00B63017"/>
    <w:rsid w:val="00B63816"/>
    <w:rsid w:val="00B63826"/>
    <w:rsid w:val="00B640E2"/>
    <w:rsid w:val="00B64830"/>
    <w:rsid w:val="00B65E61"/>
    <w:rsid w:val="00B6739A"/>
    <w:rsid w:val="00B71533"/>
    <w:rsid w:val="00B7203A"/>
    <w:rsid w:val="00B723B5"/>
    <w:rsid w:val="00B76312"/>
    <w:rsid w:val="00B77477"/>
    <w:rsid w:val="00B80271"/>
    <w:rsid w:val="00B8162B"/>
    <w:rsid w:val="00B819CE"/>
    <w:rsid w:val="00B82548"/>
    <w:rsid w:val="00B8264B"/>
    <w:rsid w:val="00B83DF1"/>
    <w:rsid w:val="00B84492"/>
    <w:rsid w:val="00B8537E"/>
    <w:rsid w:val="00B854A7"/>
    <w:rsid w:val="00B87F74"/>
    <w:rsid w:val="00B87F7B"/>
    <w:rsid w:val="00B912F1"/>
    <w:rsid w:val="00B94C77"/>
    <w:rsid w:val="00B94F28"/>
    <w:rsid w:val="00B94FA2"/>
    <w:rsid w:val="00B956E5"/>
    <w:rsid w:val="00B95EEE"/>
    <w:rsid w:val="00B97AD3"/>
    <w:rsid w:val="00BA0AA9"/>
    <w:rsid w:val="00BA1E24"/>
    <w:rsid w:val="00BA24A0"/>
    <w:rsid w:val="00BA2AF8"/>
    <w:rsid w:val="00BA3CFF"/>
    <w:rsid w:val="00BA40E1"/>
    <w:rsid w:val="00BA45AF"/>
    <w:rsid w:val="00BA5DEB"/>
    <w:rsid w:val="00BA61F5"/>
    <w:rsid w:val="00BA76F5"/>
    <w:rsid w:val="00BB1084"/>
    <w:rsid w:val="00BB147F"/>
    <w:rsid w:val="00BB2903"/>
    <w:rsid w:val="00BB29EB"/>
    <w:rsid w:val="00BB2DE9"/>
    <w:rsid w:val="00BB326F"/>
    <w:rsid w:val="00BB34E9"/>
    <w:rsid w:val="00BB40F6"/>
    <w:rsid w:val="00BB545A"/>
    <w:rsid w:val="00BC2887"/>
    <w:rsid w:val="00BC50E7"/>
    <w:rsid w:val="00BC5151"/>
    <w:rsid w:val="00BC53A6"/>
    <w:rsid w:val="00BC6E02"/>
    <w:rsid w:val="00BC7507"/>
    <w:rsid w:val="00BC7BE2"/>
    <w:rsid w:val="00BD0178"/>
    <w:rsid w:val="00BD046B"/>
    <w:rsid w:val="00BD0974"/>
    <w:rsid w:val="00BD261C"/>
    <w:rsid w:val="00BD33E9"/>
    <w:rsid w:val="00BD4443"/>
    <w:rsid w:val="00BD4477"/>
    <w:rsid w:val="00BD747A"/>
    <w:rsid w:val="00BD7842"/>
    <w:rsid w:val="00BE00C1"/>
    <w:rsid w:val="00BE279B"/>
    <w:rsid w:val="00BE3CB8"/>
    <w:rsid w:val="00BE425E"/>
    <w:rsid w:val="00BE5B82"/>
    <w:rsid w:val="00BE7D99"/>
    <w:rsid w:val="00BF24E1"/>
    <w:rsid w:val="00BF2759"/>
    <w:rsid w:val="00BF3B6A"/>
    <w:rsid w:val="00BF3D7E"/>
    <w:rsid w:val="00BF44DD"/>
    <w:rsid w:val="00BF4A92"/>
    <w:rsid w:val="00BF4CFA"/>
    <w:rsid w:val="00BF56B6"/>
    <w:rsid w:val="00C010B5"/>
    <w:rsid w:val="00C038AA"/>
    <w:rsid w:val="00C04711"/>
    <w:rsid w:val="00C048EA"/>
    <w:rsid w:val="00C04D2D"/>
    <w:rsid w:val="00C108DE"/>
    <w:rsid w:val="00C10CC2"/>
    <w:rsid w:val="00C113D1"/>
    <w:rsid w:val="00C11AC3"/>
    <w:rsid w:val="00C1651E"/>
    <w:rsid w:val="00C179AE"/>
    <w:rsid w:val="00C20A08"/>
    <w:rsid w:val="00C20C2B"/>
    <w:rsid w:val="00C2103E"/>
    <w:rsid w:val="00C21FCC"/>
    <w:rsid w:val="00C22980"/>
    <w:rsid w:val="00C22D34"/>
    <w:rsid w:val="00C238BD"/>
    <w:rsid w:val="00C2440D"/>
    <w:rsid w:val="00C24E17"/>
    <w:rsid w:val="00C26049"/>
    <w:rsid w:val="00C2623C"/>
    <w:rsid w:val="00C26CF6"/>
    <w:rsid w:val="00C30F46"/>
    <w:rsid w:val="00C31653"/>
    <w:rsid w:val="00C31843"/>
    <w:rsid w:val="00C31C4A"/>
    <w:rsid w:val="00C3234F"/>
    <w:rsid w:val="00C33B31"/>
    <w:rsid w:val="00C342FF"/>
    <w:rsid w:val="00C36273"/>
    <w:rsid w:val="00C40188"/>
    <w:rsid w:val="00C4184A"/>
    <w:rsid w:val="00C422EE"/>
    <w:rsid w:val="00C44DDC"/>
    <w:rsid w:val="00C44ECA"/>
    <w:rsid w:val="00C4685A"/>
    <w:rsid w:val="00C50FDF"/>
    <w:rsid w:val="00C525C2"/>
    <w:rsid w:val="00C538E8"/>
    <w:rsid w:val="00C53E49"/>
    <w:rsid w:val="00C544E3"/>
    <w:rsid w:val="00C54649"/>
    <w:rsid w:val="00C54809"/>
    <w:rsid w:val="00C54A80"/>
    <w:rsid w:val="00C55B70"/>
    <w:rsid w:val="00C56D08"/>
    <w:rsid w:val="00C600F4"/>
    <w:rsid w:val="00C608F8"/>
    <w:rsid w:val="00C6095E"/>
    <w:rsid w:val="00C60C2D"/>
    <w:rsid w:val="00C6275B"/>
    <w:rsid w:val="00C62C85"/>
    <w:rsid w:val="00C6332A"/>
    <w:rsid w:val="00C650E6"/>
    <w:rsid w:val="00C654D6"/>
    <w:rsid w:val="00C65D91"/>
    <w:rsid w:val="00C66165"/>
    <w:rsid w:val="00C710C8"/>
    <w:rsid w:val="00C72A06"/>
    <w:rsid w:val="00C74541"/>
    <w:rsid w:val="00C74F36"/>
    <w:rsid w:val="00C75AFC"/>
    <w:rsid w:val="00C77009"/>
    <w:rsid w:val="00C770B1"/>
    <w:rsid w:val="00C772EB"/>
    <w:rsid w:val="00C779CB"/>
    <w:rsid w:val="00C77E7E"/>
    <w:rsid w:val="00C82842"/>
    <w:rsid w:val="00C861C8"/>
    <w:rsid w:val="00C863AA"/>
    <w:rsid w:val="00C86DF7"/>
    <w:rsid w:val="00C86EF3"/>
    <w:rsid w:val="00C87DF9"/>
    <w:rsid w:val="00C90C8E"/>
    <w:rsid w:val="00C9177B"/>
    <w:rsid w:val="00C92456"/>
    <w:rsid w:val="00C92C3D"/>
    <w:rsid w:val="00C93B11"/>
    <w:rsid w:val="00C951C4"/>
    <w:rsid w:val="00C952F7"/>
    <w:rsid w:val="00CA0FEA"/>
    <w:rsid w:val="00CA1AF6"/>
    <w:rsid w:val="00CA3C78"/>
    <w:rsid w:val="00CA3E0B"/>
    <w:rsid w:val="00CA3E2E"/>
    <w:rsid w:val="00CA4501"/>
    <w:rsid w:val="00CA4ADC"/>
    <w:rsid w:val="00CA4F84"/>
    <w:rsid w:val="00CA523B"/>
    <w:rsid w:val="00CA5A04"/>
    <w:rsid w:val="00CA66C6"/>
    <w:rsid w:val="00CB0060"/>
    <w:rsid w:val="00CB0380"/>
    <w:rsid w:val="00CB08AF"/>
    <w:rsid w:val="00CB1013"/>
    <w:rsid w:val="00CB181B"/>
    <w:rsid w:val="00CB1AA1"/>
    <w:rsid w:val="00CB2D8D"/>
    <w:rsid w:val="00CB51EF"/>
    <w:rsid w:val="00CB5CCB"/>
    <w:rsid w:val="00CB7828"/>
    <w:rsid w:val="00CC0695"/>
    <w:rsid w:val="00CC1280"/>
    <w:rsid w:val="00CC12B2"/>
    <w:rsid w:val="00CC1512"/>
    <w:rsid w:val="00CC155D"/>
    <w:rsid w:val="00CC369E"/>
    <w:rsid w:val="00CC4051"/>
    <w:rsid w:val="00CC511C"/>
    <w:rsid w:val="00CC641A"/>
    <w:rsid w:val="00CC6611"/>
    <w:rsid w:val="00CD3464"/>
    <w:rsid w:val="00CD3EA8"/>
    <w:rsid w:val="00CD4A74"/>
    <w:rsid w:val="00CD4D1A"/>
    <w:rsid w:val="00CD569E"/>
    <w:rsid w:val="00CD68C2"/>
    <w:rsid w:val="00CE18B6"/>
    <w:rsid w:val="00CE1F3E"/>
    <w:rsid w:val="00CE33C1"/>
    <w:rsid w:val="00CE4554"/>
    <w:rsid w:val="00CE49A4"/>
    <w:rsid w:val="00CE4B0F"/>
    <w:rsid w:val="00CE73A9"/>
    <w:rsid w:val="00CF1B90"/>
    <w:rsid w:val="00CF1BFD"/>
    <w:rsid w:val="00CF2356"/>
    <w:rsid w:val="00CF406B"/>
    <w:rsid w:val="00CF4786"/>
    <w:rsid w:val="00CF4F03"/>
    <w:rsid w:val="00CF6E52"/>
    <w:rsid w:val="00CF71CF"/>
    <w:rsid w:val="00D0083B"/>
    <w:rsid w:val="00D02BA0"/>
    <w:rsid w:val="00D03F55"/>
    <w:rsid w:val="00D0763F"/>
    <w:rsid w:val="00D07AC4"/>
    <w:rsid w:val="00D10C13"/>
    <w:rsid w:val="00D1329F"/>
    <w:rsid w:val="00D1355E"/>
    <w:rsid w:val="00D14586"/>
    <w:rsid w:val="00D1487B"/>
    <w:rsid w:val="00D14F3E"/>
    <w:rsid w:val="00D207E8"/>
    <w:rsid w:val="00D208F1"/>
    <w:rsid w:val="00D2136E"/>
    <w:rsid w:val="00D22016"/>
    <w:rsid w:val="00D23201"/>
    <w:rsid w:val="00D2352C"/>
    <w:rsid w:val="00D24E63"/>
    <w:rsid w:val="00D254B9"/>
    <w:rsid w:val="00D27549"/>
    <w:rsid w:val="00D300E1"/>
    <w:rsid w:val="00D308B7"/>
    <w:rsid w:val="00D31A98"/>
    <w:rsid w:val="00D32633"/>
    <w:rsid w:val="00D36DBB"/>
    <w:rsid w:val="00D37300"/>
    <w:rsid w:val="00D37678"/>
    <w:rsid w:val="00D378B4"/>
    <w:rsid w:val="00D37A3A"/>
    <w:rsid w:val="00D415B5"/>
    <w:rsid w:val="00D41C5E"/>
    <w:rsid w:val="00D41EE7"/>
    <w:rsid w:val="00D424C0"/>
    <w:rsid w:val="00D4514E"/>
    <w:rsid w:val="00D461A9"/>
    <w:rsid w:val="00D4640F"/>
    <w:rsid w:val="00D47DE4"/>
    <w:rsid w:val="00D51576"/>
    <w:rsid w:val="00D5478E"/>
    <w:rsid w:val="00D560B7"/>
    <w:rsid w:val="00D604FC"/>
    <w:rsid w:val="00D61184"/>
    <w:rsid w:val="00D621F6"/>
    <w:rsid w:val="00D63405"/>
    <w:rsid w:val="00D6375F"/>
    <w:rsid w:val="00D63F89"/>
    <w:rsid w:val="00D644A7"/>
    <w:rsid w:val="00D64865"/>
    <w:rsid w:val="00D64C2E"/>
    <w:rsid w:val="00D65264"/>
    <w:rsid w:val="00D65354"/>
    <w:rsid w:val="00D65E41"/>
    <w:rsid w:val="00D66393"/>
    <w:rsid w:val="00D66B8B"/>
    <w:rsid w:val="00D67B70"/>
    <w:rsid w:val="00D707B1"/>
    <w:rsid w:val="00D70BB6"/>
    <w:rsid w:val="00D71DF1"/>
    <w:rsid w:val="00D72269"/>
    <w:rsid w:val="00D7431C"/>
    <w:rsid w:val="00D74B43"/>
    <w:rsid w:val="00D75118"/>
    <w:rsid w:val="00D7640D"/>
    <w:rsid w:val="00D76F32"/>
    <w:rsid w:val="00D826B2"/>
    <w:rsid w:val="00D82B71"/>
    <w:rsid w:val="00D84D2D"/>
    <w:rsid w:val="00D87497"/>
    <w:rsid w:val="00D87ED8"/>
    <w:rsid w:val="00D9004B"/>
    <w:rsid w:val="00D9035B"/>
    <w:rsid w:val="00D9053D"/>
    <w:rsid w:val="00D90D49"/>
    <w:rsid w:val="00D91E7D"/>
    <w:rsid w:val="00D97109"/>
    <w:rsid w:val="00D9718E"/>
    <w:rsid w:val="00D975DB"/>
    <w:rsid w:val="00DA0C93"/>
    <w:rsid w:val="00DA1DB2"/>
    <w:rsid w:val="00DA2FEC"/>
    <w:rsid w:val="00DA394A"/>
    <w:rsid w:val="00DA4D86"/>
    <w:rsid w:val="00DA58B9"/>
    <w:rsid w:val="00DA7B24"/>
    <w:rsid w:val="00DB1761"/>
    <w:rsid w:val="00DB2619"/>
    <w:rsid w:val="00DB2C1A"/>
    <w:rsid w:val="00DB312A"/>
    <w:rsid w:val="00DB4040"/>
    <w:rsid w:val="00DB42B6"/>
    <w:rsid w:val="00DB43A1"/>
    <w:rsid w:val="00DB6B27"/>
    <w:rsid w:val="00DB6F72"/>
    <w:rsid w:val="00DB79B3"/>
    <w:rsid w:val="00DC0A4E"/>
    <w:rsid w:val="00DC0BF9"/>
    <w:rsid w:val="00DC1C64"/>
    <w:rsid w:val="00DC5E93"/>
    <w:rsid w:val="00DC7617"/>
    <w:rsid w:val="00DC7C36"/>
    <w:rsid w:val="00DD0A85"/>
    <w:rsid w:val="00DD2975"/>
    <w:rsid w:val="00DD4ED0"/>
    <w:rsid w:val="00DD7B3F"/>
    <w:rsid w:val="00DE0403"/>
    <w:rsid w:val="00DE2EE8"/>
    <w:rsid w:val="00DE4FBE"/>
    <w:rsid w:val="00DE6393"/>
    <w:rsid w:val="00DE6FD0"/>
    <w:rsid w:val="00DF1EE8"/>
    <w:rsid w:val="00DF228E"/>
    <w:rsid w:val="00DF276B"/>
    <w:rsid w:val="00DF2B90"/>
    <w:rsid w:val="00DF4999"/>
    <w:rsid w:val="00DF79F7"/>
    <w:rsid w:val="00E00647"/>
    <w:rsid w:val="00E00B7A"/>
    <w:rsid w:val="00E00C5C"/>
    <w:rsid w:val="00E02377"/>
    <w:rsid w:val="00E04211"/>
    <w:rsid w:val="00E044D6"/>
    <w:rsid w:val="00E04E8B"/>
    <w:rsid w:val="00E06308"/>
    <w:rsid w:val="00E0634B"/>
    <w:rsid w:val="00E06B48"/>
    <w:rsid w:val="00E07034"/>
    <w:rsid w:val="00E07469"/>
    <w:rsid w:val="00E11C86"/>
    <w:rsid w:val="00E124C3"/>
    <w:rsid w:val="00E1504F"/>
    <w:rsid w:val="00E15859"/>
    <w:rsid w:val="00E15B18"/>
    <w:rsid w:val="00E161C4"/>
    <w:rsid w:val="00E16E06"/>
    <w:rsid w:val="00E208D5"/>
    <w:rsid w:val="00E21818"/>
    <w:rsid w:val="00E2362A"/>
    <w:rsid w:val="00E2416D"/>
    <w:rsid w:val="00E24461"/>
    <w:rsid w:val="00E26ABF"/>
    <w:rsid w:val="00E270BE"/>
    <w:rsid w:val="00E27872"/>
    <w:rsid w:val="00E30050"/>
    <w:rsid w:val="00E30BDE"/>
    <w:rsid w:val="00E30CE9"/>
    <w:rsid w:val="00E345AF"/>
    <w:rsid w:val="00E365A1"/>
    <w:rsid w:val="00E37DA3"/>
    <w:rsid w:val="00E40541"/>
    <w:rsid w:val="00E414CE"/>
    <w:rsid w:val="00E429B7"/>
    <w:rsid w:val="00E42AB3"/>
    <w:rsid w:val="00E43AC7"/>
    <w:rsid w:val="00E4535F"/>
    <w:rsid w:val="00E458DB"/>
    <w:rsid w:val="00E50F8D"/>
    <w:rsid w:val="00E52817"/>
    <w:rsid w:val="00E54356"/>
    <w:rsid w:val="00E54A3B"/>
    <w:rsid w:val="00E5525E"/>
    <w:rsid w:val="00E55339"/>
    <w:rsid w:val="00E56CEB"/>
    <w:rsid w:val="00E57E4E"/>
    <w:rsid w:val="00E6359A"/>
    <w:rsid w:val="00E63D8B"/>
    <w:rsid w:val="00E63E72"/>
    <w:rsid w:val="00E6430C"/>
    <w:rsid w:val="00E65639"/>
    <w:rsid w:val="00E703D4"/>
    <w:rsid w:val="00E704CE"/>
    <w:rsid w:val="00E71991"/>
    <w:rsid w:val="00E72F92"/>
    <w:rsid w:val="00E73485"/>
    <w:rsid w:val="00E73493"/>
    <w:rsid w:val="00E74161"/>
    <w:rsid w:val="00E74E58"/>
    <w:rsid w:val="00E7502E"/>
    <w:rsid w:val="00E77E49"/>
    <w:rsid w:val="00E832AF"/>
    <w:rsid w:val="00E83E50"/>
    <w:rsid w:val="00E847F4"/>
    <w:rsid w:val="00E84C68"/>
    <w:rsid w:val="00E8733D"/>
    <w:rsid w:val="00E90981"/>
    <w:rsid w:val="00E918A6"/>
    <w:rsid w:val="00E94784"/>
    <w:rsid w:val="00E96458"/>
    <w:rsid w:val="00E96D04"/>
    <w:rsid w:val="00EA021F"/>
    <w:rsid w:val="00EA026A"/>
    <w:rsid w:val="00EA15DE"/>
    <w:rsid w:val="00EA1A93"/>
    <w:rsid w:val="00EA2300"/>
    <w:rsid w:val="00EA3FE4"/>
    <w:rsid w:val="00EA4147"/>
    <w:rsid w:val="00EA5CF6"/>
    <w:rsid w:val="00EA72AB"/>
    <w:rsid w:val="00EA7934"/>
    <w:rsid w:val="00EB12B8"/>
    <w:rsid w:val="00EB1541"/>
    <w:rsid w:val="00EB1C2B"/>
    <w:rsid w:val="00EB3163"/>
    <w:rsid w:val="00EB35AF"/>
    <w:rsid w:val="00EB3747"/>
    <w:rsid w:val="00EB4D3E"/>
    <w:rsid w:val="00EB5342"/>
    <w:rsid w:val="00EB55CA"/>
    <w:rsid w:val="00EB5F26"/>
    <w:rsid w:val="00EB7B5D"/>
    <w:rsid w:val="00EC0B1C"/>
    <w:rsid w:val="00EC1E50"/>
    <w:rsid w:val="00EC2B7F"/>
    <w:rsid w:val="00EC4A43"/>
    <w:rsid w:val="00EC5ED0"/>
    <w:rsid w:val="00ED0FD0"/>
    <w:rsid w:val="00ED2B40"/>
    <w:rsid w:val="00ED312D"/>
    <w:rsid w:val="00ED47A8"/>
    <w:rsid w:val="00ED4A08"/>
    <w:rsid w:val="00ED5191"/>
    <w:rsid w:val="00ED7487"/>
    <w:rsid w:val="00ED7C32"/>
    <w:rsid w:val="00EE2A0F"/>
    <w:rsid w:val="00EE383C"/>
    <w:rsid w:val="00EE47B7"/>
    <w:rsid w:val="00EE4C35"/>
    <w:rsid w:val="00EE5D66"/>
    <w:rsid w:val="00EE5E1C"/>
    <w:rsid w:val="00EE6998"/>
    <w:rsid w:val="00EE6D54"/>
    <w:rsid w:val="00EE766A"/>
    <w:rsid w:val="00EF0265"/>
    <w:rsid w:val="00EF26EE"/>
    <w:rsid w:val="00EF3CDF"/>
    <w:rsid w:val="00EF4A7A"/>
    <w:rsid w:val="00EF63C4"/>
    <w:rsid w:val="00EF66D6"/>
    <w:rsid w:val="00EF7BF3"/>
    <w:rsid w:val="00EF7FB3"/>
    <w:rsid w:val="00F000E9"/>
    <w:rsid w:val="00F01D22"/>
    <w:rsid w:val="00F01DF6"/>
    <w:rsid w:val="00F02889"/>
    <w:rsid w:val="00F07666"/>
    <w:rsid w:val="00F10363"/>
    <w:rsid w:val="00F1090C"/>
    <w:rsid w:val="00F11EAA"/>
    <w:rsid w:val="00F131CB"/>
    <w:rsid w:val="00F14520"/>
    <w:rsid w:val="00F154A0"/>
    <w:rsid w:val="00F15ABF"/>
    <w:rsid w:val="00F165CB"/>
    <w:rsid w:val="00F16ACF"/>
    <w:rsid w:val="00F16EBD"/>
    <w:rsid w:val="00F20FBF"/>
    <w:rsid w:val="00F212F7"/>
    <w:rsid w:val="00F214D1"/>
    <w:rsid w:val="00F2173B"/>
    <w:rsid w:val="00F21BFC"/>
    <w:rsid w:val="00F21C71"/>
    <w:rsid w:val="00F22492"/>
    <w:rsid w:val="00F22EBB"/>
    <w:rsid w:val="00F23483"/>
    <w:rsid w:val="00F24185"/>
    <w:rsid w:val="00F24590"/>
    <w:rsid w:val="00F24C4E"/>
    <w:rsid w:val="00F2569B"/>
    <w:rsid w:val="00F27423"/>
    <w:rsid w:val="00F275B6"/>
    <w:rsid w:val="00F303E0"/>
    <w:rsid w:val="00F311BF"/>
    <w:rsid w:val="00F31B6B"/>
    <w:rsid w:val="00F34D46"/>
    <w:rsid w:val="00F34DFE"/>
    <w:rsid w:val="00F361FF"/>
    <w:rsid w:val="00F36FC5"/>
    <w:rsid w:val="00F401D3"/>
    <w:rsid w:val="00F40E02"/>
    <w:rsid w:val="00F42A97"/>
    <w:rsid w:val="00F43036"/>
    <w:rsid w:val="00F43168"/>
    <w:rsid w:val="00F46889"/>
    <w:rsid w:val="00F47311"/>
    <w:rsid w:val="00F50922"/>
    <w:rsid w:val="00F512B1"/>
    <w:rsid w:val="00F51EBD"/>
    <w:rsid w:val="00F5240B"/>
    <w:rsid w:val="00F524BD"/>
    <w:rsid w:val="00F52B29"/>
    <w:rsid w:val="00F536E3"/>
    <w:rsid w:val="00F54BF8"/>
    <w:rsid w:val="00F5729E"/>
    <w:rsid w:val="00F609DD"/>
    <w:rsid w:val="00F62618"/>
    <w:rsid w:val="00F6306F"/>
    <w:rsid w:val="00F63867"/>
    <w:rsid w:val="00F663E7"/>
    <w:rsid w:val="00F70012"/>
    <w:rsid w:val="00F71E43"/>
    <w:rsid w:val="00F72D93"/>
    <w:rsid w:val="00F741D1"/>
    <w:rsid w:val="00F74259"/>
    <w:rsid w:val="00F75981"/>
    <w:rsid w:val="00F76847"/>
    <w:rsid w:val="00F77F0F"/>
    <w:rsid w:val="00F839D1"/>
    <w:rsid w:val="00F84F3D"/>
    <w:rsid w:val="00F85B6A"/>
    <w:rsid w:val="00F85B70"/>
    <w:rsid w:val="00F873AF"/>
    <w:rsid w:val="00F94547"/>
    <w:rsid w:val="00F95DEF"/>
    <w:rsid w:val="00F972E4"/>
    <w:rsid w:val="00FA00BD"/>
    <w:rsid w:val="00FA0EBF"/>
    <w:rsid w:val="00FA10D7"/>
    <w:rsid w:val="00FA18AC"/>
    <w:rsid w:val="00FA20BA"/>
    <w:rsid w:val="00FA2F79"/>
    <w:rsid w:val="00FA38ED"/>
    <w:rsid w:val="00FA4320"/>
    <w:rsid w:val="00FA45BE"/>
    <w:rsid w:val="00FA541A"/>
    <w:rsid w:val="00FA660A"/>
    <w:rsid w:val="00FB0456"/>
    <w:rsid w:val="00FB0E41"/>
    <w:rsid w:val="00FB317D"/>
    <w:rsid w:val="00FB39A3"/>
    <w:rsid w:val="00FB459C"/>
    <w:rsid w:val="00FB4A80"/>
    <w:rsid w:val="00FB6A83"/>
    <w:rsid w:val="00FB6D62"/>
    <w:rsid w:val="00FB7615"/>
    <w:rsid w:val="00FC07ED"/>
    <w:rsid w:val="00FC0FD8"/>
    <w:rsid w:val="00FC12E3"/>
    <w:rsid w:val="00FC37A0"/>
    <w:rsid w:val="00FC4BE1"/>
    <w:rsid w:val="00FC520B"/>
    <w:rsid w:val="00FC657D"/>
    <w:rsid w:val="00FC7429"/>
    <w:rsid w:val="00FC7EB6"/>
    <w:rsid w:val="00FD03CE"/>
    <w:rsid w:val="00FD05AE"/>
    <w:rsid w:val="00FD110B"/>
    <w:rsid w:val="00FD1672"/>
    <w:rsid w:val="00FD1771"/>
    <w:rsid w:val="00FD2F81"/>
    <w:rsid w:val="00FD3A3A"/>
    <w:rsid w:val="00FD5FF5"/>
    <w:rsid w:val="00FE0E20"/>
    <w:rsid w:val="00FE3B2C"/>
    <w:rsid w:val="00FE41F1"/>
    <w:rsid w:val="00FE4E87"/>
    <w:rsid w:val="00FE501A"/>
    <w:rsid w:val="00FE6DA8"/>
    <w:rsid w:val="00FE7372"/>
    <w:rsid w:val="00FF0DE5"/>
    <w:rsid w:val="00FF1A48"/>
    <w:rsid w:val="00FF2648"/>
    <w:rsid w:val="00FF2CF4"/>
    <w:rsid w:val="00FF341B"/>
    <w:rsid w:val="00FF409C"/>
    <w:rsid w:val="00FF5432"/>
    <w:rsid w:val="00FF5722"/>
    <w:rsid w:val="00FF5B6C"/>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AF4BE"/>
  <w15:chartTrackingRefBased/>
  <w15:docId w15:val="{12CF8E0D-72AC-8B4C-B791-CB82A86F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3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07B5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07B5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07B5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07B5C"/>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07B5C"/>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07B5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07B5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07B5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07B5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B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B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B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B5C"/>
    <w:rPr>
      <w:rFonts w:eastAsiaTheme="majorEastAsia" w:cstheme="majorBidi"/>
      <w:color w:val="272727" w:themeColor="text1" w:themeTint="D8"/>
    </w:rPr>
  </w:style>
  <w:style w:type="paragraph" w:styleId="Title">
    <w:name w:val="Title"/>
    <w:basedOn w:val="Normal"/>
    <w:next w:val="Normal"/>
    <w:link w:val="TitleChar"/>
    <w:uiPriority w:val="10"/>
    <w:qFormat/>
    <w:rsid w:val="00B07B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0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B5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0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B5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07B5C"/>
    <w:rPr>
      <w:i/>
      <w:iCs/>
      <w:color w:val="404040" w:themeColor="text1" w:themeTint="BF"/>
    </w:rPr>
  </w:style>
  <w:style w:type="paragraph" w:styleId="ListParagraph">
    <w:name w:val="List Paragraph"/>
    <w:basedOn w:val="Normal"/>
    <w:uiPriority w:val="34"/>
    <w:qFormat/>
    <w:rsid w:val="00B07B5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07B5C"/>
    <w:rPr>
      <w:i/>
      <w:iCs/>
      <w:color w:val="2F5496" w:themeColor="accent1" w:themeShade="BF"/>
    </w:rPr>
  </w:style>
  <w:style w:type="paragraph" w:styleId="IntenseQuote">
    <w:name w:val="Intense Quote"/>
    <w:basedOn w:val="Normal"/>
    <w:next w:val="Normal"/>
    <w:link w:val="IntenseQuoteChar"/>
    <w:uiPriority w:val="30"/>
    <w:qFormat/>
    <w:rsid w:val="00B07B5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07B5C"/>
    <w:rPr>
      <w:i/>
      <w:iCs/>
      <w:color w:val="2F5496" w:themeColor="accent1" w:themeShade="BF"/>
    </w:rPr>
  </w:style>
  <w:style w:type="character" w:styleId="IntenseReference">
    <w:name w:val="Intense Reference"/>
    <w:basedOn w:val="DefaultParagraphFont"/>
    <w:uiPriority w:val="32"/>
    <w:qFormat/>
    <w:rsid w:val="00B07B5C"/>
    <w:rPr>
      <w:b/>
      <w:bCs/>
      <w:smallCaps/>
      <w:color w:val="2F5496" w:themeColor="accent1" w:themeShade="BF"/>
      <w:spacing w:val="5"/>
    </w:rPr>
  </w:style>
  <w:style w:type="table" w:styleId="TableGrid">
    <w:name w:val="Table Grid"/>
    <w:basedOn w:val="TableNormal"/>
    <w:uiPriority w:val="39"/>
    <w:rsid w:val="00CA4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9297C"/>
    <w:rPr>
      <w:sz w:val="16"/>
      <w:szCs w:val="16"/>
    </w:rPr>
  </w:style>
  <w:style w:type="paragraph" w:styleId="CommentText">
    <w:name w:val="annotation text"/>
    <w:basedOn w:val="Normal"/>
    <w:link w:val="CommentTextChar"/>
    <w:uiPriority w:val="99"/>
    <w:semiHidden/>
    <w:unhideWhenUsed/>
    <w:rsid w:val="0009297C"/>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09297C"/>
    <w:rPr>
      <w:sz w:val="20"/>
      <w:szCs w:val="20"/>
    </w:rPr>
  </w:style>
  <w:style w:type="paragraph" w:styleId="CommentSubject">
    <w:name w:val="annotation subject"/>
    <w:basedOn w:val="CommentText"/>
    <w:next w:val="CommentText"/>
    <w:link w:val="CommentSubjectChar"/>
    <w:uiPriority w:val="99"/>
    <w:semiHidden/>
    <w:unhideWhenUsed/>
    <w:rsid w:val="0009297C"/>
    <w:rPr>
      <w:b/>
      <w:bCs/>
    </w:rPr>
  </w:style>
  <w:style w:type="character" w:customStyle="1" w:styleId="CommentSubjectChar">
    <w:name w:val="Comment Subject Char"/>
    <w:basedOn w:val="CommentTextChar"/>
    <w:link w:val="CommentSubject"/>
    <w:uiPriority w:val="99"/>
    <w:semiHidden/>
    <w:rsid w:val="0009297C"/>
    <w:rPr>
      <w:b/>
      <w:bCs/>
      <w:sz w:val="20"/>
      <w:szCs w:val="20"/>
    </w:rPr>
  </w:style>
  <w:style w:type="paragraph" w:styleId="Bibliography">
    <w:name w:val="Bibliography"/>
    <w:basedOn w:val="Normal"/>
    <w:next w:val="Normal"/>
    <w:uiPriority w:val="37"/>
    <w:unhideWhenUsed/>
    <w:rsid w:val="00AE41C2"/>
    <w:pPr>
      <w:tabs>
        <w:tab w:val="left" w:pos="260"/>
        <w:tab w:val="left" w:pos="380"/>
      </w:tabs>
      <w:ind w:left="384" w:hanging="384"/>
    </w:pPr>
    <w:rPr>
      <w:rFonts w:asciiTheme="minorHAnsi" w:eastAsiaTheme="minorHAnsi" w:hAnsiTheme="minorHAnsi" w:cstheme="minorBidi"/>
      <w:kern w:val="2"/>
      <w14:ligatures w14:val="standardContextual"/>
    </w:rPr>
  </w:style>
  <w:style w:type="character" w:styleId="Hyperlink">
    <w:name w:val="Hyperlink"/>
    <w:basedOn w:val="DefaultParagraphFont"/>
    <w:uiPriority w:val="99"/>
    <w:unhideWhenUsed/>
    <w:rsid w:val="00B04881"/>
    <w:rPr>
      <w:color w:val="0000FF"/>
      <w:u w:val="single"/>
    </w:rPr>
  </w:style>
  <w:style w:type="paragraph" w:styleId="Revision">
    <w:name w:val="Revision"/>
    <w:hidden/>
    <w:uiPriority w:val="99"/>
    <w:semiHidden/>
    <w:rsid w:val="00332D2F"/>
    <w:pPr>
      <w:spacing w:after="0" w:line="240" w:lineRule="auto"/>
    </w:pPr>
  </w:style>
  <w:style w:type="character" w:styleId="PlaceholderText">
    <w:name w:val="Placeholder Text"/>
    <w:basedOn w:val="DefaultParagraphFont"/>
    <w:uiPriority w:val="99"/>
    <w:semiHidden/>
    <w:rsid w:val="001A7368"/>
    <w:rPr>
      <w:color w:val="666666"/>
    </w:rPr>
  </w:style>
  <w:style w:type="character" w:styleId="UnresolvedMention">
    <w:name w:val="Unresolved Mention"/>
    <w:basedOn w:val="DefaultParagraphFont"/>
    <w:uiPriority w:val="99"/>
    <w:semiHidden/>
    <w:unhideWhenUsed/>
    <w:rsid w:val="00C710C8"/>
    <w:rPr>
      <w:color w:val="605E5C"/>
      <w:shd w:val="clear" w:color="auto" w:fill="E1DFDD"/>
    </w:rPr>
  </w:style>
  <w:style w:type="character" w:styleId="FollowedHyperlink">
    <w:name w:val="FollowedHyperlink"/>
    <w:basedOn w:val="DefaultParagraphFont"/>
    <w:uiPriority w:val="99"/>
    <w:semiHidden/>
    <w:unhideWhenUsed/>
    <w:rsid w:val="00B422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538816">
      <w:bodyDiv w:val="1"/>
      <w:marLeft w:val="0"/>
      <w:marRight w:val="0"/>
      <w:marTop w:val="0"/>
      <w:marBottom w:val="0"/>
      <w:divBdr>
        <w:top w:val="none" w:sz="0" w:space="0" w:color="auto"/>
        <w:left w:val="none" w:sz="0" w:space="0" w:color="auto"/>
        <w:bottom w:val="none" w:sz="0" w:space="0" w:color="auto"/>
        <w:right w:val="none" w:sz="0" w:space="0" w:color="auto"/>
      </w:divBdr>
    </w:div>
    <w:div w:id="1642883292">
      <w:bodyDiv w:val="1"/>
      <w:marLeft w:val="0"/>
      <w:marRight w:val="0"/>
      <w:marTop w:val="0"/>
      <w:marBottom w:val="0"/>
      <w:divBdr>
        <w:top w:val="none" w:sz="0" w:space="0" w:color="auto"/>
        <w:left w:val="none" w:sz="0" w:space="0" w:color="auto"/>
        <w:bottom w:val="none" w:sz="0" w:space="0" w:color="auto"/>
        <w:right w:val="none" w:sz="0" w:space="0" w:color="auto"/>
      </w:divBdr>
    </w:div>
    <w:div w:id="1886526457">
      <w:bodyDiv w:val="1"/>
      <w:marLeft w:val="0"/>
      <w:marRight w:val="0"/>
      <w:marTop w:val="0"/>
      <w:marBottom w:val="0"/>
      <w:divBdr>
        <w:top w:val="none" w:sz="0" w:space="0" w:color="auto"/>
        <w:left w:val="none" w:sz="0" w:space="0" w:color="auto"/>
        <w:bottom w:val="none" w:sz="0" w:space="0" w:color="auto"/>
        <w:right w:val="none" w:sz="0" w:space="0" w:color="auto"/>
      </w:divBdr>
      <w:divsChild>
        <w:div w:id="146292253">
          <w:marLeft w:val="0"/>
          <w:marRight w:val="0"/>
          <w:marTop w:val="0"/>
          <w:marBottom w:val="0"/>
          <w:divBdr>
            <w:top w:val="none" w:sz="0" w:space="0" w:color="auto"/>
            <w:left w:val="none" w:sz="0" w:space="0" w:color="auto"/>
            <w:bottom w:val="none" w:sz="0" w:space="0" w:color="auto"/>
            <w:right w:val="none" w:sz="0" w:space="0" w:color="auto"/>
          </w:divBdr>
          <w:divsChild>
            <w:div w:id="862480453">
              <w:marLeft w:val="0"/>
              <w:marRight w:val="0"/>
              <w:marTop w:val="0"/>
              <w:marBottom w:val="0"/>
              <w:divBdr>
                <w:top w:val="none" w:sz="0" w:space="0" w:color="auto"/>
                <w:left w:val="none" w:sz="0" w:space="0" w:color="auto"/>
                <w:bottom w:val="none" w:sz="0" w:space="0" w:color="auto"/>
                <w:right w:val="none" w:sz="0" w:space="0" w:color="auto"/>
              </w:divBdr>
              <w:divsChild>
                <w:div w:id="89591520">
                  <w:marLeft w:val="360"/>
                  <w:marRight w:val="96"/>
                  <w:marTop w:val="0"/>
                  <w:marBottom w:val="0"/>
                  <w:divBdr>
                    <w:top w:val="none" w:sz="0" w:space="0" w:color="auto"/>
                    <w:left w:val="none" w:sz="0" w:space="0" w:color="auto"/>
                    <w:bottom w:val="none" w:sz="0" w:space="0" w:color="auto"/>
                    <w:right w:val="none" w:sz="0" w:space="0" w:color="auto"/>
                  </w:divBdr>
                </w:div>
              </w:divsChild>
            </w:div>
            <w:div w:id="1959137635">
              <w:marLeft w:val="0"/>
              <w:marRight w:val="0"/>
              <w:marTop w:val="0"/>
              <w:marBottom w:val="0"/>
              <w:divBdr>
                <w:top w:val="none" w:sz="0" w:space="0" w:color="auto"/>
                <w:left w:val="none" w:sz="0" w:space="0" w:color="auto"/>
                <w:bottom w:val="none" w:sz="0" w:space="0" w:color="auto"/>
                <w:right w:val="none" w:sz="0" w:space="0" w:color="auto"/>
              </w:divBdr>
              <w:divsChild>
                <w:div w:id="1303581390">
                  <w:marLeft w:val="360"/>
                  <w:marRight w:val="96"/>
                  <w:marTop w:val="0"/>
                  <w:marBottom w:val="0"/>
                  <w:divBdr>
                    <w:top w:val="none" w:sz="0" w:space="0" w:color="auto"/>
                    <w:left w:val="none" w:sz="0" w:space="0" w:color="auto"/>
                    <w:bottom w:val="none" w:sz="0" w:space="0" w:color="auto"/>
                    <w:right w:val="none" w:sz="0" w:space="0" w:color="auto"/>
                  </w:divBdr>
                </w:div>
              </w:divsChild>
            </w:div>
            <w:div w:id="377167621">
              <w:marLeft w:val="0"/>
              <w:marRight w:val="0"/>
              <w:marTop w:val="0"/>
              <w:marBottom w:val="0"/>
              <w:divBdr>
                <w:top w:val="none" w:sz="0" w:space="0" w:color="auto"/>
                <w:left w:val="none" w:sz="0" w:space="0" w:color="auto"/>
                <w:bottom w:val="none" w:sz="0" w:space="0" w:color="auto"/>
                <w:right w:val="none" w:sz="0" w:space="0" w:color="auto"/>
              </w:divBdr>
              <w:divsChild>
                <w:div w:id="430055453">
                  <w:marLeft w:val="360"/>
                  <w:marRight w:val="96"/>
                  <w:marTop w:val="0"/>
                  <w:marBottom w:val="0"/>
                  <w:divBdr>
                    <w:top w:val="none" w:sz="0" w:space="0" w:color="auto"/>
                    <w:left w:val="none" w:sz="0" w:space="0" w:color="auto"/>
                    <w:bottom w:val="none" w:sz="0" w:space="0" w:color="auto"/>
                    <w:right w:val="none" w:sz="0" w:space="0" w:color="auto"/>
                  </w:divBdr>
                </w:div>
              </w:divsChild>
            </w:div>
            <w:div w:id="1049036610">
              <w:marLeft w:val="0"/>
              <w:marRight w:val="0"/>
              <w:marTop w:val="0"/>
              <w:marBottom w:val="0"/>
              <w:divBdr>
                <w:top w:val="none" w:sz="0" w:space="0" w:color="auto"/>
                <w:left w:val="none" w:sz="0" w:space="0" w:color="auto"/>
                <w:bottom w:val="none" w:sz="0" w:space="0" w:color="auto"/>
                <w:right w:val="none" w:sz="0" w:space="0" w:color="auto"/>
              </w:divBdr>
              <w:divsChild>
                <w:div w:id="56715507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763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3A985-8118-EA4F-B8CE-621930596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11367</Words>
  <Characters>64797</Characters>
  <Application>Microsoft Office Word</Application>
  <DocSecurity>0</DocSecurity>
  <Lines>539</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3</cp:revision>
  <dcterms:created xsi:type="dcterms:W3CDTF">2025-05-29T16:41:00Z</dcterms:created>
  <dcterms:modified xsi:type="dcterms:W3CDTF">2025-09-10T22:39:00Z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id="1J77rTRn"/&gt;&lt;style id="http://www.zotero.org/styles/ieee" locale="en-CA" hasBibliography="1" bibliographyStyleHasBeenSet="1"/&gt;&lt;prefs&gt;&lt;pref name="fieldType" value="Field"/&gt;&lt;/prefs&gt;&lt;/data&gt;</vt:lpwstr>
  </property>
</Properties>
</file>